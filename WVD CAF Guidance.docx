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18B28" w14:textId="170AFB17" w:rsidR="008531FA" w:rsidRDefault="00FA0B28" w:rsidP="76110E51">
      <w:pPr>
        <w:tabs>
          <w:tab w:val="left" w:pos="1170"/>
        </w:tabs>
        <w:rPr>
          <w:rFonts w:eastAsiaTheme="minorEastAsia" w:cstheme="minorBidi"/>
          <w:szCs w:val="22"/>
          <w:lang w:eastAsia="ja-JP"/>
        </w:rPr>
      </w:pPr>
      <w:r w:rsidRPr="50FB6108">
        <w:rPr>
          <w:rFonts w:eastAsiaTheme="minorEastAsia" w:cstheme="minorBidi"/>
          <w:lang w:eastAsia="ja-JP"/>
        </w:rPr>
        <w:t xml:space="preserve"> </w:t>
      </w:r>
    </w:p>
    <w:p w14:paraId="42342BA2" w14:textId="13FADFA7" w:rsidR="76110E51" w:rsidRDefault="76110E51" w:rsidP="76110E51"/>
    <w:p w14:paraId="7EC9794E" w14:textId="57CC91F9" w:rsidR="76110E51" w:rsidRDefault="00292E94" w:rsidP="76110E51">
      <w:r w:rsidRPr="00B22145">
        <w:rPr>
          <w:noProof/>
        </w:rPr>
        <w:drawing>
          <wp:anchor distT="0" distB="0" distL="114300" distR="114300" simplePos="0" relativeHeight="251658240" behindDoc="0" locked="0" layoutInCell="1" allowOverlap="1" wp14:anchorId="6D9D043F" wp14:editId="6400BB20">
            <wp:simplePos x="0" y="0"/>
            <wp:positionH relativeFrom="column">
              <wp:posOffset>788035</wp:posOffset>
            </wp:positionH>
            <wp:positionV relativeFrom="paragraph">
              <wp:posOffset>471170</wp:posOffset>
            </wp:positionV>
            <wp:extent cx="5065395" cy="1080770"/>
            <wp:effectExtent l="0" t="0" r="1905" b="5080"/>
            <wp:wrapTopAndBottom/>
            <wp:docPr id="6" name="Picture 6"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95" cy="1080770"/>
                    </a:xfrm>
                    <a:prstGeom prst="rect">
                      <a:avLst/>
                    </a:prstGeom>
                  </pic:spPr>
                </pic:pic>
              </a:graphicData>
            </a:graphic>
            <wp14:sizeRelH relativeFrom="margin">
              <wp14:pctWidth>0</wp14:pctWidth>
            </wp14:sizeRelH>
            <wp14:sizeRelV relativeFrom="margin">
              <wp14:pctHeight>0</wp14:pctHeight>
            </wp14:sizeRelV>
          </wp:anchor>
        </w:drawing>
      </w:r>
    </w:p>
    <w:p w14:paraId="646F52A7" w14:textId="164B0A08" w:rsidR="76110E51" w:rsidRDefault="76110E51" w:rsidP="76110E51"/>
    <w:p w14:paraId="07013916" w14:textId="5C072518" w:rsidR="76110E51" w:rsidRDefault="76110E51" w:rsidP="76110E51"/>
    <w:p w14:paraId="0D0C8244" w14:textId="60493657" w:rsidR="76110E51" w:rsidRDefault="76110E51" w:rsidP="76110E51"/>
    <w:p w14:paraId="2A0021FC" w14:textId="09A3C89A" w:rsidR="76110E51" w:rsidRDefault="76110E51" w:rsidP="76110E51"/>
    <w:p w14:paraId="1D8CF9E5" w14:textId="22C490AF" w:rsidR="76110E51" w:rsidRDefault="76110E51" w:rsidP="76110E51"/>
    <w:p w14:paraId="4B254381" w14:textId="6E444113" w:rsidR="76110E51" w:rsidRDefault="76110E51" w:rsidP="76110E51"/>
    <w:p w14:paraId="68344B9F" w14:textId="2B269047" w:rsidR="00E74320" w:rsidRPr="00E74320" w:rsidRDefault="00E74320" w:rsidP="00E74320"/>
    <w:p w14:paraId="2A50DC7B" w14:textId="77777777" w:rsidR="002C2F00" w:rsidRDefault="002C2F00" w:rsidP="005355B2">
      <w:pPr>
        <w:jc w:val="center"/>
        <w:rPr>
          <w:rFonts w:ascii="Calibri Light" w:eastAsia="Calibri Light" w:hAnsi="Calibri Light" w:cs="Calibri Light"/>
          <w:sz w:val="48"/>
          <w:szCs w:val="44"/>
        </w:rPr>
      </w:pPr>
      <w:r>
        <w:rPr>
          <w:rFonts w:ascii="Calibri Light" w:eastAsia="Calibri Light" w:hAnsi="Calibri Light" w:cs="Calibri Light"/>
          <w:sz w:val="48"/>
          <w:szCs w:val="44"/>
        </w:rPr>
        <w:t xml:space="preserve">Cloud Adoption Framework Guidance </w:t>
      </w:r>
    </w:p>
    <w:p w14:paraId="17419068" w14:textId="7B893E6E" w:rsidR="002C2F00" w:rsidRDefault="002C2F00" w:rsidP="005355B2">
      <w:pPr>
        <w:jc w:val="center"/>
        <w:rPr>
          <w:rFonts w:ascii="Calibri Light" w:eastAsia="Calibri Light" w:hAnsi="Calibri Light" w:cs="Calibri Light"/>
          <w:sz w:val="48"/>
          <w:szCs w:val="44"/>
        </w:rPr>
      </w:pPr>
      <w:r>
        <w:rPr>
          <w:rFonts w:ascii="Calibri Light" w:eastAsia="Calibri Light" w:hAnsi="Calibri Light" w:cs="Calibri Light"/>
          <w:sz w:val="48"/>
          <w:szCs w:val="44"/>
        </w:rPr>
        <w:t>for</w:t>
      </w:r>
    </w:p>
    <w:p w14:paraId="7EF5C0D8" w14:textId="240F6F5F" w:rsidR="002C2F00" w:rsidRPr="00622DCD" w:rsidRDefault="005355B2" w:rsidP="002C2F00">
      <w:pPr>
        <w:jc w:val="center"/>
        <w:rPr>
          <w:rFonts w:ascii="Calibri Light" w:eastAsia="Calibri Light" w:hAnsi="Calibri Light" w:cs="Calibri Light"/>
          <w:sz w:val="48"/>
          <w:szCs w:val="44"/>
        </w:rPr>
      </w:pPr>
      <w:r w:rsidRPr="00D069F2">
        <w:rPr>
          <w:rFonts w:ascii="Calibri Light" w:eastAsia="Calibri Light" w:hAnsi="Calibri Light" w:cs="Calibri Light"/>
          <w:sz w:val="48"/>
          <w:szCs w:val="44"/>
        </w:rPr>
        <w:t>Windows Virtual Desktop (WVD)</w:t>
      </w:r>
    </w:p>
    <w:p w14:paraId="6EFF0304" w14:textId="074FC5D2" w:rsidR="00FA0B28" w:rsidRDefault="348C92BE" w:rsidP="00082402">
      <w:pPr>
        <w:jc w:val="center"/>
        <w:rPr>
          <w:rFonts w:ascii="Calibri Light" w:eastAsia="Calibri Light" w:hAnsi="Calibri Light" w:cs="Calibri Light"/>
          <w:i/>
          <w:color w:val="0070C0"/>
          <w:sz w:val="36"/>
          <w:szCs w:val="36"/>
        </w:rPr>
      </w:pPr>
      <w:r w:rsidRPr="00622DCD">
        <w:rPr>
          <w:rFonts w:ascii="Calibri Light" w:eastAsia="Calibri Light" w:hAnsi="Calibri Light" w:cs="Calibri Light"/>
          <w:sz w:val="48"/>
          <w:szCs w:val="44"/>
        </w:rPr>
        <w:t xml:space="preserve"> </w:t>
      </w:r>
      <w:r w:rsidR="00082402">
        <w:rPr>
          <w:rFonts w:ascii="Calibri Light" w:eastAsia="Calibri Light" w:hAnsi="Calibri Light" w:cs="Calibri Light"/>
          <w:sz w:val="48"/>
          <w:szCs w:val="44"/>
        </w:rPr>
        <w:t xml:space="preserve"> </w:t>
      </w:r>
    </w:p>
    <w:p w14:paraId="09893079" w14:textId="29D26426" w:rsidR="76110E51" w:rsidRDefault="76110E51" w:rsidP="76110E51">
      <w:pPr>
        <w:spacing w:line="257" w:lineRule="auto"/>
      </w:pPr>
    </w:p>
    <w:p w14:paraId="0A1BED17" w14:textId="1AA6D043" w:rsidR="76110E51" w:rsidRDefault="76110E51" w:rsidP="76110E51">
      <w:pPr>
        <w:spacing w:line="257" w:lineRule="auto"/>
      </w:pPr>
    </w:p>
    <w:p w14:paraId="38EA8EB0" w14:textId="4D0C7A0F" w:rsidR="76110E51" w:rsidRDefault="76110E51" w:rsidP="76110E51">
      <w:pPr>
        <w:spacing w:line="257" w:lineRule="auto"/>
      </w:pPr>
    </w:p>
    <w:p w14:paraId="6BF58711" w14:textId="1AD19765" w:rsidR="2465D7A3" w:rsidRDefault="2465D7A3" w:rsidP="2465D7A3">
      <w:pPr>
        <w:spacing w:line="257" w:lineRule="auto"/>
      </w:pPr>
    </w:p>
    <w:p w14:paraId="535F9410" w14:textId="4A0DFA12" w:rsidR="00FA0B28" w:rsidRDefault="00FA0B28" w:rsidP="7D3A18CB">
      <w:pPr>
        <w:tabs>
          <w:tab w:val="left" w:pos="1170"/>
        </w:tabs>
        <w:spacing w:line="257" w:lineRule="auto"/>
      </w:pPr>
      <w:r>
        <w:br/>
      </w:r>
    </w:p>
    <w:p w14:paraId="58E2728D" w14:textId="7F93805E" w:rsidR="7D3A18CB" w:rsidRPr="00793ED7" w:rsidRDefault="7D3A18CB" w:rsidP="00793ED7">
      <w:pPr>
        <w:tabs>
          <w:tab w:val="left" w:pos="1170"/>
        </w:tabs>
        <w:rPr>
          <w:rFonts w:eastAsiaTheme="minorEastAsia"/>
        </w:rPr>
      </w:pPr>
    </w:p>
    <w:p w14:paraId="4A3B2BB9" w14:textId="7B540181" w:rsidR="00106CAD" w:rsidRPr="00203D8F" w:rsidRDefault="00234BFA" w:rsidP="00203D8F">
      <w:pPr>
        <w:jc w:val="center"/>
        <w:rPr>
          <w:b/>
          <w:sz w:val="28"/>
        </w:rPr>
      </w:pPr>
      <w:r w:rsidRPr="00203D8F">
        <w:rPr>
          <w:b/>
          <w:sz w:val="28"/>
        </w:rPr>
        <w:lastRenderedPageBreak/>
        <w:t xml:space="preserve">List of </w:t>
      </w:r>
      <w:r w:rsidR="001D7C2E">
        <w:rPr>
          <w:b/>
          <w:sz w:val="28"/>
        </w:rPr>
        <w:t>C</w:t>
      </w:r>
      <w:r w:rsidRPr="00203D8F">
        <w:rPr>
          <w:b/>
          <w:sz w:val="28"/>
        </w:rPr>
        <w:t>ontents</w:t>
      </w:r>
    </w:p>
    <w:p w14:paraId="7CFB35B1" w14:textId="7BD5F9B7" w:rsidR="00220A0A" w:rsidRDefault="00106CAD">
      <w:pPr>
        <w:pStyle w:val="TOC1"/>
        <w:rPr>
          <w:rFonts w:eastAsiaTheme="minorEastAsia" w:cstheme="minorBidi"/>
          <w:noProof/>
          <w:szCs w:val="22"/>
        </w:rPr>
      </w:pPr>
      <w:r>
        <w:fldChar w:fldCharType="begin"/>
      </w:r>
      <w:r>
        <w:instrText xml:space="preserve"> TOC \o "1-3" \h \z \u </w:instrText>
      </w:r>
      <w:r>
        <w:fldChar w:fldCharType="separate"/>
      </w:r>
      <w:hyperlink w:anchor="_Toc43321886" w:history="1">
        <w:r w:rsidR="00220A0A" w:rsidRPr="0009068F">
          <w:rPr>
            <w:rStyle w:val="Hyperlink"/>
            <w:rFonts w:eastAsiaTheme="majorEastAsia"/>
            <w:noProof/>
          </w:rPr>
          <w:t>1.</w:t>
        </w:r>
        <w:r w:rsidR="00220A0A">
          <w:rPr>
            <w:rFonts w:eastAsiaTheme="minorEastAsia" w:cstheme="minorBidi"/>
            <w:noProof/>
            <w:szCs w:val="22"/>
          </w:rPr>
          <w:tab/>
        </w:r>
        <w:r w:rsidR="00220A0A" w:rsidRPr="0009068F">
          <w:rPr>
            <w:rStyle w:val="Hyperlink"/>
            <w:rFonts w:eastAsiaTheme="majorEastAsia"/>
            <w:noProof/>
          </w:rPr>
          <w:t>Introduction</w:t>
        </w:r>
        <w:r w:rsidR="00220A0A">
          <w:rPr>
            <w:noProof/>
            <w:webHidden/>
          </w:rPr>
          <w:tab/>
        </w:r>
        <w:r w:rsidR="00220A0A">
          <w:rPr>
            <w:noProof/>
            <w:webHidden/>
          </w:rPr>
          <w:fldChar w:fldCharType="begin"/>
        </w:r>
        <w:r w:rsidR="00220A0A">
          <w:rPr>
            <w:noProof/>
            <w:webHidden/>
          </w:rPr>
          <w:instrText xml:space="preserve"> PAGEREF _Toc43321886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4C47B166" w14:textId="7B0F5FB4" w:rsidR="00220A0A" w:rsidRDefault="00F55797">
      <w:pPr>
        <w:pStyle w:val="TOC1"/>
        <w:rPr>
          <w:rFonts w:eastAsiaTheme="minorEastAsia" w:cstheme="minorBidi"/>
          <w:noProof/>
          <w:szCs w:val="22"/>
        </w:rPr>
      </w:pPr>
      <w:hyperlink w:anchor="_Toc43321887" w:history="1">
        <w:r w:rsidR="00220A0A" w:rsidRPr="0009068F">
          <w:rPr>
            <w:rStyle w:val="Hyperlink"/>
            <w:rFonts w:eastAsiaTheme="majorEastAsia"/>
            <w:noProof/>
          </w:rPr>
          <w:t>2.</w:t>
        </w:r>
        <w:r w:rsidR="00220A0A">
          <w:rPr>
            <w:rFonts w:eastAsiaTheme="minorEastAsia" w:cstheme="minorBidi"/>
            <w:noProof/>
            <w:szCs w:val="22"/>
          </w:rPr>
          <w:tab/>
        </w:r>
        <w:r w:rsidR="00220A0A" w:rsidRPr="0009068F">
          <w:rPr>
            <w:rStyle w:val="Hyperlink"/>
            <w:rFonts w:eastAsiaTheme="majorEastAsia"/>
            <w:noProof/>
          </w:rPr>
          <w:t>WVD - Cloud Adoption Framework</w:t>
        </w:r>
        <w:r w:rsidR="00220A0A">
          <w:rPr>
            <w:noProof/>
            <w:webHidden/>
          </w:rPr>
          <w:tab/>
        </w:r>
        <w:r w:rsidR="00220A0A">
          <w:rPr>
            <w:noProof/>
            <w:webHidden/>
          </w:rPr>
          <w:fldChar w:fldCharType="begin"/>
        </w:r>
        <w:r w:rsidR="00220A0A">
          <w:rPr>
            <w:noProof/>
            <w:webHidden/>
          </w:rPr>
          <w:instrText xml:space="preserve"> PAGEREF _Toc43321887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756D77AF" w14:textId="6A46750C" w:rsidR="00220A0A" w:rsidRDefault="00F55797">
      <w:pPr>
        <w:pStyle w:val="TOC2"/>
        <w:tabs>
          <w:tab w:val="left" w:pos="880"/>
          <w:tab w:val="right" w:leader="dot" w:pos="10423"/>
        </w:tabs>
        <w:rPr>
          <w:rFonts w:eastAsiaTheme="minorEastAsia" w:cstheme="minorBidi"/>
          <w:noProof/>
          <w:szCs w:val="22"/>
        </w:rPr>
      </w:pPr>
      <w:hyperlink w:anchor="_Toc43321892" w:history="1">
        <w:r w:rsidR="00220A0A" w:rsidRPr="0009068F">
          <w:rPr>
            <w:rStyle w:val="Hyperlink"/>
            <w:rFonts w:eastAsiaTheme="majorEastAsia"/>
            <w:noProof/>
          </w:rPr>
          <w:t>2.1</w:t>
        </w:r>
        <w:r w:rsidR="00220A0A">
          <w:rPr>
            <w:rFonts w:eastAsiaTheme="minorEastAsia" w:cstheme="minorBidi"/>
            <w:noProof/>
            <w:szCs w:val="22"/>
          </w:rPr>
          <w:tab/>
        </w:r>
        <w:r w:rsidR="00220A0A" w:rsidRPr="0009068F">
          <w:rPr>
            <w:rStyle w:val="Hyperlink"/>
            <w:rFonts w:eastAsiaTheme="majorEastAsia"/>
            <w:noProof/>
          </w:rPr>
          <w:t>Strategy Phase</w:t>
        </w:r>
        <w:r w:rsidR="00220A0A">
          <w:rPr>
            <w:noProof/>
            <w:webHidden/>
          </w:rPr>
          <w:tab/>
        </w:r>
        <w:r w:rsidR="00220A0A">
          <w:rPr>
            <w:noProof/>
            <w:webHidden/>
          </w:rPr>
          <w:fldChar w:fldCharType="begin"/>
        </w:r>
        <w:r w:rsidR="00220A0A">
          <w:rPr>
            <w:noProof/>
            <w:webHidden/>
          </w:rPr>
          <w:instrText xml:space="preserve"> PAGEREF _Toc43321892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0395686B" w14:textId="70C53389" w:rsidR="00220A0A" w:rsidRDefault="00F55797">
      <w:pPr>
        <w:pStyle w:val="TOC3"/>
        <w:tabs>
          <w:tab w:val="left" w:pos="1320"/>
          <w:tab w:val="right" w:leader="dot" w:pos="10423"/>
        </w:tabs>
        <w:rPr>
          <w:rFonts w:eastAsiaTheme="minorEastAsia" w:cstheme="minorBidi"/>
          <w:noProof/>
          <w:szCs w:val="22"/>
        </w:rPr>
      </w:pPr>
      <w:hyperlink w:anchor="_Toc43321893" w:history="1">
        <w:r w:rsidR="00220A0A" w:rsidRPr="0009068F">
          <w:rPr>
            <w:rStyle w:val="Hyperlink"/>
            <w:rFonts w:eastAsiaTheme="majorEastAsia"/>
            <w:noProof/>
          </w:rPr>
          <w:t>2.1.1</w:t>
        </w:r>
        <w:r w:rsidR="00220A0A">
          <w:rPr>
            <w:rFonts w:eastAsiaTheme="minorEastAsia" w:cstheme="minorBidi"/>
            <w:noProof/>
            <w:szCs w:val="22"/>
          </w:rPr>
          <w:tab/>
        </w:r>
        <w:r w:rsidR="00220A0A" w:rsidRPr="0009068F">
          <w:rPr>
            <w:rStyle w:val="Hyperlink"/>
            <w:rFonts w:eastAsiaTheme="majorEastAsia"/>
            <w:noProof/>
          </w:rPr>
          <w:t>Understanding Business Motivations</w:t>
        </w:r>
        <w:r w:rsidR="00220A0A">
          <w:rPr>
            <w:noProof/>
            <w:webHidden/>
          </w:rPr>
          <w:tab/>
        </w:r>
        <w:r w:rsidR="00220A0A">
          <w:rPr>
            <w:noProof/>
            <w:webHidden/>
          </w:rPr>
          <w:fldChar w:fldCharType="begin"/>
        </w:r>
        <w:r w:rsidR="00220A0A">
          <w:rPr>
            <w:noProof/>
            <w:webHidden/>
          </w:rPr>
          <w:instrText xml:space="preserve"> PAGEREF _Toc43321893 \h </w:instrText>
        </w:r>
        <w:r w:rsidR="00220A0A">
          <w:rPr>
            <w:noProof/>
            <w:webHidden/>
          </w:rPr>
        </w:r>
        <w:r w:rsidR="00220A0A">
          <w:rPr>
            <w:noProof/>
            <w:webHidden/>
          </w:rPr>
          <w:fldChar w:fldCharType="separate"/>
        </w:r>
        <w:r w:rsidR="00220A0A">
          <w:rPr>
            <w:noProof/>
            <w:webHidden/>
          </w:rPr>
          <w:t>4</w:t>
        </w:r>
        <w:r w:rsidR="00220A0A">
          <w:rPr>
            <w:noProof/>
            <w:webHidden/>
          </w:rPr>
          <w:fldChar w:fldCharType="end"/>
        </w:r>
      </w:hyperlink>
    </w:p>
    <w:p w14:paraId="15D37D75" w14:textId="04B88058" w:rsidR="00220A0A" w:rsidRDefault="00F55797">
      <w:pPr>
        <w:pStyle w:val="TOC3"/>
        <w:tabs>
          <w:tab w:val="left" w:pos="1320"/>
          <w:tab w:val="right" w:leader="dot" w:pos="10423"/>
        </w:tabs>
        <w:rPr>
          <w:rFonts w:eastAsiaTheme="minorEastAsia" w:cstheme="minorBidi"/>
          <w:noProof/>
          <w:szCs w:val="22"/>
        </w:rPr>
      </w:pPr>
      <w:hyperlink w:anchor="_Toc43321894" w:history="1">
        <w:r w:rsidR="00220A0A" w:rsidRPr="0009068F">
          <w:rPr>
            <w:rStyle w:val="Hyperlink"/>
            <w:rFonts w:eastAsiaTheme="majorEastAsia"/>
            <w:noProof/>
          </w:rPr>
          <w:t>2.1.2</w:t>
        </w:r>
        <w:r w:rsidR="00220A0A">
          <w:rPr>
            <w:rFonts w:eastAsiaTheme="minorEastAsia" w:cstheme="minorBidi"/>
            <w:noProof/>
            <w:szCs w:val="22"/>
          </w:rPr>
          <w:tab/>
        </w:r>
        <w:r w:rsidR="00220A0A" w:rsidRPr="0009068F">
          <w:rPr>
            <w:rStyle w:val="Hyperlink"/>
            <w:rFonts w:eastAsiaTheme="majorEastAsia"/>
            <w:noProof/>
          </w:rPr>
          <w:t>Business Outcomes of WVD</w:t>
        </w:r>
        <w:r w:rsidR="00220A0A">
          <w:rPr>
            <w:noProof/>
            <w:webHidden/>
          </w:rPr>
          <w:tab/>
        </w:r>
        <w:r w:rsidR="00220A0A">
          <w:rPr>
            <w:noProof/>
            <w:webHidden/>
          </w:rPr>
          <w:fldChar w:fldCharType="begin"/>
        </w:r>
        <w:r w:rsidR="00220A0A">
          <w:rPr>
            <w:noProof/>
            <w:webHidden/>
          </w:rPr>
          <w:instrText xml:space="preserve"> PAGEREF _Toc43321894 \h </w:instrText>
        </w:r>
        <w:r w:rsidR="00220A0A">
          <w:rPr>
            <w:noProof/>
            <w:webHidden/>
          </w:rPr>
        </w:r>
        <w:r w:rsidR="00220A0A">
          <w:rPr>
            <w:noProof/>
            <w:webHidden/>
          </w:rPr>
          <w:fldChar w:fldCharType="separate"/>
        </w:r>
        <w:r w:rsidR="00220A0A">
          <w:rPr>
            <w:noProof/>
            <w:webHidden/>
          </w:rPr>
          <w:t>7</w:t>
        </w:r>
        <w:r w:rsidR="00220A0A">
          <w:rPr>
            <w:noProof/>
            <w:webHidden/>
          </w:rPr>
          <w:fldChar w:fldCharType="end"/>
        </w:r>
      </w:hyperlink>
    </w:p>
    <w:p w14:paraId="6D80A7E6" w14:textId="057B06C8" w:rsidR="00220A0A" w:rsidRDefault="00F55797">
      <w:pPr>
        <w:pStyle w:val="TOC3"/>
        <w:tabs>
          <w:tab w:val="left" w:pos="1320"/>
          <w:tab w:val="right" w:leader="dot" w:pos="10423"/>
        </w:tabs>
        <w:rPr>
          <w:rFonts w:eastAsiaTheme="minorEastAsia" w:cstheme="minorBidi"/>
          <w:noProof/>
          <w:szCs w:val="22"/>
        </w:rPr>
      </w:pPr>
      <w:hyperlink w:anchor="_Toc43321895" w:history="1">
        <w:r w:rsidR="00220A0A" w:rsidRPr="0009068F">
          <w:rPr>
            <w:rStyle w:val="Hyperlink"/>
            <w:rFonts w:eastAsiaTheme="majorEastAsia"/>
            <w:noProof/>
          </w:rPr>
          <w:t>2.1.3</w:t>
        </w:r>
        <w:r w:rsidR="00220A0A">
          <w:rPr>
            <w:rFonts w:eastAsiaTheme="minorEastAsia" w:cstheme="minorBidi"/>
            <w:noProof/>
            <w:szCs w:val="22"/>
          </w:rPr>
          <w:tab/>
        </w:r>
        <w:r w:rsidR="00220A0A" w:rsidRPr="0009068F">
          <w:rPr>
            <w:rStyle w:val="Hyperlink"/>
            <w:rFonts w:eastAsiaTheme="majorEastAsia"/>
            <w:noProof/>
          </w:rPr>
          <w:t>Quantifying Business Justification for WVD</w:t>
        </w:r>
        <w:r w:rsidR="00220A0A">
          <w:rPr>
            <w:noProof/>
            <w:webHidden/>
          </w:rPr>
          <w:tab/>
        </w:r>
        <w:r w:rsidR="00220A0A">
          <w:rPr>
            <w:noProof/>
            <w:webHidden/>
          </w:rPr>
          <w:fldChar w:fldCharType="begin"/>
        </w:r>
        <w:r w:rsidR="00220A0A">
          <w:rPr>
            <w:noProof/>
            <w:webHidden/>
          </w:rPr>
          <w:instrText xml:space="preserve"> PAGEREF _Toc43321895 \h </w:instrText>
        </w:r>
        <w:r w:rsidR="00220A0A">
          <w:rPr>
            <w:noProof/>
            <w:webHidden/>
          </w:rPr>
        </w:r>
        <w:r w:rsidR="00220A0A">
          <w:rPr>
            <w:noProof/>
            <w:webHidden/>
          </w:rPr>
          <w:fldChar w:fldCharType="separate"/>
        </w:r>
        <w:r w:rsidR="00220A0A">
          <w:rPr>
            <w:noProof/>
            <w:webHidden/>
          </w:rPr>
          <w:t>8</w:t>
        </w:r>
        <w:r w:rsidR="00220A0A">
          <w:rPr>
            <w:noProof/>
            <w:webHidden/>
          </w:rPr>
          <w:fldChar w:fldCharType="end"/>
        </w:r>
      </w:hyperlink>
    </w:p>
    <w:p w14:paraId="7BB61DCF" w14:textId="0F22638D" w:rsidR="00220A0A" w:rsidRDefault="00F55797">
      <w:pPr>
        <w:pStyle w:val="TOC3"/>
        <w:tabs>
          <w:tab w:val="left" w:pos="1320"/>
          <w:tab w:val="right" w:leader="dot" w:pos="10423"/>
        </w:tabs>
        <w:rPr>
          <w:rFonts w:eastAsiaTheme="minorEastAsia" w:cstheme="minorBidi"/>
          <w:noProof/>
          <w:szCs w:val="22"/>
        </w:rPr>
      </w:pPr>
      <w:hyperlink w:anchor="_Toc43321896" w:history="1">
        <w:r w:rsidR="00220A0A" w:rsidRPr="0009068F">
          <w:rPr>
            <w:rStyle w:val="Hyperlink"/>
            <w:rFonts w:eastAsiaTheme="majorEastAsia"/>
            <w:noProof/>
          </w:rPr>
          <w:t>2.1.4</w:t>
        </w:r>
        <w:r w:rsidR="00220A0A">
          <w:rPr>
            <w:rFonts w:eastAsiaTheme="minorEastAsia" w:cstheme="minorBidi"/>
            <w:noProof/>
            <w:szCs w:val="22"/>
          </w:rPr>
          <w:tab/>
        </w:r>
        <w:r w:rsidR="00220A0A" w:rsidRPr="0009068F">
          <w:rPr>
            <w:rStyle w:val="Hyperlink"/>
            <w:rFonts w:eastAsiaTheme="majorEastAsia"/>
            <w:noProof/>
          </w:rPr>
          <w:t>WVD First Project</w:t>
        </w:r>
        <w:r w:rsidR="00220A0A">
          <w:rPr>
            <w:noProof/>
            <w:webHidden/>
          </w:rPr>
          <w:tab/>
        </w:r>
        <w:r w:rsidR="00220A0A">
          <w:rPr>
            <w:noProof/>
            <w:webHidden/>
          </w:rPr>
          <w:fldChar w:fldCharType="begin"/>
        </w:r>
        <w:r w:rsidR="00220A0A">
          <w:rPr>
            <w:noProof/>
            <w:webHidden/>
          </w:rPr>
          <w:instrText xml:space="preserve"> PAGEREF _Toc43321896 \h </w:instrText>
        </w:r>
        <w:r w:rsidR="00220A0A">
          <w:rPr>
            <w:noProof/>
            <w:webHidden/>
          </w:rPr>
        </w:r>
        <w:r w:rsidR="00220A0A">
          <w:rPr>
            <w:noProof/>
            <w:webHidden/>
          </w:rPr>
          <w:fldChar w:fldCharType="separate"/>
        </w:r>
        <w:r w:rsidR="00220A0A">
          <w:rPr>
            <w:noProof/>
            <w:webHidden/>
          </w:rPr>
          <w:t>8</w:t>
        </w:r>
        <w:r w:rsidR="00220A0A">
          <w:rPr>
            <w:noProof/>
            <w:webHidden/>
          </w:rPr>
          <w:fldChar w:fldCharType="end"/>
        </w:r>
      </w:hyperlink>
    </w:p>
    <w:p w14:paraId="14A286C3" w14:textId="1CDD5F49" w:rsidR="00220A0A" w:rsidRDefault="00F55797">
      <w:pPr>
        <w:pStyle w:val="TOC2"/>
        <w:tabs>
          <w:tab w:val="left" w:pos="880"/>
          <w:tab w:val="right" w:leader="dot" w:pos="10423"/>
        </w:tabs>
        <w:rPr>
          <w:rFonts w:eastAsiaTheme="minorEastAsia" w:cstheme="minorBidi"/>
          <w:noProof/>
          <w:szCs w:val="22"/>
        </w:rPr>
      </w:pPr>
      <w:hyperlink w:anchor="_Toc43321897" w:history="1">
        <w:r w:rsidR="00220A0A" w:rsidRPr="0009068F">
          <w:rPr>
            <w:rStyle w:val="Hyperlink"/>
            <w:rFonts w:eastAsiaTheme="majorEastAsia"/>
            <w:noProof/>
          </w:rPr>
          <w:t>2.2</w:t>
        </w:r>
        <w:r w:rsidR="00220A0A">
          <w:rPr>
            <w:rFonts w:eastAsiaTheme="minorEastAsia" w:cstheme="minorBidi"/>
            <w:noProof/>
            <w:szCs w:val="22"/>
          </w:rPr>
          <w:tab/>
        </w:r>
        <w:r w:rsidR="00220A0A" w:rsidRPr="0009068F">
          <w:rPr>
            <w:rStyle w:val="Hyperlink"/>
            <w:rFonts w:eastAsiaTheme="majorEastAsia"/>
            <w:noProof/>
          </w:rPr>
          <w:t>Plan Phase</w:t>
        </w:r>
        <w:r w:rsidR="00220A0A">
          <w:rPr>
            <w:noProof/>
            <w:webHidden/>
          </w:rPr>
          <w:tab/>
        </w:r>
        <w:r w:rsidR="00220A0A">
          <w:rPr>
            <w:noProof/>
            <w:webHidden/>
          </w:rPr>
          <w:fldChar w:fldCharType="begin"/>
        </w:r>
        <w:r w:rsidR="00220A0A">
          <w:rPr>
            <w:noProof/>
            <w:webHidden/>
          </w:rPr>
          <w:instrText xml:space="preserve"> PAGEREF _Toc43321897 \h </w:instrText>
        </w:r>
        <w:r w:rsidR="00220A0A">
          <w:rPr>
            <w:noProof/>
            <w:webHidden/>
          </w:rPr>
        </w:r>
        <w:r w:rsidR="00220A0A">
          <w:rPr>
            <w:noProof/>
            <w:webHidden/>
          </w:rPr>
          <w:fldChar w:fldCharType="separate"/>
        </w:r>
        <w:r w:rsidR="00220A0A">
          <w:rPr>
            <w:noProof/>
            <w:webHidden/>
          </w:rPr>
          <w:t>8</w:t>
        </w:r>
        <w:r w:rsidR="00220A0A">
          <w:rPr>
            <w:noProof/>
            <w:webHidden/>
          </w:rPr>
          <w:fldChar w:fldCharType="end"/>
        </w:r>
      </w:hyperlink>
    </w:p>
    <w:p w14:paraId="3A18A45B" w14:textId="795485D0" w:rsidR="00220A0A" w:rsidRDefault="00F55797">
      <w:pPr>
        <w:pStyle w:val="TOC3"/>
        <w:tabs>
          <w:tab w:val="left" w:pos="1320"/>
          <w:tab w:val="right" w:leader="dot" w:pos="10423"/>
        </w:tabs>
        <w:rPr>
          <w:rFonts w:eastAsiaTheme="minorEastAsia" w:cstheme="minorBidi"/>
          <w:noProof/>
          <w:szCs w:val="22"/>
        </w:rPr>
      </w:pPr>
      <w:hyperlink w:anchor="_Toc43321898" w:history="1">
        <w:r w:rsidR="00220A0A" w:rsidRPr="0009068F">
          <w:rPr>
            <w:rStyle w:val="Hyperlink"/>
            <w:rFonts w:eastAsiaTheme="majorEastAsia"/>
            <w:noProof/>
          </w:rPr>
          <w:t>2.2.1</w:t>
        </w:r>
        <w:r w:rsidR="00220A0A">
          <w:rPr>
            <w:rFonts w:eastAsiaTheme="minorEastAsia" w:cstheme="minorBidi"/>
            <w:noProof/>
            <w:szCs w:val="22"/>
          </w:rPr>
          <w:tab/>
        </w:r>
        <w:r w:rsidR="00220A0A" w:rsidRPr="0009068F">
          <w:rPr>
            <w:rStyle w:val="Hyperlink"/>
            <w:rFonts w:eastAsiaTheme="majorEastAsia"/>
            <w:noProof/>
          </w:rPr>
          <w:t>Digital Estate</w:t>
        </w:r>
        <w:r w:rsidR="00220A0A">
          <w:rPr>
            <w:noProof/>
            <w:webHidden/>
          </w:rPr>
          <w:tab/>
        </w:r>
        <w:r w:rsidR="00220A0A">
          <w:rPr>
            <w:noProof/>
            <w:webHidden/>
          </w:rPr>
          <w:fldChar w:fldCharType="begin"/>
        </w:r>
        <w:r w:rsidR="00220A0A">
          <w:rPr>
            <w:noProof/>
            <w:webHidden/>
          </w:rPr>
          <w:instrText xml:space="preserve"> PAGEREF _Toc43321898 \h </w:instrText>
        </w:r>
        <w:r w:rsidR="00220A0A">
          <w:rPr>
            <w:noProof/>
            <w:webHidden/>
          </w:rPr>
        </w:r>
        <w:r w:rsidR="00220A0A">
          <w:rPr>
            <w:noProof/>
            <w:webHidden/>
          </w:rPr>
          <w:fldChar w:fldCharType="separate"/>
        </w:r>
        <w:r w:rsidR="00220A0A">
          <w:rPr>
            <w:noProof/>
            <w:webHidden/>
          </w:rPr>
          <w:t>9</w:t>
        </w:r>
        <w:r w:rsidR="00220A0A">
          <w:rPr>
            <w:noProof/>
            <w:webHidden/>
          </w:rPr>
          <w:fldChar w:fldCharType="end"/>
        </w:r>
      </w:hyperlink>
    </w:p>
    <w:p w14:paraId="5E6615C4" w14:textId="27C0544C" w:rsidR="00220A0A" w:rsidRDefault="00F55797">
      <w:pPr>
        <w:pStyle w:val="TOC3"/>
        <w:tabs>
          <w:tab w:val="left" w:pos="1320"/>
          <w:tab w:val="right" w:leader="dot" w:pos="10423"/>
        </w:tabs>
        <w:rPr>
          <w:rFonts w:eastAsiaTheme="minorEastAsia" w:cstheme="minorBidi"/>
          <w:noProof/>
          <w:szCs w:val="22"/>
        </w:rPr>
      </w:pPr>
      <w:hyperlink w:anchor="_Toc43321899" w:history="1">
        <w:r w:rsidR="00220A0A" w:rsidRPr="0009068F">
          <w:rPr>
            <w:rStyle w:val="Hyperlink"/>
            <w:rFonts w:eastAsiaTheme="majorEastAsia"/>
            <w:noProof/>
          </w:rPr>
          <w:t>2.2.2</w:t>
        </w:r>
        <w:r w:rsidR="00220A0A">
          <w:rPr>
            <w:rFonts w:eastAsiaTheme="minorEastAsia" w:cstheme="minorBidi"/>
            <w:noProof/>
            <w:szCs w:val="22"/>
          </w:rPr>
          <w:tab/>
        </w:r>
        <w:r w:rsidR="00220A0A" w:rsidRPr="0009068F">
          <w:rPr>
            <w:rStyle w:val="Hyperlink"/>
            <w:rFonts w:eastAsiaTheme="majorEastAsia"/>
            <w:noProof/>
          </w:rPr>
          <w:t>Cloud Adoption Plan</w:t>
        </w:r>
        <w:r w:rsidR="00220A0A">
          <w:rPr>
            <w:noProof/>
            <w:webHidden/>
          </w:rPr>
          <w:tab/>
        </w:r>
        <w:r w:rsidR="00220A0A">
          <w:rPr>
            <w:noProof/>
            <w:webHidden/>
          </w:rPr>
          <w:fldChar w:fldCharType="begin"/>
        </w:r>
        <w:r w:rsidR="00220A0A">
          <w:rPr>
            <w:noProof/>
            <w:webHidden/>
          </w:rPr>
          <w:instrText xml:space="preserve"> PAGEREF _Toc43321899 \h </w:instrText>
        </w:r>
        <w:r w:rsidR="00220A0A">
          <w:rPr>
            <w:noProof/>
            <w:webHidden/>
          </w:rPr>
        </w:r>
        <w:r w:rsidR="00220A0A">
          <w:rPr>
            <w:noProof/>
            <w:webHidden/>
          </w:rPr>
          <w:fldChar w:fldCharType="separate"/>
        </w:r>
        <w:r w:rsidR="00220A0A">
          <w:rPr>
            <w:noProof/>
            <w:webHidden/>
          </w:rPr>
          <w:t>11</w:t>
        </w:r>
        <w:r w:rsidR="00220A0A">
          <w:rPr>
            <w:noProof/>
            <w:webHidden/>
          </w:rPr>
          <w:fldChar w:fldCharType="end"/>
        </w:r>
      </w:hyperlink>
    </w:p>
    <w:p w14:paraId="0D5DF0D3" w14:textId="2BDEE38F" w:rsidR="00220A0A" w:rsidRDefault="00F55797">
      <w:pPr>
        <w:pStyle w:val="TOC3"/>
        <w:tabs>
          <w:tab w:val="left" w:pos="1320"/>
          <w:tab w:val="right" w:leader="dot" w:pos="10423"/>
        </w:tabs>
        <w:rPr>
          <w:rFonts w:eastAsiaTheme="minorEastAsia" w:cstheme="minorBidi"/>
          <w:noProof/>
          <w:szCs w:val="22"/>
        </w:rPr>
      </w:pPr>
      <w:hyperlink w:anchor="_Toc43321900" w:history="1">
        <w:r w:rsidR="00220A0A" w:rsidRPr="0009068F">
          <w:rPr>
            <w:rStyle w:val="Hyperlink"/>
            <w:rFonts w:eastAsiaTheme="majorEastAsia"/>
            <w:noProof/>
          </w:rPr>
          <w:t>2.2.3</w:t>
        </w:r>
        <w:r w:rsidR="00220A0A">
          <w:rPr>
            <w:rFonts w:eastAsiaTheme="minorEastAsia" w:cstheme="minorBidi"/>
            <w:noProof/>
            <w:szCs w:val="22"/>
          </w:rPr>
          <w:tab/>
        </w:r>
        <w:r w:rsidR="00220A0A" w:rsidRPr="0009068F">
          <w:rPr>
            <w:rStyle w:val="Hyperlink"/>
            <w:rFonts w:eastAsiaTheme="majorEastAsia"/>
            <w:noProof/>
          </w:rPr>
          <w:t>Skill Readiness</w:t>
        </w:r>
        <w:r w:rsidR="00220A0A">
          <w:rPr>
            <w:noProof/>
            <w:webHidden/>
          </w:rPr>
          <w:tab/>
        </w:r>
        <w:r w:rsidR="00220A0A">
          <w:rPr>
            <w:noProof/>
            <w:webHidden/>
          </w:rPr>
          <w:fldChar w:fldCharType="begin"/>
        </w:r>
        <w:r w:rsidR="00220A0A">
          <w:rPr>
            <w:noProof/>
            <w:webHidden/>
          </w:rPr>
          <w:instrText xml:space="preserve"> PAGEREF _Toc43321900 \h </w:instrText>
        </w:r>
        <w:r w:rsidR="00220A0A">
          <w:rPr>
            <w:noProof/>
            <w:webHidden/>
          </w:rPr>
        </w:r>
        <w:r w:rsidR="00220A0A">
          <w:rPr>
            <w:noProof/>
            <w:webHidden/>
          </w:rPr>
          <w:fldChar w:fldCharType="separate"/>
        </w:r>
        <w:r w:rsidR="00220A0A">
          <w:rPr>
            <w:noProof/>
            <w:webHidden/>
          </w:rPr>
          <w:t>14</w:t>
        </w:r>
        <w:r w:rsidR="00220A0A">
          <w:rPr>
            <w:noProof/>
            <w:webHidden/>
          </w:rPr>
          <w:fldChar w:fldCharType="end"/>
        </w:r>
      </w:hyperlink>
    </w:p>
    <w:p w14:paraId="67EC825A" w14:textId="203072CC" w:rsidR="00220A0A" w:rsidRDefault="00F55797">
      <w:pPr>
        <w:pStyle w:val="TOC3"/>
        <w:tabs>
          <w:tab w:val="left" w:pos="1320"/>
          <w:tab w:val="right" w:leader="dot" w:pos="10423"/>
        </w:tabs>
        <w:rPr>
          <w:rFonts w:eastAsiaTheme="minorEastAsia" w:cstheme="minorBidi"/>
          <w:noProof/>
          <w:szCs w:val="22"/>
        </w:rPr>
      </w:pPr>
      <w:hyperlink w:anchor="_Toc43321901" w:history="1">
        <w:r w:rsidR="00220A0A" w:rsidRPr="0009068F">
          <w:rPr>
            <w:rStyle w:val="Hyperlink"/>
            <w:rFonts w:eastAsiaTheme="majorEastAsia"/>
            <w:noProof/>
          </w:rPr>
          <w:t>2.2.4</w:t>
        </w:r>
        <w:r w:rsidR="00220A0A">
          <w:rPr>
            <w:rFonts w:eastAsiaTheme="minorEastAsia" w:cstheme="minorBidi"/>
            <w:noProof/>
            <w:szCs w:val="22"/>
          </w:rPr>
          <w:tab/>
        </w:r>
        <w:r w:rsidR="00220A0A" w:rsidRPr="0009068F">
          <w:rPr>
            <w:rStyle w:val="Hyperlink"/>
            <w:rFonts w:eastAsiaTheme="majorEastAsia"/>
            <w:noProof/>
          </w:rPr>
          <w:t>Azure Environment Assessment</w:t>
        </w:r>
        <w:r w:rsidR="00220A0A">
          <w:rPr>
            <w:noProof/>
            <w:webHidden/>
          </w:rPr>
          <w:tab/>
        </w:r>
        <w:r w:rsidR="00220A0A">
          <w:rPr>
            <w:noProof/>
            <w:webHidden/>
          </w:rPr>
          <w:fldChar w:fldCharType="begin"/>
        </w:r>
        <w:r w:rsidR="00220A0A">
          <w:rPr>
            <w:noProof/>
            <w:webHidden/>
          </w:rPr>
          <w:instrText xml:space="preserve"> PAGEREF _Toc43321901 \h </w:instrText>
        </w:r>
        <w:r w:rsidR="00220A0A">
          <w:rPr>
            <w:noProof/>
            <w:webHidden/>
          </w:rPr>
        </w:r>
        <w:r w:rsidR="00220A0A">
          <w:rPr>
            <w:noProof/>
            <w:webHidden/>
          </w:rPr>
          <w:fldChar w:fldCharType="separate"/>
        </w:r>
        <w:r w:rsidR="00220A0A">
          <w:rPr>
            <w:noProof/>
            <w:webHidden/>
          </w:rPr>
          <w:t>14</w:t>
        </w:r>
        <w:r w:rsidR="00220A0A">
          <w:rPr>
            <w:noProof/>
            <w:webHidden/>
          </w:rPr>
          <w:fldChar w:fldCharType="end"/>
        </w:r>
      </w:hyperlink>
    </w:p>
    <w:p w14:paraId="77519D45" w14:textId="3E275543" w:rsidR="00220A0A" w:rsidRDefault="00F55797">
      <w:pPr>
        <w:pStyle w:val="TOC2"/>
        <w:tabs>
          <w:tab w:val="left" w:pos="880"/>
          <w:tab w:val="right" w:leader="dot" w:pos="10423"/>
        </w:tabs>
        <w:rPr>
          <w:rFonts w:eastAsiaTheme="minorEastAsia" w:cstheme="minorBidi"/>
          <w:noProof/>
          <w:szCs w:val="22"/>
        </w:rPr>
      </w:pPr>
      <w:hyperlink w:anchor="_Toc43321902" w:history="1">
        <w:r w:rsidR="00220A0A" w:rsidRPr="0009068F">
          <w:rPr>
            <w:rStyle w:val="Hyperlink"/>
            <w:rFonts w:eastAsiaTheme="majorEastAsia"/>
            <w:noProof/>
          </w:rPr>
          <w:t>2.3</w:t>
        </w:r>
        <w:r w:rsidR="00220A0A">
          <w:rPr>
            <w:rFonts w:eastAsiaTheme="minorEastAsia" w:cstheme="minorBidi"/>
            <w:noProof/>
            <w:szCs w:val="22"/>
          </w:rPr>
          <w:tab/>
        </w:r>
        <w:r w:rsidR="00220A0A" w:rsidRPr="0009068F">
          <w:rPr>
            <w:rStyle w:val="Hyperlink"/>
            <w:rFonts w:eastAsiaTheme="majorEastAsia"/>
            <w:noProof/>
          </w:rPr>
          <w:t>Ready Phase</w:t>
        </w:r>
        <w:r w:rsidR="00220A0A">
          <w:rPr>
            <w:noProof/>
            <w:webHidden/>
          </w:rPr>
          <w:tab/>
        </w:r>
        <w:r w:rsidR="00220A0A">
          <w:rPr>
            <w:noProof/>
            <w:webHidden/>
          </w:rPr>
          <w:fldChar w:fldCharType="begin"/>
        </w:r>
        <w:r w:rsidR="00220A0A">
          <w:rPr>
            <w:noProof/>
            <w:webHidden/>
          </w:rPr>
          <w:instrText xml:space="preserve"> PAGEREF _Toc43321902 \h </w:instrText>
        </w:r>
        <w:r w:rsidR="00220A0A">
          <w:rPr>
            <w:noProof/>
            <w:webHidden/>
          </w:rPr>
        </w:r>
        <w:r w:rsidR="00220A0A">
          <w:rPr>
            <w:noProof/>
            <w:webHidden/>
          </w:rPr>
          <w:fldChar w:fldCharType="separate"/>
        </w:r>
        <w:r w:rsidR="00220A0A">
          <w:rPr>
            <w:noProof/>
            <w:webHidden/>
          </w:rPr>
          <w:t>15</w:t>
        </w:r>
        <w:r w:rsidR="00220A0A">
          <w:rPr>
            <w:noProof/>
            <w:webHidden/>
          </w:rPr>
          <w:fldChar w:fldCharType="end"/>
        </w:r>
      </w:hyperlink>
    </w:p>
    <w:p w14:paraId="110B5376" w14:textId="612FB612" w:rsidR="00220A0A" w:rsidRDefault="00F55797">
      <w:pPr>
        <w:pStyle w:val="TOC3"/>
        <w:tabs>
          <w:tab w:val="left" w:pos="1320"/>
          <w:tab w:val="right" w:leader="dot" w:pos="10423"/>
        </w:tabs>
        <w:rPr>
          <w:rFonts w:eastAsiaTheme="minorEastAsia" w:cstheme="minorBidi"/>
          <w:noProof/>
          <w:szCs w:val="22"/>
        </w:rPr>
      </w:pPr>
      <w:hyperlink w:anchor="_Toc43321903" w:history="1">
        <w:r w:rsidR="00220A0A" w:rsidRPr="0009068F">
          <w:rPr>
            <w:rStyle w:val="Hyperlink"/>
            <w:rFonts w:eastAsiaTheme="majorEastAsia"/>
            <w:noProof/>
          </w:rPr>
          <w:t>2.3.1</w:t>
        </w:r>
        <w:r w:rsidR="00220A0A">
          <w:rPr>
            <w:rFonts w:eastAsiaTheme="minorEastAsia" w:cstheme="minorBidi"/>
            <w:noProof/>
            <w:szCs w:val="22"/>
          </w:rPr>
          <w:tab/>
        </w:r>
        <w:r w:rsidR="00220A0A" w:rsidRPr="0009068F">
          <w:rPr>
            <w:rStyle w:val="Hyperlink"/>
            <w:rFonts w:eastAsiaTheme="majorEastAsia"/>
            <w:noProof/>
          </w:rPr>
          <w:t>First Landing Zone</w:t>
        </w:r>
        <w:r w:rsidR="00220A0A">
          <w:rPr>
            <w:noProof/>
            <w:webHidden/>
          </w:rPr>
          <w:tab/>
        </w:r>
        <w:r w:rsidR="00220A0A">
          <w:rPr>
            <w:noProof/>
            <w:webHidden/>
          </w:rPr>
          <w:fldChar w:fldCharType="begin"/>
        </w:r>
        <w:r w:rsidR="00220A0A">
          <w:rPr>
            <w:noProof/>
            <w:webHidden/>
          </w:rPr>
          <w:instrText xml:space="preserve"> PAGEREF _Toc43321903 \h </w:instrText>
        </w:r>
        <w:r w:rsidR="00220A0A">
          <w:rPr>
            <w:noProof/>
            <w:webHidden/>
          </w:rPr>
        </w:r>
        <w:r w:rsidR="00220A0A">
          <w:rPr>
            <w:noProof/>
            <w:webHidden/>
          </w:rPr>
          <w:fldChar w:fldCharType="separate"/>
        </w:r>
        <w:r w:rsidR="00220A0A">
          <w:rPr>
            <w:noProof/>
            <w:webHidden/>
          </w:rPr>
          <w:t>15</w:t>
        </w:r>
        <w:r w:rsidR="00220A0A">
          <w:rPr>
            <w:noProof/>
            <w:webHidden/>
          </w:rPr>
          <w:fldChar w:fldCharType="end"/>
        </w:r>
      </w:hyperlink>
    </w:p>
    <w:p w14:paraId="7A8D7EDA" w14:textId="17749D71" w:rsidR="00220A0A" w:rsidRDefault="00F55797">
      <w:pPr>
        <w:pStyle w:val="TOC3"/>
        <w:tabs>
          <w:tab w:val="left" w:pos="1320"/>
          <w:tab w:val="right" w:leader="dot" w:pos="10423"/>
        </w:tabs>
        <w:rPr>
          <w:rFonts w:eastAsiaTheme="minorEastAsia" w:cstheme="minorBidi"/>
          <w:noProof/>
          <w:szCs w:val="22"/>
        </w:rPr>
      </w:pPr>
      <w:hyperlink w:anchor="_Toc43321904" w:history="1">
        <w:r w:rsidR="00220A0A" w:rsidRPr="0009068F">
          <w:rPr>
            <w:rStyle w:val="Hyperlink"/>
            <w:rFonts w:eastAsiaTheme="majorEastAsia"/>
            <w:noProof/>
          </w:rPr>
          <w:t>2.3.2</w:t>
        </w:r>
        <w:r w:rsidR="00220A0A">
          <w:rPr>
            <w:rFonts w:eastAsiaTheme="minorEastAsia" w:cstheme="minorBidi"/>
            <w:noProof/>
            <w:szCs w:val="22"/>
          </w:rPr>
          <w:tab/>
        </w:r>
        <w:r w:rsidR="00220A0A" w:rsidRPr="0009068F">
          <w:rPr>
            <w:rStyle w:val="Hyperlink"/>
            <w:rFonts w:eastAsiaTheme="majorEastAsia"/>
            <w:noProof/>
          </w:rPr>
          <w:t>Create a Tenant in Windows Virtual Desktop:</w:t>
        </w:r>
        <w:r w:rsidR="00220A0A">
          <w:rPr>
            <w:noProof/>
            <w:webHidden/>
          </w:rPr>
          <w:tab/>
        </w:r>
        <w:r w:rsidR="00220A0A">
          <w:rPr>
            <w:noProof/>
            <w:webHidden/>
          </w:rPr>
          <w:fldChar w:fldCharType="begin"/>
        </w:r>
        <w:r w:rsidR="00220A0A">
          <w:rPr>
            <w:noProof/>
            <w:webHidden/>
          </w:rPr>
          <w:instrText xml:space="preserve"> PAGEREF _Toc43321904 \h </w:instrText>
        </w:r>
        <w:r w:rsidR="00220A0A">
          <w:rPr>
            <w:noProof/>
            <w:webHidden/>
          </w:rPr>
        </w:r>
        <w:r w:rsidR="00220A0A">
          <w:rPr>
            <w:noProof/>
            <w:webHidden/>
          </w:rPr>
          <w:fldChar w:fldCharType="separate"/>
        </w:r>
        <w:r w:rsidR="00220A0A">
          <w:rPr>
            <w:noProof/>
            <w:webHidden/>
          </w:rPr>
          <w:t>18</w:t>
        </w:r>
        <w:r w:rsidR="00220A0A">
          <w:rPr>
            <w:noProof/>
            <w:webHidden/>
          </w:rPr>
          <w:fldChar w:fldCharType="end"/>
        </w:r>
      </w:hyperlink>
    </w:p>
    <w:p w14:paraId="214858C0" w14:textId="0B885C1F" w:rsidR="00220A0A" w:rsidRDefault="00F55797">
      <w:pPr>
        <w:pStyle w:val="TOC3"/>
        <w:tabs>
          <w:tab w:val="left" w:pos="1320"/>
          <w:tab w:val="right" w:leader="dot" w:pos="10423"/>
        </w:tabs>
        <w:rPr>
          <w:rFonts w:eastAsiaTheme="minorEastAsia" w:cstheme="minorBidi"/>
          <w:noProof/>
          <w:szCs w:val="22"/>
        </w:rPr>
      </w:pPr>
      <w:hyperlink w:anchor="_Toc43321905" w:history="1">
        <w:r w:rsidR="00220A0A" w:rsidRPr="0009068F">
          <w:rPr>
            <w:rStyle w:val="Hyperlink"/>
            <w:rFonts w:eastAsiaTheme="majorEastAsia"/>
            <w:noProof/>
          </w:rPr>
          <w:t>2.3.3</w:t>
        </w:r>
        <w:r w:rsidR="00220A0A">
          <w:rPr>
            <w:rFonts w:eastAsiaTheme="minorEastAsia" w:cstheme="minorBidi"/>
            <w:noProof/>
            <w:szCs w:val="22"/>
          </w:rPr>
          <w:tab/>
        </w:r>
        <w:r w:rsidR="00220A0A" w:rsidRPr="0009068F">
          <w:rPr>
            <w:rStyle w:val="Hyperlink"/>
            <w:rFonts w:eastAsiaTheme="majorEastAsia"/>
            <w:noProof/>
          </w:rPr>
          <w:t>Build VM Image</w:t>
        </w:r>
        <w:r w:rsidR="00220A0A">
          <w:rPr>
            <w:noProof/>
            <w:webHidden/>
          </w:rPr>
          <w:tab/>
        </w:r>
        <w:r w:rsidR="00220A0A">
          <w:rPr>
            <w:noProof/>
            <w:webHidden/>
          </w:rPr>
          <w:fldChar w:fldCharType="begin"/>
        </w:r>
        <w:r w:rsidR="00220A0A">
          <w:rPr>
            <w:noProof/>
            <w:webHidden/>
          </w:rPr>
          <w:instrText xml:space="preserve"> PAGEREF _Toc43321905 \h </w:instrText>
        </w:r>
        <w:r w:rsidR="00220A0A">
          <w:rPr>
            <w:noProof/>
            <w:webHidden/>
          </w:rPr>
        </w:r>
        <w:r w:rsidR="00220A0A">
          <w:rPr>
            <w:noProof/>
            <w:webHidden/>
          </w:rPr>
          <w:fldChar w:fldCharType="separate"/>
        </w:r>
        <w:r w:rsidR="00220A0A">
          <w:rPr>
            <w:noProof/>
            <w:webHidden/>
          </w:rPr>
          <w:t>18</w:t>
        </w:r>
        <w:r w:rsidR="00220A0A">
          <w:rPr>
            <w:noProof/>
            <w:webHidden/>
          </w:rPr>
          <w:fldChar w:fldCharType="end"/>
        </w:r>
      </w:hyperlink>
    </w:p>
    <w:p w14:paraId="6F81726C" w14:textId="55A25579" w:rsidR="00220A0A" w:rsidRDefault="00F55797">
      <w:pPr>
        <w:pStyle w:val="TOC2"/>
        <w:tabs>
          <w:tab w:val="left" w:pos="880"/>
          <w:tab w:val="right" w:leader="dot" w:pos="10423"/>
        </w:tabs>
        <w:rPr>
          <w:rFonts w:eastAsiaTheme="minorEastAsia" w:cstheme="minorBidi"/>
          <w:noProof/>
          <w:szCs w:val="22"/>
        </w:rPr>
      </w:pPr>
      <w:hyperlink w:anchor="_Toc43321906" w:history="1">
        <w:r w:rsidR="00220A0A" w:rsidRPr="0009068F">
          <w:rPr>
            <w:rStyle w:val="Hyperlink"/>
            <w:rFonts w:eastAsiaTheme="majorEastAsia"/>
            <w:noProof/>
          </w:rPr>
          <w:t>2.4</w:t>
        </w:r>
        <w:r w:rsidR="00220A0A">
          <w:rPr>
            <w:rFonts w:eastAsiaTheme="minorEastAsia" w:cstheme="minorBidi"/>
            <w:noProof/>
            <w:szCs w:val="22"/>
          </w:rPr>
          <w:tab/>
        </w:r>
        <w:r w:rsidR="00220A0A" w:rsidRPr="0009068F">
          <w:rPr>
            <w:rStyle w:val="Hyperlink"/>
            <w:rFonts w:eastAsiaTheme="majorEastAsia"/>
            <w:noProof/>
          </w:rPr>
          <w:t>Adopt</w:t>
        </w:r>
        <w:r w:rsidR="00220A0A">
          <w:rPr>
            <w:noProof/>
            <w:webHidden/>
          </w:rPr>
          <w:tab/>
        </w:r>
        <w:r w:rsidR="00220A0A">
          <w:rPr>
            <w:noProof/>
            <w:webHidden/>
          </w:rPr>
          <w:fldChar w:fldCharType="begin"/>
        </w:r>
        <w:r w:rsidR="00220A0A">
          <w:rPr>
            <w:noProof/>
            <w:webHidden/>
          </w:rPr>
          <w:instrText xml:space="preserve"> PAGEREF _Toc43321906 \h </w:instrText>
        </w:r>
        <w:r w:rsidR="00220A0A">
          <w:rPr>
            <w:noProof/>
            <w:webHidden/>
          </w:rPr>
        </w:r>
        <w:r w:rsidR="00220A0A">
          <w:rPr>
            <w:noProof/>
            <w:webHidden/>
          </w:rPr>
          <w:fldChar w:fldCharType="separate"/>
        </w:r>
        <w:r w:rsidR="00220A0A">
          <w:rPr>
            <w:noProof/>
            <w:webHidden/>
          </w:rPr>
          <w:t>19</w:t>
        </w:r>
        <w:r w:rsidR="00220A0A">
          <w:rPr>
            <w:noProof/>
            <w:webHidden/>
          </w:rPr>
          <w:fldChar w:fldCharType="end"/>
        </w:r>
      </w:hyperlink>
    </w:p>
    <w:p w14:paraId="540F8DAC" w14:textId="7ED6CEDC" w:rsidR="00220A0A" w:rsidRDefault="00F55797">
      <w:pPr>
        <w:pStyle w:val="TOC3"/>
        <w:tabs>
          <w:tab w:val="left" w:pos="1320"/>
          <w:tab w:val="right" w:leader="dot" w:pos="10423"/>
        </w:tabs>
        <w:rPr>
          <w:rFonts w:eastAsiaTheme="minorEastAsia" w:cstheme="minorBidi"/>
          <w:noProof/>
          <w:szCs w:val="22"/>
        </w:rPr>
      </w:pPr>
      <w:hyperlink w:anchor="_Toc43321907" w:history="1">
        <w:r w:rsidR="00220A0A" w:rsidRPr="0009068F">
          <w:rPr>
            <w:rStyle w:val="Hyperlink"/>
            <w:rFonts w:eastAsiaTheme="majorEastAsia"/>
            <w:noProof/>
          </w:rPr>
          <w:t>2.4.1</w:t>
        </w:r>
        <w:r w:rsidR="00220A0A">
          <w:rPr>
            <w:rFonts w:eastAsiaTheme="minorEastAsia" w:cstheme="minorBidi"/>
            <w:noProof/>
            <w:szCs w:val="22"/>
          </w:rPr>
          <w:tab/>
        </w:r>
        <w:r w:rsidR="00220A0A" w:rsidRPr="0009068F">
          <w:rPr>
            <w:rStyle w:val="Hyperlink"/>
            <w:rFonts w:eastAsiaTheme="majorEastAsia"/>
            <w:noProof/>
          </w:rPr>
          <w:t>Host Pool Setup</w:t>
        </w:r>
        <w:r w:rsidR="00220A0A">
          <w:rPr>
            <w:noProof/>
            <w:webHidden/>
          </w:rPr>
          <w:tab/>
        </w:r>
        <w:r w:rsidR="00220A0A">
          <w:rPr>
            <w:noProof/>
            <w:webHidden/>
          </w:rPr>
          <w:fldChar w:fldCharType="begin"/>
        </w:r>
        <w:r w:rsidR="00220A0A">
          <w:rPr>
            <w:noProof/>
            <w:webHidden/>
          </w:rPr>
          <w:instrText xml:space="preserve"> PAGEREF _Toc43321907 \h </w:instrText>
        </w:r>
        <w:r w:rsidR="00220A0A">
          <w:rPr>
            <w:noProof/>
            <w:webHidden/>
          </w:rPr>
        </w:r>
        <w:r w:rsidR="00220A0A">
          <w:rPr>
            <w:noProof/>
            <w:webHidden/>
          </w:rPr>
          <w:fldChar w:fldCharType="separate"/>
        </w:r>
        <w:r w:rsidR="00220A0A">
          <w:rPr>
            <w:noProof/>
            <w:webHidden/>
          </w:rPr>
          <w:t>19</w:t>
        </w:r>
        <w:r w:rsidR="00220A0A">
          <w:rPr>
            <w:noProof/>
            <w:webHidden/>
          </w:rPr>
          <w:fldChar w:fldCharType="end"/>
        </w:r>
      </w:hyperlink>
    </w:p>
    <w:p w14:paraId="73BAE3CF" w14:textId="42960FD1" w:rsidR="00220A0A" w:rsidRDefault="00F55797">
      <w:pPr>
        <w:pStyle w:val="TOC3"/>
        <w:tabs>
          <w:tab w:val="left" w:pos="1320"/>
          <w:tab w:val="right" w:leader="dot" w:pos="10423"/>
        </w:tabs>
        <w:rPr>
          <w:rFonts w:eastAsiaTheme="minorEastAsia" w:cstheme="minorBidi"/>
          <w:noProof/>
          <w:szCs w:val="22"/>
        </w:rPr>
      </w:pPr>
      <w:hyperlink w:anchor="_Toc43321908" w:history="1">
        <w:r w:rsidR="00220A0A" w:rsidRPr="0009068F">
          <w:rPr>
            <w:rStyle w:val="Hyperlink"/>
            <w:rFonts w:eastAsiaTheme="majorEastAsia"/>
            <w:noProof/>
          </w:rPr>
          <w:t>2.4.2</w:t>
        </w:r>
        <w:r w:rsidR="00220A0A">
          <w:rPr>
            <w:rFonts w:eastAsiaTheme="minorEastAsia" w:cstheme="minorBidi"/>
            <w:noProof/>
            <w:szCs w:val="22"/>
          </w:rPr>
          <w:tab/>
        </w:r>
        <w:r w:rsidR="00220A0A" w:rsidRPr="0009068F">
          <w:rPr>
            <w:rStyle w:val="Hyperlink"/>
            <w:rFonts w:eastAsiaTheme="majorEastAsia"/>
            <w:noProof/>
          </w:rPr>
          <w:t>Innovate - Greenfield (new) Deployments</w:t>
        </w:r>
        <w:r w:rsidR="00220A0A">
          <w:rPr>
            <w:noProof/>
            <w:webHidden/>
          </w:rPr>
          <w:tab/>
        </w:r>
        <w:r w:rsidR="00220A0A">
          <w:rPr>
            <w:noProof/>
            <w:webHidden/>
          </w:rPr>
          <w:fldChar w:fldCharType="begin"/>
        </w:r>
        <w:r w:rsidR="00220A0A">
          <w:rPr>
            <w:noProof/>
            <w:webHidden/>
          </w:rPr>
          <w:instrText xml:space="preserve"> PAGEREF _Toc43321908 \h </w:instrText>
        </w:r>
        <w:r w:rsidR="00220A0A">
          <w:rPr>
            <w:noProof/>
            <w:webHidden/>
          </w:rPr>
        </w:r>
        <w:r w:rsidR="00220A0A">
          <w:rPr>
            <w:noProof/>
            <w:webHidden/>
          </w:rPr>
          <w:fldChar w:fldCharType="separate"/>
        </w:r>
        <w:r w:rsidR="00220A0A">
          <w:rPr>
            <w:noProof/>
            <w:webHidden/>
          </w:rPr>
          <w:t>21</w:t>
        </w:r>
        <w:r w:rsidR="00220A0A">
          <w:rPr>
            <w:noProof/>
            <w:webHidden/>
          </w:rPr>
          <w:fldChar w:fldCharType="end"/>
        </w:r>
      </w:hyperlink>
    </w:p>
    <w:p w14:paraId="63C284B7" w14:textId="58FEFD4F" w:rsidR="00220A0A" w:rsidRDefault="00F55797">
      <w:pPr>
        <w:pStyle w:val="TOC3"/>
        <w:tabs>
          <w:tab w:val="left" w:pos="1320"/>
          <w:tab w:val="right" w:leader="dot" w:pos="10423"/>
        </w:tabs>
        <w:rPr>
          <w:rFonts w:eastAsiaTheme="minorEastAsia" w:cstheme="minorBidi"/>
          <w:noProof/>
          <w:szCs w:val="22"/>
        </w:rPr>
      </w:pPr>
      <w:hyperlink w:anchor="_Toc43321909" w:history="1">
        <w:r w:rsidR="00220A0A" w:rsidRPr="0009068F">
          <w:rPr>
            <w:rStyle w:val="Hyperlink"/>
            <w:rFonts w:eastAsiaTheme="majorEastAsia"/>
            <w:noProof/>
          </w:rPr>
          <w:t>2.4.3</w:t>
        </w:r>
        <w:r w:rsidR="00220A0A">
          <w:rPr>
            <w:rFonts w:eastAsiaTheme="minorEastAsia" w:cstheme="minorBidi"/>
            <w:noProof/>
            <w:szCs w:val="22"/>
          </w:rPr>
          <w:tab/>
        </w:r>
        <w:r w:rsidR="00220A0A" w:rsidRPr="0009068F">
          <w:rPr>
            <w:rStyle w:val="Hyperlink"/>
            <w:rFonts w:eastAsiaTheme="majorEastAsia"/>
            <w:noProof/>
          </w:rPr>
          <w:t>Migrate – RDS workload to WVD</w:t>
        </w:r>
        <w:r w:rsidR="00220A0A">
          <w:rPr>
            <w:noProof/>
            <w:webHidden/>
          </w:rPr>
          <w:tab/>
        </w:r>
        <w:r w:rsidR="00220A0A">
          <w:rPr>
            <w:noProof/>
            <w:webHidden/>
          </w:rPr>
          <w:fldChar w:fldCharType="begin"/>
        </w:r>
        <w:r w:rsidR="00220A0A">
          <w:rPr>
            <w:noProof/>
            <w:webHidden/>
          </w:rPr>
          <w:instrText xml:space="preserve"> PAGEREF _Toc43321909 \h </w:instrText>
        </w:r>
        <w:r w:rsidR="00220A0A">
          <w:rPr>
            <w:noProof/>
            <w:webHidden/>
          </w:rPr>
        </w:r>
        <w:r w:rsidR="00220A0A">
          <w:rPr>
            <w:noProof/>
            <w:webHidden/>
          </w:rPr>
          <w:fldChar w:fldCharType="separate"/>
        </w:r>
        <w:r w:rsidR="00220A0A">
          <w:rPr>
            <w:noProof/>
            <w:webHidden/>
          </w:rPr>
          <w:t>24</w:t>
        </w:r>
        <w:r w:rsidR="00220A0A">
          <w:rPr>
            <w:noProof/>
            <w:webHidden/>
          </w:rPr>
          <w:fldChar w:fldCharType="end"/>
        </w:r>
      </w:hyperlink>
    </w:p>
    <w:p w14:paraId="386A5EE3" w14:textId="6555EBB5" w:rsidR="00220A0A" w:rsidRDefault="00F55797">
      <w:pPr>
        <w:pStyle w:val="TOC2"/>
        <w:tabs>
          <w:tab w:val="left" w:pos="880"/>
          <w:tab w:val="right" w:leader="dot" w:pos="10423"/>
        </w:tabs>
        <w:rPr>
          <w:rFonts w:eastAsiaTheme="minorEastAsia" w:cstheme="minorBidi"/>
          <w:noProof/>
          <w:szCs w:val="22"/>
        </w:rPr>
      </w:pPr>
      <w:hyperlink w:anchor="_Toc43321910" w:history="1">
        <w:r w:rsidR="00220A0A" w:rsidRPr="0009068F">
          <w:rPr>
            <w:rStyle w:val="Hyperlink"/>
            <w:rFonts w:eastAsiaTheme="majorEastAsia"/>
            <w:noProof/>
          </w:rPr>
          <w:t>2.5</w:t>
        </w:r>
        <w:r w:rsidR="00220A0A">
          <w:rPr>
            <w:rFonts w:eastAsiaTheme="minorEastAsia" w:cstheme="minorBidi"/>
            <w:noProof/>
            <w:szCs w:val="22"/>
          </w:rPr>
          <w:tab/>
        </w:r>
        <w:r w:rsidR="00220A0A" w:rsidRPr="0009068F">
          <w:rPr>
            <w:rStyle w:val="Hyperlink"/>
            <w:rFonts w:eastAsiaTheme="majorEastAsia"/>
            <w:noProof/>
          </w:rPr>
          <w:t>Governance</w:t>
        </w:r>
        <w:r w:rsidR="00220A0A">
          <w:rPr>
            <w:noProof/>
            <w:webHidden/>
          </w:rPr>
          <w:tab/>
        </w:r>
        <w:r w:rsidR="00220A0A">
          <w:rPr>
            <w:noProof/>
            <w:webHidden/>
          </w:rPr>
          <w:fldChar w:fldCharType="begin"/>
        </w:r>
        <w:r w:rsidR="00220A0A">
          <w:rPr>
            <w:noProof/>
            <w:webHidden/>
          </w:rPr>
          <w:instrText xml:space="preserve"> PAGEREF _Toc43321910 \h </w:instrText>
        </w:r>
        <w:r w:rsidR="00220A0A">
          <w:rPr>
            <w:noProof/>
            <w:webHidden/>
          </w:rPr>
        </w:r>
        <w:r w:rsidR="00220A0A">
          <w:rPr>
            <w:noProof/>
            <w:webHidden/>
          </w:rPr>
          <w:fldChar w:fldCharType="separate"/>
        </w:r>
        <w:r w:rsidR="00220A0A">
          <w:rPr>
            <w:noProof/>
            <w:webHidden/>
          </w:rPr>
          <w:t>28</w:t>
        </w:r>
        <w:r w:rsidR="00220A0A">
          <w:rPr>
            <w:noProof/>
            <w:webHidden/>
          </w:rPr>
          <w:fldChar w:fldCharType="end"/>
        </w:r>
      </w:hyperlink>
    </w:p>
    <w:p w14:paraId="63C6EE59" w14:textId="18EF18CF" w:rsidR="00220A0A" w:rsidRDefault="00F55797">
      <w:pPr>
        <w:pStyle w:val="TOC3"/>
        <w:tabs>
          <w:tab w:val="left" w:pos="1320"/>
          <w:tab w:val="right" w:leader="dot" w:pos="10423"/>
        </w:tabs>
        <w:rPr>
          <w:rFonts w:eastAsiaTheme="minorEastAsia" w:cstheme="minorBidi"/>
          <w:noProof/>
          <w:szCs w:val="22"/>
        </w:rPr>
      </w:pPr>
      <w:hyperlink w:anchor="_Toc43321911" w:history="1">
        <w:r w:rsidR="00220A0A" w:rsidRPr="0009068F">
          <w:rPr>
            <w:rStyle w:val="Hyperlink"/>
            <w:rFonts w:eastAsiaTheme="majorEastAsia"/>
            <w:noProof/>
          </w:rPr>
          <w:t>2.5.1</w:t>
        </w:r>
        <w:r w:rsidR="00220A0A">
          <w:rPr>
            <w:rFonts w:eastAsiaTheme="minorEastAsia" w:cstheme="minorBidi"/>
            <w:noProof/>
            <w:szCs w:val="22"/>
          </w:rPr>
          <w:tab/>
        </w:r>
        <w:r w:rsidR="00220A0A" w:rsidRPr="0009068F">
          <w:rPr>
            <w:rStyle w:val="Hyperlink"/>
            <w:rFonts w:eastAsiaTheme="majorEastAsia"/>
            <w:noProof/>
          </w:rPr>
          <w:t>Security Baseline</w:t>
        </w:r>
        <w:r w:rsidR="00220A0A">
          <w:rPr>
            <w:noProof/>
            <w:webHidden/>
          </w:rPr>
          <w:tab/>
        </w:r>
        <w:r w:rsidR="00220A0A">
          <w:rPr>
            <w:noProof/>
            <w:webHidden/>
          </w:rPr>
          <w:fldChar w:fldCharType="begin"/>
        </w:r>
        <w:r w:rsidR="00220A0A">
          <w:rPr>
            <w:noProof/>
            <w:webHidden/>
          </w:rPr>
          <w:instrText xml:space="preserve"> PAGEREF _Toc43321911 \h </w:instrText>
        </w:r>
        <w:r w:rsidR="00220A0A">
          <w:rPr>
            <w:noProof/>
            <w:webHidden/>
          </w:rPr>
        </w:r>
        <w:r w:rsidR="00220A0A">
          <w:rPr>
            <w:noProof/>
            <w:webHidden/>
          </w:rPr>
          <w:fldChar w:fldCharType="separate"/>
        </w:r>
        <w:r w:rsidR="00220A0A">
          <w:rPr>
            <w:noProof/>
            <w:webHidden/>
          </w:rPr>
          <w:t>32</w:t>
        </w:r>
        <w:r w:rsidR="00220A0A">
          <w:rPr>
            <w:noProof/>
            <w:webHidden/>
          </w:rPr>
          <w:fldChar w:fldCharType="end"/>
        </w:r>
      </w:hyperlink>
    </w:p>
    <w:p w14:paraId="61B2BBE6" w14:textId="71902091" w:rsidR="00220A0A" w:rsidRDefault="00F55797">
      <w:pPr>
        <w:pStyle w:val="TOC3"/>
        <w:tabs>
          <w:tab w:val="left" w:pos="1320"/>
          <w:tab w:val="right" w:leader="dot" w:pos="10423"/>
        </w:tabs>
        <w:rPr>
          <w:rFonts w:eastAsiaTheme="minorEastAsia" w:cstheme="minorBidi"/>
          <w:noProof/>
          <w:szCs w:val="22"/>
        </w:rPr>
      </w:pPr>
      <w:hyperlink w:anchor="_Toc43321912" w:history="1">
        <w:r w:rsidR="00220A0A" w:rsidRPr="0009068F">
          <w:rPr>
            <w:rStyle w:val="Hyperlink"/>
            <w:rFonts w:eastAsiaTheme="majorEastAsia"/>
            <w:noProof/>
          </w:rPr>
          <w:t>2.5.2</w:t>
        </w:r>
        <w:r w:rsidR="00220A0A">
          <w:rPr>
            <w:rFonts w:eastAsiaTheme="minorEastAsia" w:cstheme="minorBidi"/>
            <w:noProof/>
            <w:szCs w:val="22"/>
          </w:rPr>
          <w:tab/>
        </w:r>
        <w:r w:rsidR="00220A0A" w:rsidRPr="0009068F">
          <w:rPr>
            <w:rStyle w:val="Hyperlink"/>
            <w:rFonts w:eastAsiaTheme="majorEastAsia"/>
            <w:noProof/>
          </w:rPr>
          <w:t>Identity and Access Management</w:t>
        </w:r>
        <w:r w:rsidR="00220A0A">
          <w:rPr>
            <w:noProof/>
            <w:webHidden/>
          </w:rPr>
          <w:tab/>
        </w:r>
        <w:r w:rsidR="00220A0A">
          <w:rPr>
            <w:noProof/>
            <w:webHidden/>
          </w:rPr>
          <w:fldChar w:fldCharType="begin"/>
        </w:r>
        <w:r w:rsidR="00220A0A">
          <w:rPr>
            <w:noProof/>
            <w:webHidden/>
          </w:rPr>
          <w:instrText xml:space="preserve"> PAGEREF _Toc43321912 \h </w:instrText>
        </w:r>
        <w:r w:rsidR="00220A0A">
          <w:rPr>
            <w:noProof/>
            <w:webHidden/>
          </w:rPr>
        </w:r>
        <w:r w:rsidR="00220A0A">
          <w:rPr>
            <w:noProof/>
            <w:webHidden/>
          </w:rPr>
          <w:fldChar w:fldCharType="separate"/>
        </w:r>
        <w:r w:rsidR="00220A0A">
          <w:rPr>
            <w:noProof/>
            <w:webHidden/>
          </w:rPr>
          <w:t>34</w:t>
        </w:r>
        <w:r w:rsidR="00220A0A">
          <w:rPr>
            <w:noProof/>
            <w:webHidden/>
          </w:rPr>
          <w:fldChar w:fldCharType="end"/>
        </w:r>
      </w:hyperlink>
    </w:p>
    <w:p w14:paraId="20DF5227" w14:textId="5A087C3C" w:rsidR="00220A0A" w:rsidRDefault="00F55797">
      <w:pPr>
        <w:pStyle w:val="TOC3"/>
        <w:tabs>
          <w:tab w:val="left" w:pos="1320"/>
          <w:tab w:val="right" w:leader="dot" w:pos="10423"/>
        </w:tabs>
        <w:rPr>
          <w:rFonts w:eastAsiaTheme="minorEastAsia" w:cstheme="minorBidi"/>
          <w:noProof/>
          <w:szCs w:val="22"/>
        </w:rPr>
      </w:pPr>
      <w:hyperlink w:anchor="_Toc43321913" w:history="1">
        <w:r w:rsidR="00220A0A" w:rsidRPr="0009068F">
          <w:rPr>
            <w:rStyle w:val="Hyperlink"/>
            <w:rFonts w:eastAsiaTheme="majorEastAsia"/>
            <w:noProof/>
          </w:rPr>
          <w:t>2.5.3</w:t>
        </w:r>
        <w:r w:rsidR="00220A0A">
          <w:rPr>
            <w:rFonts w:eastAsiaTheme="minorEastAsia" w:cstheme="minorBidi"/>
            <w:noProof/>
            <w:szCs w:val="22"/>
          </w:rPr>
          <w:tab/>
        </w:r>
        <w:r w:rsidR="00220A0A" w:rsidRPr="0009068F">
          <w:rPr>
            <w:rStyle w:val="Hyperlink"/>
            <w:rFonts w:eastAsiaTheme="majorEastAsia"/>
            <w:noProof/>
          </w:rPr>
          <w:t>Cost Management</w:t>
        </w:r>
        <w:r w:rsidR="00220A0A">
          <w:rPr>
            <w:noProof/>
            <w:webHidden/>
          </w:rPr>
          <w:tab/>
        </w:r>
        <w:r w:rsidR="00220A0A">
          <w:rPr>
            <w:noProof/>
            <w:webHidden/>
          </w:rPr>
          <w:fldChar w:fldCharType="begin"/>
        </w:r>
        <w:r w:rsidR="00220A0A">
          <w:rPr>
            <w:noProof/>
            <w:webHidden/>
          </w:rPr>
          <w:instrText xml:space="preserve"> PAGEREF _Toc43321913 \h </w:instrText>
        </w:r>
        <w:r w:rsidR="00220A0A">
          <w:rPr>
            <w:noProof/>
            <w:webHidden/>
          </w:rPr>
        </w:r>
        <w:r w:rsidR="00220A0A">
          <w:rPr>
            <w:noProof/>
            <w:webHidden/>
          </w:rPr>
          <w:fldChar w:fldCharType="separate"/>
        </w:r>
        <w:r w:rsidR="00220A0A">
          <w:rPr>
            <w:noProof/>
            <w:webHidden/>
          </w:rPr>
          <w:t>35</w:t>
        </w:r>
        <w:r w:rsidR="00220A0A">
          <w:rPr>
            <w:noProof/>
            <w:webHidden/>
          </w:rPr>
          <w:fldChar w:fldCharType="end"/>
        </w:r>
      </w:hyperlink>
    </w:p>
    <w:p w14:paraId="325F75B7" w14:textId="640441A1" w:rsidR="00220A0A" w:rsidRDefault="00F55797">
      <w:pPr>
        <w:pStyle w:val="TOC2"/>
        <w:tabs>
          <w:tab w:val="left" w:pos="880"/>
          <w:tab w:val="right" w:leader="dot" w:pos="10423"/>
        </w:tabs>
        <w:rPr>
          <w:rFonts w:eastAsiaTheme="minorEastAsia" w:cstheme="minorBidi"/>
          <w:noProof/>
          <w:szCs w:val="22"/>
        </w:rPr>
      </w:pPr>
      <w:hyperlink w:anchor="_Toc43321914" w:history="1">
        <w:r w:rsidR="00220A0A" w:rsidRPr="0009068F">
          <w:rPr>
            <w:rStyle w:val="Hyperlink"/>
            <w:rFonts w:eastAsiaTheme="majorEastAsia"/>
            <w:noProof/>
          </w:rPr>
          <w:t>2.6</w:t>
        </w:r>
        <w:r w:rsidR="00220A0A">
          <w:rPr>
            <w:rFonts w:eastAsiaTheme="minorEastAsia" w:cstheme="minorBidi"/>
            <w:noProof/>
            <w:szCs w:val="22"/>
          </w:rPr>
          <w:tab/>
        </w:r>
        <w:r w:rsidR="00220A0A" w:rsidRPr="0009068F">
          <w:rPr>
            <w:rStyle w:val="Hyperlink"/>
            <w:rFonts w:eastAsiaTheme="majorEastAsia"/>
            <w:noProof/>
          </w:rPr>
          <w:t>Manage</w:t>
        </w:r>
        <w:r w:rsidR="00220A0A">
          <w:rPr>
            <w:noProof/>
            <w:webHidden/>
          </w:rPr>
          <w:tab/>
        </w:r>
        <w:r w:rsidR="00220A0A">
          <w:rPr>
            <w:noProof/>
            <w:webHidden/>
          </w:rPr>
          <w:fldChar w:fldCharType="begin"/>
        </w:r>
        <w:r w:rsidR="00220A0A">
          <w:rPr>
            <w:noProof/>
            <w:webHidden/>
          </w:rPr>
          <w:instrText xml:space="preserve"> PAGEREF _Toc43321914 \h </w:instrText>
        </w:r>
        <w:r w:rsidR="00220A0A">
          <w:rPr>
            <w:noProof/>
            <w:webHidden/>
          </w:rPr>
        </w:r>
        <w:r w:rsidR="00220A0A">
          <w:rPr>
            <w:noProof/>
            <w:webHidden/>
          </w:rPr>
          <w:fldChar w:fldCharType="separate"/>
        </w:r>
        <w:r w:rsidR="00220A0A">
          <w:rPr>
            <w:noProof/>
            <w:webHidden/>
          </w:rPr>
          <w:t>35</w:t>
        </w:r>
        <w:r w:rsidR="00220A0A">
          <w:rPr>
            <w:noProof/>
            <w:webHidden/>
          </w:rPr>
          <w:fldChar w:fldCharType="end"/>
        </w:r>
      </w:hyperlink>
    </w:p>
    <w:p w14:paraId="1333B544" w14:textId="635E2E1C" w:rsidR="00220A0A" w:rsidRDefault="00F55797">
      <w:pPr>
        <w:pStyle w:val="TOC3"/>
        <w:tabs>
          <w:tab w:val="left" w:pos="1320"/>
          <w:tab w:val="right" w:leader="dot" w:pos="10423"/>
        </w:tabs>
        <w:rPr>
          <w:rFonts w:eastAsiaTheme="minorEastAsia" w:cstheme="minorBidi"/>
          <w:noProof/>
          <w:szCs w:val="22"/>
        </w:rPr>
      </w:pPr>
      <w:hyperlink w:anchor="_Toc43321915" w:history="1">
        <w:r w:rsidR="00220A0A" w:rsidRPr="0009068F">
          <w:rPr>
            <w:rStyle w:val="Hyperlink"/>
            <w:rFonts w:eastAsiaTheme="majorEastAsia"/>
            <w:noProof/>
          </w:rPr>
          <w:t>2.6.1</w:t>
        </w:r>
        <w:r w:rsidR="00220A0A">
          <w:rPr>
            <w:rFonts w:eastAsiaTheme="minorEastAsia" w:cstheme="minorBidi"/>
            <w:noProof/>
            <w:szCs w:val="22"/>
          </w:rPr>
          <w:tab/>
        </w:r>
        <w:r w:rsidR="00220A0A" w:rsidRPr="0009068F">
          <w:rPr>
            <w:rStyle w:val="Hyperlink"/>
            <w:rFonts w:eastAsiaTheme="majorEastAsia"/>
            <w:noProof/>
          </w:rPr>
          <w:t>WVD Management and Monitoring</w:t>
        </w:r>
        <w:r w:rsidR="00220A0A">
          <w:rPr>
            <w:noProof/>
            <w:webHidden/>
          </w:rPr>
          <w:tab/>
        </w:r>
        <w:r w:rsidR="00220A0A">
          <w:rPr>
            <w:noProof/>
            <w:webHidden/>
          </w:rPr>
          <w:fldChar w:fldCharType="begin"/>
        </w:r>
        <w:r w:rsidR="00220A0A">
          <w:rPr>
            <w:noProof/>
            <w:webHidden/>
          </w:rPr>
          <w:instrText xml:space="preserve"> PAGEREF _Toc43321915 \h </w:instrText>
        </w:r>
        <w:r w:rsidR="00220A0A">
          <w:rPr>
            <w:noProof/>
            <w:webHidden/>
          </w:rPr>
        </w:r>
        <w:r w:rsidR="00220A0A">
          <w:rPr>
            <w:noProof/>
            <w:webHidden/>
          </w:rPr>
          <w:fldChar w:fldCharType="separate"/>
        </w:r>
        <w:r w:rsidR="00220A0A">
          <w:rPr>
            <w:noProof/>
            <w:webHidden/>
          </w:rPr>
          <w:t>35</w:t>
        </w:r>
        <w:r w:rsidR="00220A0A">
          <w:rPr>
            <w:noProof/>
            <w:webHidden/>
          </w:rPr>
          <w:fldChar w:fldCharType="end"/>
        </w:r>
      </w:hyperlink>
    </w:p>
    <w:p w14:paraId="41BDA5A1" w14:textId="7112BBC5" w:rsidR="00220A0A" w:rsidRDefault="00F55797">
      <w:pPr>
        <w:pStyle w:val="TOC3"/>
        <w:tabs>
          <w:tab w:val="left" w:pos="1320"/>
          <w:tab w:val="right" w:leader="dot" w:pos="10423"/>
        </w:tabs>
        <w:rPr>
          <w:rFonts w:eastAsiaTheme="minorEastAsia" w:cstheme="minorBidi"/>
          <w:noProof/>
          <w:szCs w:val="22"/>
        </w:rPr>
      </w:pPr>
      <w:hyperlink w:anchor="_Toc43321916" w:history="1">
        <w:r w:rsidR="00220A0A" w:rsidRPr="0009068F">
          <w:rPr>
            <w:rStyle w:val="Hyperlink"/>
            <w:rFonts w:eastAsiaTheme="majorEastAsia"/>
            <w:noProof/>
          </w:rPr>
          <w:t>2.6.2</w:t>
        </w:r>
        <w:r w:rsidR="00220A0A">
          <w:rPr>
            <w:rFonts w:eastAsiaTheme="minorEastAsia" w:cstheme="minorBidi"/>
            <w:noProof/>
            <w:szCs w:val="22"/>
          </w:rPr>
          <w:tab/>
        </w:r>
        <w:r w:rsidR="00220A0A" w:rsidRPr="0009068F">
          <w:rPr>
            <w:rStyle w:val="Hyperlink"/>
            <w:rFonts w:eastAsiaTheme="majorEastAsia"/>
            <w:noProof/>
          </w:rPr>
          <w:t>Patch Management</w:t>
        </w:r>
        <w:r w:rsidR="00220A0A">
          <w:rPr>
            <w:noProof/>
            <w:webHidden/>
          </w:rPr>
          <w:tab/>
        </w:r>
        <w:r w:rsidR="00220A0A">
          <w:rPr>
            <w:noProof/>
            <w:webHidden/>
          </w:rPr>
          <w:fldChar w:fldCharType="begin"/>
        </w:r>
        <w:r w:rsidR="00220A0A">
          <w:rPr>
            <w:noProof/>
            <w:webHidden/>
          </w:rPr>
          <w:instrText xml:space="preserve"> PAGEREF _Toc43321916 \h </w:instrText>
        </w:r>
        <w:r w:rsidR="00220A0A">
          <w:rPr>
            <w:noProof/>
            <w:webHidden/>
          </w:rPr>
        </w:r>
        <w:r w:rsidR="00220A0A">
          <w:rPr>
            <w:noProof/>
            <w:webHidden/>
          </w:rPr>
          <w:fldChar w:fldCharType="separate"/>
        </w:r>
        <w:r w:rsidR="00220A0A">
          <w:rPr>
            <w:noProof/>
            <w:webHidden/>
          </w:rPr>
          <w:t>36</w:t>
        </w:r>
        <w:r w:rsidR="00220A0A">
          <w:rPr>
            <w:noProof/>
            <w:webHidden/>
          </w:rPr>
          <w:fldChar w:fldCharType="end"/>
        </w:r>
      </w:hyperlink>
    </w:p>
    <w:p w14:paraId="2387E69C" w14:textId="3F14DDB2" w:rsidR="00220A0A" w:rsidRDefault="00F55797">
      <w:pPr>
        <w:pStyle w:val="TOC1"/>
        <w:rPr>
          <w:rFonts w:eastAsiaTheme="minorEastAsia" w:cstheme="minorBidi"/>
          <w:noProof/>
          <w:szCs w:val="22"/>
        </w:rPr>
      </w:pPr>
      <w:hyperlink w:anchor="_Toc43321917" w:history="1">
        <w:r w:rsidR="00220A0A" w:rsidRPr="0009068F">
          <w:rPr>
            <w:rStyle w:val="Hyperlink"/>
            <w:rFonts w:eastAsiaTheme="majorEastAsia"/>
            <w:noProof/>
          </w:rPr>
          <w:t>3.</w:t>
        </w:r>
        <w:r w:rsidR="00220A0A">
          <w:rPr>
            <w:rFonts w:eastAsiaTheme="minorEastAsia" w:cstheme="minorBidi"/>
            <w:noProof/>
            <w:szCs w:val="22"/>
          </w:rPr>
          <w:tab/>
        </w:r>
        <w:r w:rsidR="00220A0A" w:rsidRPr="0009068F">
          <w:rPr>
            <w:rStyle w:val="Hyperlink"/>
            <w:rFonts w:eastAsiaTheme="majorEastAsia"/>
            <w:noProof/>
          </w:rPr>
          <w:t>Appendix A – Technical References</w:t>
        </w:r>
        <w:r w:rsidR="00220A0A">
          <w:rPr>
            <w:noProof/>
            <w:webHidden/>
          </w:rPr>
          <w:tab/>
        </w:r>
        <w:r w:rsidR="00220A0A">
          <w:rPr>
            <w:noProof/>
            <w:webHidden/>
          </w:rPr>
          <w:fldChar w:fldCharType="begin"/>
        </w:r>
        <w:r w:rsidR="00220A0A">
          <w:rPr>
            <w:noProof/>
            <w:webHidden/>
          </w:rPr>
          <w:instrText xml:space="preserve"> PAGEREF _Toc43321917 \h </w:instrText>
        </w:r>
        <w:r w:rsidR="00220A0A">
          <w:rPr>
            <w:noProof/>
            <w:webHidden/>
          </w:rPr>
        </w:r>
        <w:r w:rsidR="00220A0A">
          <w:rPr>
            <w:noProof/>
            <w:webHidden/>
          </w:rPr>
          <w:fldChar w:fldCharType="separate"/>
        </w:r>
        <w:r w:rsidR="00220A0A">
          <w:rPr>
            <w:noProof/>
            <w:webHidden/>
          </w:rPr>
          <w:t>36</w:t>
        </w:r>
        <w:r w:rsidR="00220A0A">
          <w:rPr>
            <w:noProof/>
            <w:webHidden/>
          </w:rPr>
          <w:fldChar w:fldCharType="end"/>
        </w:r>
      </w:hyperlink>
    </w:p>
    <w:p w14:paraId="2FA6AF56" w14:textId="68E3D9D9" w:rsidR="00220A0A" w:rsidRDefault="00F55797">
      <w:pPr>
        <w:pStyle w:val="TOC1"/>
        <w:rPr>
          <w:rFonts w:eastAsiaTheme="minorEastAsia" w:cstheme="minorBidi"/>
          <w:noProof/>
          <w:szCs w:val="22"/>
        </w:rPr>
      </w:pPr>
      <w:hyperlink w:anchor="_Toc43321918" w:history="1">
        <w:r w:rsidR="00220A0A" w:rsidRPr="0009068F">
          <w:rPr>
            <w:rStyle w:val="Hyperlink"/>
            <w:rFonts w:ascii="Calibri Light" w:eastAsia="Calibri Light" w:hAnsi="Calibri Light" w:cs="Calibri Light"/>
            <w:noProof/>
          </w:rPr>
          <w:t>4.</w:t>
        </w:r>
        <w:r w:rsidR="00220A0A">
          <w:rPr>
            <w:rFonts w:eastAsiaTheme="minorEastAsia" w:cstheme="minorBidi"/>
            <w:noProof/>
            <w:szCs w:val="22"/>
          </w:rPr>
          <w:tab/>
        </w:r>
        <w:r w:rsidR="00220A0A" w:rsidRPr="0009068F">
          <w:rPr>
            <w:rStyle w:val="Hyperlink"/>
            <w:rFonts w:eastAsiaTheme="majorEastAsia"/>
            <w:noProof/>
          </w:rPr>
          <w:t>Deleted Content</w:t>
        </w:r>
        <w:r w:rsidR="00220A0A">
          <w:rPr>
            <w:noProof/>
            <w:webHidden/>
          </w:rPr>
          <w:tab/>
        </w:r>
        <w:r w:rsidR="00220A0A">
          <w:rPr>
            <w:noProof/>
            <w:webHidden/>
          </w:rPr>
          <w:fldChar w:fldCharType="begin"/>
        </w:r>
        <w:r w:rsidR="00220A0A">
          <w:rPr>
            <w:noProof/>
            <w:webHidden/>
          </w:rPr>
          <w:instrText xml:space="preserve"> PAGEREF _Toc43321918 \h </w:instrText>
        </w:r>
        <w:r w:rsidR="00220A0A">
          <w:rPr>
            <w:noProof/>
            <w:webHidden/>
          </w:rPr>
        </w:r>
        <w:r w:rsidR="00220A0A">
          <w:rPr>
            <w:noProof/>
            <w:webHidden/>
          </w:rPr>
          <w:fldChar w:fldCharType="separate"/>
        </w:r>
        <w:r w:rsidR="00220A0A">
          <w:rPr>
            <w:noProof/>
            <w:webHidden/>
          </w:rPr>
          <w:t>36</w:t>
        </w:r>
        <w:r w:rsidR="00220A0A">
          <w:rPr>
            <w:noProof/>
            <w:webHidden/>
          </w:rPr>
          <w:fldChar w:fldCharType="end"/>
        </w:r>
      </w:hyperlink>
    </w:p>
    <w:p w14:paraId="5B093C63" w14:textId="2E6BE9F5" w:rsidR="00106CAD" w:rsidRDefault="00106CAD" w:rsidP="00A40854">
      <w:r>
        <w:rPr>
          <w:b/>
          <w:bCs/>
          <w:noProof/>
        </w:rPr>
        <w:fldChar w:fldCharType="end"/>
      </w:r>
    </w:p>
    <w:p w14:paraId="3A79BB65" w14:textId="77777777" w:rsidR="007040F6" w:rsidRDefault="007040F6" w:rsidP="7940C2C6">
      <w:pPr>
        <w:spacing w:after="160" w:line="259" w:lineRule="auto"/>
        <w:rPr>
          <w:rFonts w:ascii="Calibri Light" w:eastAsiaTheme="majorEastAsia" w:hAnsi="Calibri Light" w:cs="Calibri Light"/>
          <w:color w:val="0078D4"/>
          <w:sz w:val="30"/>
          <w:szCs w:val="30"/>
        </w:rPr>
      </w:pPr>
      <w:r w:rsidRPr="7940C2C6">
        <w:rPr>
          <w:rFonts w:ascii="Calibri Light" w:eastAsiaTheme="majorEastAsia" w:hAnsi="Calibri Light" w:cs="Calibri Light"/>
          <w:color w:val="0078D4"/>
          <w:sz w:val="30"/>
          <w:szCs w:val="30"/>
        </w:rPr>
        <w:br w:type="page"/>
      </w:r>
    </w:p>
    <w:p w14:paraId="2A584377" w14:textId="09E1C5C1" w:rsidR="007040F6" w:rsidRDefault="007040F6" w:rsidP="00FC7B42">
      <w:pPr>
        <w:pStyle w:val="Title"/>
        <w:spacing w:after="120"/>
        <w:contextualSpacing w:val="0"/>
        <w:jc w:val="center"/>
        <w:rPr>
          <w:rFonts w:ascii="Calibri Light" w:hAnsi="Calibri Light"/>
          <w:color w:val="0078D4"/>
          <w:sz w:val="28"/>
          <w:szCs w:val="28"/>
        </w:rPr>
      </w:pPr>
      <w:r w:rsidRPr="7940C2C6">
        <w:rPr>
          <w:rFonts w:ascii="Calibri Light" w:hAnsi="Calibri Light"/>
          <w:color w:val="0078D4"/>
          <w:sz w:val="28"/>
          <w:szCs w:val="28"/>
        </w:rPr>
        <w:lastRenderedPageBreak/>
        <w:t>Version history</w:t>
      </w:r>
    </w:p>
    <w:tbl>
      <w:tblPr>
        <w:tblStyle w:val="ListTable3-Accent1"/>
        <w:tblW w:w="3528"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631"/>
        <w:gridCol w:w="2180"/>
        <w:gridCol w:w="2539"/>
      </w:tblGrid>
      <w:tr w:rsidR="007040F6" w14:paraId="5C9331F8" w14:textId="77777777" w:rsidTr="00FC7B42">
        <w:trPr>
          <w:cnfStyle w:val="100000000000" w:firstRow="1" w:lastRow="0" w:firstColumn="0" w:lastColumn="0" w:oddVBand="0" w:evenVBand="0" w:oddHBand="0" w:evenHBand="0" w:firstRowFirstColumn="0" w:firstRowLastColumn="0" w:lastRowFirstColumn="0" w:lastRowLastColumn="0"/>
          <w:jc w:val="center"/>
        </w:trPr>
        <w:tc>
          <w:tcPr>
            <w:tcW w:w="1790" w:type="pct"/>
            <w:shd w:val="clear" w:color="auto" w:fill="505050"/>
            <w:hideMark/>
          </w:tcPr>
          <w:p w14:paraId="1720EB79" w14:textId="77777777" w:rsidR="007040F6" w:rsidRDefault="007040F6">
            <w:pPr>
              <w:pStyle w:val="Heading4"/>
              <w:numPr>
                <w:ilvl w:val="2"/>
                <w:numId w:val="0"/>
              </w:numPr>
              <w:jc w:val="center"/>
              <w:outlineLvl w:val="3"/>
              <w:rPr>
                <w:rFonts w:ascii="Calibri Light" w:hAnsi="Calibri Light"/>
                <w:b w:val="0"/>
                <w:bCs w:val="0"/>
                <w:color w:val="FFFFFF" w:themeColor="background1"/>
                <w:sz w:val="24"/>
              </w:rPr>
              <w:pPrChange w:id="0" w:author="Unknown" w:date="2020-05-11T11:44:00Z">
                <w:pPr>
                  <w:pStyle w:val="Heading4"/>
                  <w:outlineLvl w:val="3"/>
                </w:pPr>
              </w:pPrChange>
            </w:pPr>
            <w:bookmarkStart w:id="1" w:name="_Ref27989318"/>
            <w:r w:rsidRPr="7940C2C6">
              <w:rPr>
                <w:rFonts w:ascii="Calibri Light" w:hAnsi="Calibri Light"/>
                <w:b w:val="0"/>
                <w:bCs w:val="0"/>
                <w:color w:val="FFFFFF" w:themeColor="background1"/>
                <w:sz w:val="24"/>
              </w:rPr>
              <w:t>Version</w:t>
            </w:r>
            <w:bookmarkEnd w:id="1"/>
          </w:p>
        </w:tc>
        <w:tc>
          <w:tcPr>
            <w:tcW w:w="1483" w:type="pct"/>
            <w:shd w:val="clear" w:color="auto" w:fill="505050"/>
            <w:hideMark/>
          </w:tcPr>
          <w:p w14:paraId="64F6401F" w14:textId="77777777" w:rsidR="007040F6" w:rsidRDefault="007040F6">
            <w:pPr>
              <w:pStyle w:val="Heading4"/>
              <w:numPr>
                <w:ilvl w:val="2"/>
                <w:numId w:val="0"/>
              </w:numPr>
              <w:jc w:val="center"/>
              <w:outlineLvl w:val="3"/>
              <w:rPr>
                <w:rFonts w:ascii="Calibri Light" w:hAnsi="Calibri Light"/>
                <w:b w:val="0"/>
                <w:bCs w:val="0"/>
                <w:color w:val="FFFFFF" w:themeColor="background1"/>
                <w:sz w:val="24"/>
              </w:rPr>
              <w:pPrChange w:id="2" w:author="Unknown" w:date="2020-05-11T11:44:00Z">
                <w:pPr>
                  <w:pStyle w:val="Heading4"/>
                  <w:outlineLvl w:val="3"/>
                </w:pPr>
              </w:pPrChange>
            </w:pPr>
            <w:r w:rsidRPr="7940C2C6">
              <w:rPr>
                <w:rFonts w:ascii="Calibri Light" w:hAnsi="Calibri Light"/>
                <w:b w:val="0"/>
                <w:bCs w:val="0"/>
                <w:color w:val="FFFFFF" w:themeColor="background1"/>
                <w:sz w:val="24"/>
              </w:rPr>
              <w:t>Changes</w:t>
            </w:r>
          </w:p>
        </w:tc>
        <w:tc>
          <w:tcPr>
            <w:tcW w:w="1727" w:type="pct"/>
            <w:shd w:val="clear" w:color="auto" w:fill="505050"/>
            <w:hideMark/>
          </w:tcPr>
          <w:p w14:paraId="5606C3D2" w14:textId="77777777" w:rsidR="007040F6" w:rsidRDefault="007040F6">
            <w:pPr>
              <w:pStyle w:val="Heading4"/>
              <w:numPr>
                <w:ilvl w:val="2"/>
                <w:numId w:val="0"/>
              </w:numPr>
              <w:jc w:val="center"/>
              <w:outlineLvl w:val="3"/>
              <w:rPr>
                <w:rFonts w:ascii="Calibri Light" w:hAnsi="Calibri Light"/>
                <w:b w:val="0"/>
                <w:bCs w:val="0"/>
                <w:color w:val="FFFFFF" w:themeColor="background1"/>
                <w:sz w:val="24"/>
              </w:rPr>
              <w:pPrChange w:id="3" w:author="Unknown" w:date="2020-05-11T11:45:00Z">
                <w:pPr>
                  <w:pStyle w:val="Heading4"/>
                  <w:outlineLvl w:val="3"/>
                </w:pPr>
              </w:pPrChange>
            </w:pPr>
            <w:r w:rsidRPr="7940C2C6">
              <w:rPr>
                <w:rFonts w:ascii="Calibri Light" w:hAnsi="Calibri Light"/>
                <w:b w:val="0"/>
                <w:bCs w:val="0"/>
                <w:color w:val="FFFFFF" w:themeColor="background1"/>
                <w:sz w:val="24"/>
              </w:rPr>
              <w:t>Date</w:t>
            </w:r>
          </w:p>
        </w:tc>
      </w:tr>
      <w:tr w:rsidR="007040F6" w14:paraId="44C86F2E" w14:textId="77777777" w:rsidTr="00FC7B42">
        <w:trPr>
          <w:cnfStyle w:val="000000100000" w:firstRow="0" w:lastRow="0" w:firstColumn="0" w:lastColumn="0" w:oddVBand="0" w:evenVBand="0" w:oddHBand="1" w:evenHBand="0" w:firstRowFirstColumn="0" w:firstRowLastColumn="0" w:lastRowFirstColumn="0" w:lastRowLastColumn="0"/>
          <w:jc w:val="center"/>
        </w:trPr>
        <w:tc>
          <w:tcPr>
            <w:tcW w:w="1790" w:type="pct"/>
            <w:shd w:val="clear" w:color="auto" w:fill="E6E6E6"/>
            <w:tcMar>
              <w:top w:w="58" w:type="dxa"/>
              <w:left w:w="115" w:type="dxa"/>
              <w:bottom w:w="58" w:type="dxa"/>
              <w:right w:w="115" w:type="dxa"/>
            </w:tcMar>
            <w:vAlign w:val="center"/>
            <w:hideMark/>
          </w:tcPr>
          <w:p w14:paraId="15F0D967" w14:textId="77777777" w:rsidR="007040F6" w:rsidRDefault="007040F6" w:rsidP="009839E8">
            <w:pPr>
              <w:spacing w:after="0"/>
              <w:jc w:val="center"/>
              <w:rPr>
                <w:rFonts w:ascii="Calibri Light" w:hAnsi="Calibri Light"/>
              </w:rPr>
            </w:pPr>
            <w:r w:rsidRPr="7940C2C6">
              <w:rPr>
                <w:rFonts w:ascii="Calibri Light" w:hAnsi="Calibri Light"/>
              </w:rPr>
              <w:t>0.1</w:t>
            </w:r>
          </w:p>
        </w:tc>
        <w:tc>
          <w:tcPr>
            <w:tcW w:w="1483" w:type="pct"/>
            <w:shd w:val="clear" w:color="auto" w:fill="E6E6E6"/>
            <w:tcMar>
              <w:top w:w="58" w:type="dxa"/>
              <w:left w:w="115" w:type="dxa"/>
              <w:bottom w:w="58" w:type="dxa"/>
              <w:right w:w="115" w:type="dxa"/>
            </w:tcMar>
            <w:vAlign w:val="center"/>
            <w:hideMark/>
          </w:tcPr>
          <w:p w14:paraId="53D103E2" w14:textId="77777777" w:rsidR="007040F6" w:rsidRDefault="007040F6" w:rsidP="009839E8">
            <w:pPr>
              <w:spacing w:after="0"/>
              <w:jc w:val="center"/>
              <w:rPr>
                <w:rFonts w:ascii="Calibri Light" w:hAnsi="Calibri Light"/>
              </w:rPr>
            </w:pPr>
            <w:r w:rsidRPr="7940C2C6">
              <w:rPr>
                <w:rFonts w:ascii="Calibri Light" w:hAnsi="Calibri Light"/>
              </w:rPr>
              <w:t>Initial Release</w:t>
            </w:r>
          </w:p>
        </w:tc>
        <w:tc>
          <w:tcPr>
            <w:tcW w:w="1727" w:type="pct"/>
            <w:shd w:val="clear" w:color="auto" w:fill="E6E6E6"/>
            <w:tcMar>
              <w:top w:w="58" w:type="dxa"/>
              <w:left w:w="115" w:type="dxa"/>
              <w:bottom w:w="58" w:type="dxa"/>
              <w:right w:w="115" w:type="dxa"/>
            </w:tcMar>
            <w:vAlign w:val="center"/>
            <w:hideMark/>
          </w:tcPr>
          <w:p w14:paraId="148EC92D" w14:textId="2A03F635" w:rsidR="007040F6" w:rsidRDefault="007040F6" w:rsidP="009839E8">
            <w:pPr>
              <w:spacing w:after="0"/>
              <w:jc w:val="center"/>
              <w:rPr>
                <w:rFonts w:ascii="Calibri Light" w:hAnsi="Calibri Light"/>
              </w:rPr>
            </w:pPr>
            <w:r w:rsidRPr="7940C2C6">
              <w:rPr>
                <w:rFonts w:ascii="Calibri Light" w:hAnsi="Calibri Light"/>
              </w:rPr>
              <w:t>April 2020</w:t>
            </w:r>
          </w:p>
        </w:tc>
      </w:tr>
    </w:tbl>
    <w:p w14:paraId="585E1B84" w14:textId="77777777" w:rsidR="007040F6" w:rsidRDefault="007040F6" w:rsidP="007040F6">
      <w:pPr>
        <w:pStyle w:val="Title"/>
        <w:rPr>
          <w:rFonts w:ascii="Calibri Light" w:hAnsi="Calibri Light"/>
          <w:color w:val="1074B5"/>
          <w:sz w:val="28"/>
          <w:szCs w:val="28"/>
        </w:rPr>
      </w:pPr>
    </w:p>
    <w:p w14:paraId="2D526EB2" w14:textId="77777777" w:rsidR="007040F6" w:rsidRPr="001375C2" w:rsidRDefault="007040F6" w:rsidP="00FC7B42">
      <w:pPr>
        <w:pStyle w:val="Title"/>
        <w:spacing w:after="120" w:line="360" w:lineRule="auto"/>
        <w:contextualSpacing w:val="0"/>
        <w:jc w:val="both"/>
        <w:rPr>
          <w:rFonts w:ascii="Segoe UI" w:hAnsi="Segoe UI" w:cs="Segoe UI"/>
          <w:color w:val="0078D4"/>
          <w:sz w:val="22"/>
          <w:szCs w:val="20"/>
        </w:rPr>
      </w:pPr>
      <w:r w:rsidRPr="001375C2">
        <w:rPr>
          <w:rFonts w:ascii="Segoe UI" w:hAnsi="Segoe UI" w:cs="Segoe UI"/>
          <w:color w:val="0078D4"/>
          <w:sz w:val="22"/>
          <w:szCs w:val="20"/>
        </w:rPr>
        <w:t>Disclaimer</w:t>
      </w:r>
    </w:p>
    <w:p w14:paraId="4E6D710A" w14:textId="77777777" w:rsidR="007040F6" w:rsidRPr="00214586" w:rsidRDefault="007040F6" w:rsidP="001375C2">
      <w:pPr>
        <w:spacing w:after="0" w:line="276" w:lineRule="auto"/>
        <w:jc w:val="both"/>
        <w:rPr>
          <w:rFonts w:ascii="Segoe UI" w:hAnsi="Segoe UI" w:cs="Segoe UI"/>
          <w:sz w:val="20"/>
          <w:szCs w:val="20"/>
        </w:rPr>
      </w:pPr>
      <w:r w:rsidRPr="00214586">
        <w:rPr>
          <w:rFonts w:ascii="Segoe UI" w:hAnsi="Segoe UI" w:cs="Segoe UI"/>
          <w:sz w:val="20"/>
          <w:szCs w:val="20"/>
        </w:rPr>
        <w:t xml:space="preserve">© 2020 Microsoft Corporation. All rights reserved. This document is provided "as-is." Information and views expressed in this document, including URL and other Internet Web site references, may change without notice. </w:t>
      </w:r>
    </w:p>
    <w:p w14:paraId="57966652" w14:textId="77777777" w:rsidR="007040F6" w:rsidRPr="00214586" w:rsidRDefault="007040F6" w:rsidP="001375C2">
      <w:pPr>
        <w:spacing w:line="276" w:lineRule="auto"/>
        <w:jc w:val="both"/>
        <w:rPr>
          <w:rFonts w:ascii="Segoe UI" w:hAnsi="Segoe UI" w:cs="Segoe UI"/>
          <w:sz w:val="20"/>
          <w:szCs w:val="20"/>
        </w:rPr>
      </w:pPr>
      <w:r w:rsidRPr="00214586">
        <w:rPr>
          <w:rFonts w:ascii="Segoe UI" w:hAnsi="Segoe UI" w:cs="Segoe UI"/>
          <w:sz w:val="20"/>
          <w:szCs w:val="20"/>
        </w:rPr>
        <w:t xml:space="preserve">This document does not provide you with any legal rights to any intellectual property in any Microsoft product. Microsoft customers and partners may copy, use and share these materials for planning, deployment and adoption of Microsoft Cloud Adoption Methodology.  </w:t>
      </w:r>
    </w:p>
    <w:p w14:paraId="194C8319" w14:textId="35EAFD24" w:rsidR="007040F6" w:rsidRPr="001375C2" w:rsidRDefault="007040F6" w:rsidP="00FC7B42">
      <w:pPr>
        <w:spacing w:before="360" w:after="120" w:line="360" w:lineRule="auto"/>
        <w:jc w:val="both"/>
        <w:rPr>
          <w:rFonts w:ascii="Segoe UI" w:hAnsi="Segoe UI" w:cs="Segoe UI"/>
          <w:b/>
          <w:bCs/>
        </w:rPr>
      </w:pPr>
      <w:r w:rsidRPr="001375C2">
        <w:rPr>
          <w:rFonts w:ascii="Segoe UI" w:hAnsi="Segoe UI" w:cs="Segoe UI"/>
          <w:b/>
          <w:bCs/>
        </w:rPr>
        <w:t xml:space="preserve">MICROSOFT MAKES NO WARRANTIES, EXPRESS OR IMPLIED, IN THIS DOCUMENT </w:t>
      </w:r>
    </w:p>
    <w:p w14:paraId="7BB6F7BE" w14:textId="12465B0E" w:rsidR="007040F6" w:rsidRPr="00214586" w:rsidRDefault="007040F6" w:rsidP="001375C2">
      <w:pPr>
        <w:spacing w:line="276" w:lineRule="auto"/>
        <w:jc w:val="both"/>
        <w:rPr>
          <w:rFonts w:ascii="Segoe UI" w:hAnsi="Segoe UI" w:cs="Segoe UI"/>
          <w:sz w:val="20"/>
        </w:rPr>
      </w:pPr>
      <w:r w:rsidRPr="00214586">
        <w:rPr>
          <w:rFonts w:ascii="Segoe UI" w:hAnsi="Segoe UI" w:cs="Segoe UI"/>
          <w:sz w:val="20"/>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2019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354B2936" w14:textId="77777777" w:rsidR="007040F6" w:rsidRPr="001375C2" w:rsidRDefault="007040F6" w:rsidP="00FC7B42">
      <w:pPr>
        <w:pStyle w:val="Title"/>
        <w:spacing w:after="120" w:line="360" w:lineRule="auto"/>
        <w:jc w:val="both"/>
        <w:rPr>
          <w:rFonts w:ascii="Segoe UI" w:hAnsi="Segoe UI" w:cs="Segoe UI"/>
          <w:color w:val="0078D4"/>
          <w:sz w:val="22"/>
          <w:szCs w:val="28"/>
        </w:rPr>
      </w:pPr>
      <w:r w:rsidRPr="001375C2">
        <w:rPr>
          <w:rFonts w:ascii="Segoe UI" w:hAnsi="Segoe UI" w:cs="Segoe UI"/>
          <w:color w:val="0078D4"/>
          <w:sz w:val="22"/>
          <w:szCs w:val="28"/>
        </w:rPr>
        <w:t>We look forward to your feedback!</w:t>
      </w:r>
    </w:p>
    <w:p w14:paraId="150C5B54" w14:textId="78B97F1F" w:rsidR="007040F6" w:rsidRPr="00214586" w:rsidRDefault="001025ED" w:rsidP="001375C2">
      <w:pPr>
        <w:spacing w:line="276" w:lineRule="auto"/>
        <w:jc w:val="both"/>
        <w:rPr>
          <w:rFonts w:ascii="Segoe UI" w:hAnsi="Segoe UI" w:cs="Segoe UI"/>
        </w:rPr>
      </w:pPr>
      <w:r w:rsidRPr="00214586">
        <w:rPr>
          <w:rFonts w:ascii="Segoe UI" w:hAnsi="Segoe UI" w:cs="Segoe UI"/>
        </w:rPr>
        <w:t xml:space="preserve">Thank you for your continued trust and partnership. The resources within this toolkit will be iteratively improved upon based on product releases as well as direct feedback from delivered engagements. We encourage you to provide feedback to help us improve our products and toolkits. Please use the feedback process available through following web site: </w:t>
      </w:r>
      <w:hyperlink r:id="rId12" w:history="1">
        <w:r w:rsidRPr="00214586">
          <w:rPr>
            <w:rStyle w:val="Hyperlink"/>
            <w:rFonts w:ascii="Segoe UI" w:eastAsiaTheme="majorEastAsia" w:hAnsi="Segoe UI" w:cs="Segoe UI"/>
          </w:rPr>
          <w:t>http://aka.ms/cafenablementkit</w:t>
        </w:r>
      </w:hyperlink>
      <w:r w:rsidR="007040F6" w:rsidRPr="00214586">
        <w:rPr>
          <w:rFonts w:ascii="Segoe UI" w:hAnsi="Segoe UI" w:cs="Segoe UI"/>
        </w:rPr>
        <w:br w:type="page"/>
      </w:r>
    </w:p>
    <w:p w14:paraId="16186099" w14:textId="369A9C2E" w:rsidR="007040F6" w:rsidRDefault="007040F6" w:rsidP="001337CD">
      <w:pPr>
        <w:pStyle w:val="Heading1"/>
        <w:numPr>
          <w:ilvl w:val="0"/>
          <w:numId w:val="90"/>
        </w:numPr>
        <w:spacing w:after="120"/>
        <w:ind w:left="360"/>
      </w:pPr>
      <w:bookmarkStart w:id="4" w:name="_Toc36582369"/>
      <w:bookmarkStart w:id="5" w:name="_Toc43321886"/>
      <w:r>
        <w:lastRenderedPageBreak/>
        <w:t>Introduction</w:t>
      </w:r>
      <w:bookmarkEnd w:id="4"/>
      <w:bookmarkEnd w:id="5"/>
    </w:p>
    <w:p w14:paraId="606D579F" w14:textId="2FC5983D" w:rsidR="007040F6" w:rsidRPr="001375C2" w:rsidRDefault="00414CDC" w:rsidP="001375C2">
      <w:pPr>
        <w:spacing w:line="276" w:lineRule="auto"/>
        <w:jc w:val="both"/>
        <w:rPr>
          <w:rFonts w:ascii="Segoe UI" w:hAnsi="Segoe UI" w:cs="Segoe UI"/>
          <w:color w:val="171717"/>
          <w:sz w:val="20"/>
          <w:shd w:val="clear" w:color="auto" w:fill="FFFFFF"/>
          <w:rPrChange w:id="6" w:author="Prasad Paluri" w:date="2020-05-11T11:52:00Z">
            <w:rPr>
              <w:rFonts w:ascii="Calibri Light" w:hAnsi="Calibri Light"/>
              <w:color w:val="171717"/>
              <w:sz w:val="24"/>
              <w:shd w:val="clear" w:color="auto" w:fill="FFFFFF"/>
            </w:rPr>
          </w:rPrChange>
        </w:rPr>
      </w:pPr>
      <w:r w:rsidRPr="001375C2">
        <w:rPr>
          <w:rFonts w:ascii="Segoe UI" w:eastAsia="Segoe UI" w:hAnsi="Segoe UI" w:cs="Segoe UI"/>
          <w:sz w:val="20"/>
        </w:rPr>
        <w:t xml:space="preserve">This </w:t>
      </w:r>
      <w:r w:rsidR="007040F6" w:rsidRPr="001375C2">
        <w:rPr>
          <w:rFonts w:ascii="Segoe UI" w:eastAsia="Segoe UI" w:hAnsi="Segoe UI" w:cs="Segoe UI"/>
          <w:sz w:val="20"/>
          <w:rPrChange w:id="7" w:author="Prasad Paluri" w:date="2020-05-11T11:52:00Z">
            <w:rPr>
              <w:rFonts w:ascii="Calibri Light" w:eastAsia="Segoe UI" w:hAnsi="Calibri Light"/>
            </w:rPr>
          </w:rPrChange>
        </w:rPr>
        <w:t xml:space="preserve">document </w:t>
      </w:r>
      <w:r w:rsidR="000517DE">
        <w:rPr>
          <w:rFonts w:ascii="Segoe UI" w:eastAsia="Segoe UI" w:hAnsi="Segoe UI" w:cs="Segoe UI"/>
          <w:sz w:val="20"/>
        </w:rPr>
        <w:t>will</w:t>
      </w:r>
      <w:r w:rsidR="007040F6" w:rsidRPr="001375C2">
        <w:rPr>
          <w:rFonts w:ascii="Segoe UI" w:eastAsia="Segoe UI" w:hAnsi="Segoe UI" w:cs="Segoe UI"/>
          <w:sz w:val="20"/>
          <w:rPrChange w:id="8" w:author="Prasad Paluri" w:date="2020-05-11T11:52:00Z">
            <w:rPr>
              <w:rFonts w:ascii="Calibri Light" w:eastAsia="Segoe UI" w:hAnsi="Calibri Light"/>
            </w:rPr>
          </w:rPrChange>
        </w:rPr>
        <w:t xml:space="preserve"> provide partners and customers </w:t>
      </w:r>
      <w:r w:rsidRPr="001375C2">
        <w:rPr>
          <w:rFonts w:ascii="Segoe UI" w:eastAsia="Segoe UI" w:hAnsi="Segoe UI" w:cs="Segoe UI"/>
          <w:sz w:val="20"/>
        </w:rPr>
        <w:t xml:space="preserve">guidance </w:t>
      </w:r>
      <w:r w:rsidR="007040F6" w:rsidRPr="001375C2">
        <w:rPr>
          <w:rFonts w:ascii="Segoe UI" w:eastAsia="Segoe UI" w:hAnsi="Segoe UI" w:cs="Segoe UI"/>
          <w:sz w:val="20"/>
          <w:rPrChange w:id="9" w:author="Prasad Paluri" w:date="2020-05-11T11:52:00Z">
            <w:rPr>
              <w:rFonts w:ascii="Calibri Light" w:eastAsia="Segoe UI" w:hAnsi="Calibri Light"/>
            </w:rPr>
          </w:rPrChange>
        </w:rPr>
        <w:t xml:space="preserve">to </w:t>
      </w:r>
      <w:r w:rsidR="000260CC" w:rsidRPr="001375C2">
        <w:rPr>
          <w:rFonts w:ascii="Segoe UI" w:eastAsia="Segoe UI" w:hAnsi="Segoe UI" w:cs="Segoe UI"/>
          <w:sz w:val="20"/>
        </w:rPr>
        <w:t xml:space="preserve">deploy and </w:t>
      </w:r>
      <w:r w:rsidR="007040F6" w:rsidRPr="001375C2">
        <w:rPr>
          <w:rFonts w:ascii="Segoe UI" w:eastAsia="Segoe UI" w:hAnsi="Segoe UI" w:cs="Segoe UI"/>
          <w:sz w:val="20"/>
          <w:rPrChange w:id="10" w:author="Prasad Paluri" w:date="2020-05-11T11:52:00Z">
            <w:rPr>
              <w:rFonts w:ascii="Calibri Light" w:eastAsia="Segoe UI" w:hAnsi="Calibri Light"/>
            </w:rPr>
          </w:rPrChange>
        </w:rPr>
        <w:t>manage Windows Virtual Desktop deployment in Azure</w:t>
      </w:r>
      <w:r w:rsidR="001E031E" w:rsidRPr="001375C2">
        <w:rPr>
          <w:rFonts w:ascii="Segoe UI" w:eastAsia="Segoe UI" w:hAnsi="Segoe UI" w:cs="Segoe UI"/>
          <w:sz w:val="20"/>
        </w:rPr>
        <w:t xml:space="preserve"> in alignment to Cloud Adoption Framework</w:t>
      </w:r>
      <w:r w:rsidR="00B90349">
        <w:rPr>
          <w:rFonts w:ascii="Segoe UI" w:eastAsia="Segoe UI" w:hAnsi="Segoe UI" w:cs="Segoe UI"/>
          <w:sz w:val="20"/>
        </w:rPr>
        <w:t xml:space="preserve"> </w:t>
      </w:r>
      <w:r w:rsidR="00934666">
        <w:rPr>
          <w:rFonts w:ascii="Segoe UI" w:eastAsia="Segoe UI" w:hAnsi="Segoe UI" w:cs="Segoe UI"/>
          <w:sz w:val="20"/>
        </w:rPr>
        <w:t>(CAF)</w:t>
      </w:r>
      <w:r w:rsidR="00292528" w:rsidRPr="001375C2">
        <w:rPr>
          <w:rFonts w:ascii="Segoe UI" w:eastAsia="Segoe UI" w:hAnsi="Segoe UI" w:cs="Segoe UI"/>
          <w:sz w:val="20"/>
        </w:rPr>
        <w:t xml:space="preserve">. </w:t>
      </w:r>
      <w:bookmarkStart w:id="11" w:name="_Toc485821999"/>
      <w:bookmarkStart w:id="12" w:name="_Toc485800719"/>
      <w:bookmarkStart w:id="13" w:name="_Toc485716987"/>
      <w:r w:rsidR="007040F6" w:rsidRPr="001375C2">
        <w:rPr>
          <w:rFonts w:ascii="Segoe UI" w:hAnsi="Segoe UI" w:cs="Segoe UI"/>
          <w:color w:val="171717"/>
          <w:sz w:val="20"/>
          <w:shd w:val="clear" w:color="auto" w:fill="FFFFFF"/>
          <w:rPrChange w:id="14" w:author="Prasad Paluri" w:date="2020-05-11T11:52:00Z">
            <w:rPr>
              <w:rFonts w:ascii="Calibri Light" w:hAnsi="Calibri Light"/>
              <w:color w:val="171717"/>
              <w:sz w:val="24"/>
              <w:shd w:val="clear" w:color="auto" w:fill="FFFFFF"/>
            </w:rPr>
          </w:rPrChange>
        </w:rPr>
        <w:t xml:space="preserve">This guide </w:t>
      </w:r>
      <w:r w:rsidR="00390805" w:rsidRPr="001375C2">
        <w:rPr>
          <w:rFonts w:ascii="Segoe UI" w:hAnsi="Segoe UI" w:cs="Segoe UI"/>
          <w:color w:val="171717"/>
          <w:sz w:val="20"/>
          <w:shd w:val="clear" w:color="auto" w:fill="FFFFFF"/>
        </w:rPr>
        <w:t xml:space="preserve">is structured according to the </w:t>
      </w:r>
      <w:r w:rsidR="0036737B" w:rsidRPr="001375C2">
        <w:rPr>
          <w:rFonts w:ascii="Segoe UI" w:hAnsi="Segoe UI" w:cs="Segoe UI"/>
          <w:color w:val="171717"/>
          <w:sz w:val="20"/>
          <w:shd w:val="clear" w:color="auto" w:fill="FFFFFF"/>
        </w:rPr>
        <w:t>phases</w:t>
      </w:r>
      <w:r w:rsidR="00390805" w:rsidRPr="001375C2">
        <w:rPr>
          <w:rFonts w:ascii="Segoe UI" w:hAnsi="Segoe UI" w:cs="Segoe UI"/>
          <w:color w:val="171717"/>
          <w:sz w:val="20"/>
          <w:shd w:val="clear" w:color="auto" w:fill="FFFFFF"/>
        </w:rPr>
        <w:t xml:space="preserve"> of Cloud Adoption Framework</w:t>
      </w:r>
      <w:r w:rsidR="002366DD" w:rsidRPr="001375C2">
        <w:rPr>
          <w:rFonts w:ascii="Segoe UI" w:hAnsi="Segoe UI" w:cs="Segoe UI"/>
          <w:color w:val="171717"/>
          <w:sz w:val="20"/>
          <w:shd w:val="clear" w:color="auto" w:fill="FFFFFF"/>
        </w:rPr>
        <w:t>;</w:t>
      </w:r>
      <w:r w:rsidR="00D378C5" w:rsidRPr="001375C2">
        <w:rPr>
          <w:rFonts w:ascii="Segoe UI" w:hAnsi="Segoe UI" w:cs="Segoe UI"/>
          <w:color w:val="171717"/>
          <w:sz w:val="20"/>
          <w:shd w:val="clear" w:color="auto" w:fill="FFFFFF"/>
        </w:rPr>
        <w:t xml:space="preserve"> detailing the work that needs to happen </w:t>
      </w:r>
      <w:r w:rsidR="0020650C" w:rsidRPr="001375C2">
        <w:rPr>
          <w:rFonts w:ascii="Segoe UI" w:hAnsi="Segoe UI" w:cs="Segoe UI"/>
          <w:color w:val="171717"/>
          <w:sz w:val="20"/>
          <w:shd w:val="clear" w:color="auto" w:fill="FFFFFF"/>
        </w:rPr>
        <w:t xml:space="preserve">in each CAF phase </w:t>
      </w:r>
      <w:r w:rsidR="00D378C5" w:rsidRPr="001375C2">
        <w:rPr>
          <w:rFonts w:ascii="Segoe UI" w:hAnsi="Segoe UI" w:cs="Segoe UI"/>
          <w:color w:val="171717"/>
          <w:sz w:val="20"/>
          <w:shd w:val="clear" w:color="auto" w:fill="FFFFFF"/>
        </w:rPr>
        <w:t>for a successful WVD deployment</w:t>
      </w:r>
      <w:r w:rsidR="00323C1E" w:rsidRPr="001375C2">
        <w:rPr>
          <w:rFonts w:ascii="Segoe UI" w:hAnsi="Segoe UI" w:cs="Segoe UI"/>
          <w:color w:val="171717"/>
          <w:sz w:val="20"/>
          <w:shd w:val="clear" w:color="auto" w:fill="FFFFFF"/>
        </w:rPr>
        <w:t>.</w:t>
      </w:r>
      <w:r w:rsidR="001337CD">
        <w:rPr>
          <w:rFonts w:ascii="Segoe UI" w:hAnsi="Segoe UI" w:cs="Segoe UI"/>
          <w:color w:val="171717"/>
          <w:sz w:val="20"/>
          <w:shd w:val="clear" w:color="auto" w:fill="FFFFFF"/>
        </w:rPr>
        <w:t xml:space="preserve"> In this section, we will discuss the audience intended to refer this document, a brief on WVD deployment and CAF introduction.</w:t>
      </w:r>
    </w:p>
    <w:p w14:paraId="22D47DB5" w14:textId="77777777" w:rsidR="007040F6" w:rsidRPr="005C14DD" w:rsidRDefault="221BF5AF">
      <w:pPr>
        <w:spacing w:after="80"/>
        <w:rPr>
          <w:sz w:val="20"/>
          <w:rPrChange w:id="15" w:author="Prasad Paluri" w:date="2020-05-11T11:52:00Z">
            <w:rPr>
              <w:rFonts w:ascii="Calibri Light" w:hAnsi="Calibri Light"/>
              <w:lang w:eastAsia="ja-JP"/>
            </w:rPr>
          </w:rPrChange>
        </w:rPr>
        <w:pPrChange w:id="16" w:author="Prasad Paluri" w:date="2020-05-11T11:50:00Z">
          <w:pPr>
            <w:pStyle w:val="Heading2"/>
            <w:numPr>
              <w:numId w:val="0"/>
            </w:numPr>
            <w:spacing w:after="0" w:line="256" w:lineRule="auto"/>
            <w:ind w:left="0" w:firstLine="0"/>
          </w:pPr>
        </w:pPrChange>
      </w:pPr>
      <w:bookmarkStart w:id="17" w:name="_Toc36582371"/>
      <w:r w:rsidRPr="005C14DD">
        <w:rPr>
          <w:b/>
          <w:bCs/>
          <w:sz w:val="24"/>
          <w:szCs w:val="28"/>
          <w:rPrChange w:id="18" w:author="Prasad Paluri" w:date="2020-05-11T11:52:00Z">
            <w:rPr>
              <w:rFonts w:ascii="Calibri Light" w:hAnsi="Calibri Light"/>
            </w:rPr>
          </w:rPrChange>
        </w:rPr>
        <w:t>Audience</w:t>
      </w:r>
      <w:bookmarkEnd w:id="11"/>
      <w:bookmarkEnd w:id="12"/>
      <w:bookmarkEnd w:id="13"/>
      <w:bookmarkEnd w:id="17"/>
    </w:p>
    <w:p w14:paraId="4CE74260" w14:textId="3BBC9C4C" w:rsidR="007040F6" w:rsidRPr="001375C2" w:rsidRDefault="007040F6" w:rsidP="00E4394F">
      <w:pPr>
        <w:spacing w:line="276" w:lineRule="auto"/>
        <w:jc w:val="both"/>
        <w:rPr>
          <w:rFonts w:ascii="Segoe UI" w:eastAsia="Segoe UI" w:hAnsi="Segoe UI" w:cs="Segoe UI"/>
          <w:sz w:val="20"/>
          <w:rPrChange w:id="19" w:author="Prasad Paluri" w:date="2020-05-11T11:52:00Z">
            <w:rPr>
              <w:rFonts w:ascii="Calibri Light" w:hAnsi="Calibri Light"/>
              <w:color w:val="171717"/>
              <w:sz w:val="24"/>
              <w:shd w:val="clear" w:color="auto" w:fill="FFFFFF"/>
            </w:rPr>
          </w:rPrChange>
        </w:rPr>
      </w:pPr>
      <w:r w:rsidRPr="001375C2">
        <w:rPr>
          <w:rFonts w:ascii="Segoe UI" w:eastAsia="Segoe UI" w:hAnsi="Segoe UI" w:cs="Segoe UI"/>
          <w:sz w:val="20"/>
          <w:rPrChange w:id="20" w:author="Prasad Paluri" w:date="2020-05-11T11:52:00Z">
            <w:rPr>
              <w:rFonts w:ascii="Calibri Light" w:hAnsi="Calibri Light"/>
              <w:color w:val="171717"/>
              <w:sz w:val="24"/>
              <w:shd w:val="clear" w:color="auto" w:fill="FFFFFF"/>
            </w:rPr>
          </w:rPrChange>
        </w:rPr>
        <w:t xml:space="preserve">This document is primarily intended for Azure Specialists, Cloud Solution Architects, Technical Pre-Sales Teams and related stakeholders, primarily form Partner and Customer Organizations who are going to build </w:t>
      </w:r>
      <w:r w:rsidR="00232C2C" w:rsidRPr="001375C2">
        <w:rPr>
          <w:rFonts w:ascii="Segoe UI" w:eastAsia="Segoe UI" w:hAnsi="Segoe UI" w:cs="Segoe UI"/>
          <w:sz w:val="20"/>
          <w:rPrChange w:id="21" w:author="Prasad Paluri" w:date="2020-05-11T11:52:00Z">
            <w:rPr>
              <w:rFonts w:ascii="Calibri Light" w:hAnsi="Calibri Light"/>
              <w:color w:val="171717"/>
              <w:sz w:val="24"/>
              <w:shd w:val="clear" w:color="auto" w:fill="FFFFFF"/>
            </w:rPr>
          </w:rPrChange>
        </w:rPr>
        <w:t>adopt or migration Windows Virtual Desktop.</w:t>
      </w:r>
      <w:r w:rsidRPr="001375C2">
        <w:rPr>
          <w:rFonts w:ascii="Segoe UI" w:eastAsia="Segoe UI" w:hAnsi="Segoe UI" w:cs="Segoe UI"/>
          <w:sz w:val="20"/>
          <w:rPrChange w:id="22" w:author="Prasad Paluri" w:date="2020-05-11T11:52:00Z">
            <w:rPr>
              <w:rFonts w:ascii="Calibri Light" w:hAnsi="Calibri Light"/>
              <w:color w:val="171717"/>
              <w:sz w:val="24"/>
              <w:shd w:val="clear" w:color="auto" w:fill="FFFFFF"/>
            </w:rPr>
          </w:rPrChange>
        </w:rPr>
        <w:t xml:space="preserve">  </w:t>
      </w:r>
      <w:r w:rsidR="00232C2C" w:rsidRPr="001375C2">
        <w:rPr>
          <w:rFonts w:ascii="Segoe UI" w:eastAsia="Segoe UI" w:hAnsi="Segoe UI" w:cs="Segoe UI"/>
          <w:sz w:val="20"/>
          <w:rPrChange w:id="23" w:author="Prasad Paluri" w:date="2020-05-11T11:52:00Z">
            <w:rPr>
              <w:rFonts w:ascii="Calibri Light" w:hAnsi="Calibri Light"/>
              <w:color w:val="171717"/>
              <w:sz w:val="24"/>
              <w:shd w:val="clear" w:color="auto" w:fill="FFFFFF"/>
            </w:rPr>
          </w:rPrChange>
        </w:rPr>
        <w:t>T</w:t>
      </w:r>
      <w:r w:rsidRPr="001375C2">
        <w:rPr>
          <w:rFonts w:ascii="Segoe UI" w:eastAsia="Segoe UI" w:hAnsi="Segoe UI" w:cs="Segoe UI"/>
          <w:sz w:val="20"/>
          <w:rPrChange w:id="24" w:author="Prasad Paluri" w:date="2020-05-11T11:52:00Z">
            <w:rPr>
              <w:rFonts w:ascii="Calibri Light" w:hAnsi="Calibri Light"/>
              <w:color w:val="171717"/>
              <w:sz w:val="24"/>
              <w:shd w:val="clear" w:color="auto" w:fill="FFFFFF"/>
            </w:rPr>
          </w:rPrChange>
        </w:rPr>
        <w:t xml:space="preserve">his document helps them with the key </w:t>
      </w:r>
      <w:r w:rsidR="00232C2C" w:rsidRPr="001375C2">
        <w:rPr>
          <w:rFonts w:ascii="Segoe UI" w:eastAsia="Segoe UI" w:hAnsi="Segoe UI" w:cs="Segoe UI"/>
          <w:sz w:val="20"/>
          <w:rPrChange w:id="25" w:author="Prasad Paluri" w:date="2020-05-11T11:52:00Z">
            <w:rPr>
              <w:rFonts w:ascii="Calibri Light" w:hAnsi="Calibri Light"/>
              <w:color w:val="171717"/>
              <w:sz w:val="24"/>
              <w:shd w:val="clear" w:color="auto" w:fill="FFFFFF"/>
            </w:rPr>
          </w:rPrChange>
        </w:rPr>
        <w:t>phases in CAF framework that</w:t>
      </w:r>
      <w:r w:rsidRPr="001375C2">
        <w:rPr>
          <w:rFonts w:ascii="Segoe UI" w:eastAsia="Segoe UI" w:hAnsi="Segoe UI" w:cs="Segoe UI"/>
          <w:sz w:val="20"/>
          <w:rPrChange w:id="26" w:author="Prasad Paluri" w:date="2020-05-11T11:52:00Z">
            <w:rPr>
              <w:rFonts w:ascii="Calibri Light" w:hAnsi="Calibri Light"/>
              <w:color w:val="171717"/>
              <w:sz w:val="24"/>
              <w:shd w:val="clear" w:color="auto" w:fill="FFFFFF"/>
            </w:rPr>
          </w:rPrChange>
        </w:rPr>
        <w:t xml:space="preserve"> need</w:t>
      </w:r>
      <w:r w:rsidR="00232C2C" w:rsidRPr="001375C2">
        <w:rPr>
          <w:rFonts w:ascii="Segoe UI" w:eastAsia="Segoe UI" w:hAnsi="Segoe UI" w:cs="Segoe UI"/>
          <w:sz w:val="20"/>
          <w:rPrChange w:id="27" w:author="Prasad Paluri" w:date="2020-05-11T11:52:00Z">
            <w:rPr>
              <w:rFonts w:ascii="Calibri Light" w:hAnsi="Calibri Light"/>
              <w:color w:val="171717"/>
              <w:sz w:val="24"/>
              <w:shd w:val="clear" w:color="auto" w:fill="FFFFFF"/>
            </w:rPr>
          </w:rPrChange>
        </w:rPr>
        <w:t>s</w:t>
      </w:r>
      <w:r w:rsidRPr="001375C2">
        <w:rPr>
          <w:rFonts w:ascii="Segoe UI" w:eastAsia="Segoe UI" w:hAnsi="Segoe UI" w:cs="Segoe UI"/>
          <w:sz w:val="20"/>
          <w:rPrChange w:id="28" w:author="Prasad Paluri" w:date="2020-05-11T11:52:00Z">
            <w:rPr>
              <w:rFonts w:ascii="Calibri Light" w:hAnsi="Calibri Light"/>
              <w:color w:val="171717"/>
              <w:sz w:val="24"/>
              <w:shd w:val="clear" w:color="auto" w:fill="FFFFFF"/>
            </w:rPr>
          </w:rPrChange>
        </w:rPr>
        <w:t xml:space="preserve"> to </w:t>
      </w:r>
      <w:r w:rsidR="00232C2C" w:rsidRPr="001375C2">
        <w:rPr>
          <w:rFonts w:ascii="Segoe UI" w:eastAsia="Segoe UI" w:hAnsi="Segoe UI" w:cs="Segoe UI"/>
          <w:sz w:val="20"/>
          <w:rPrChange w:id="29" w:author="Prasad Paluri" w:date="2020-05-11T11:52:00Z">
            <w:rPr>
              <w:rFonts w:ascii="Calibri Light" w:hAnsi="Calibri Light"/>
              <w:color w:val="171717"/>
              <w:sz w:val="24"/>
              <w:shd w:val="clear" w:color="auto" w:fill="FFFFFF"/>
            </w:rPr>
          </w:rPrChange>
        </w:rPr>
        <w:t xml:space="preserve">be </w:t>
      </w:r>
      <w:r w:rsidRPr="001375C2">
        <w:rPr>
          <w:rFonts w:ascii="Segoe UI" w:eastAsia="Segoe UI" w:hAnsi="Segoe UI" w:cs="Segoe UI"/>
          <w:sz w:val="20"/>
          <w:rPrChange w:id="30" w:author="Prasad Paluri" w:date="2020-05-11T11:52:00Z">
            <w:rPr>
              <w:rFonts w:ascii="Calibri Light" w:hAnsi="Calibri Light"/>
              <w:color w:val="171717"/>
              <w:sz w:val="24"/>
              <w:shd w:val="clear" w:color="auto" w:fill="FFFFFF"/>
            </w:rPr>
          </w:rPrChange>
        </w:rPr>
        <w:t>consider</w:t>
      </w:r>
      <w:r w:rsidR="00232C2C" w:rsidRPr="001375C2">
        <w:rPr>
          <w:rFonts w:ascii="Segoe UI" w:eastAsia="Segoe UI" w:hAnsi="Segoe UI" w:cs="Segoe UI"/>
          <w:sz w:val="20"/>
          <w:rPrChange w:id="31" w:author="Prasad Paluri" w:date="2020-05-11T11:52:00Z">
            <w:rPr>
              <w:rFonts w:ascii="Calibri Light" w:hAnsi="Calibri Light"/>
              <w:color w:val="171717"/>
              <w:sz w:val="24"/>
              <w:shd w:val="clear" w:color="auto" w:fill="FFFFFF"/>
            </w:rPr>
          </w:rPrChange>
        </w:rPr>
        <w:t xml:space="preserve"> </w:t>
      </w:r>
      <w:r w:rsidRPr="001375C2">
        <w:rPr>
          <w:rFonts w:ascii="Segoe UI" w:eastAsia="Segoe UI" w:hAnsi="Segoe UI" w:cs="Segoe UI"/>
          <w:sz w:val="20"/>
          <w:rPrChange w:id="32" w:author="Prasad Paluri" w:date="2020-05-11T11:52:00Z">
            <w:rPr>
              <w:rFonts w:ascii="Calibri Light" w:hAnsi="Calibri Light"/>
              <w:color w:val="171717"/>
              <w:sz w:val="24"/>
              <w:shd w:val="clear" w:color="auto" w:fill="FFFFFF"/>
            </w:rPr>
          </w:rPrChange>
        </w:rPr>
        <w:t xml:space="preserve">and follow based on their </w:t>
      </w:r>
      <w:r w:rsidR="00232C2C" w:rsidRPr="001375C2">
        <w:rPr>
          <w:rFonts w:ascii="Segoe UI" w:eastAsia="Segoe UI" w:hAnsi="Segoe UI" w:cs="Segoe UI"/>
          <w:sz w:val="20"/>
          <w:rPrChange w:id="33" w:author="Prasad Paluri" w:date="2020-05-11T11:52:00Z">
            <w:rPr>
              <w:rFonts w:ascii="Calibri Light" w:hAnsi="Calibri Light"/>
              <w:color w:val="171717"/>
              <w:sz w:val="24"/>
              <w:shd w:val="clear" w:color="auto" w:fill="FFFFFF"/>
            </w:rPr>
          </w:rPrChange>
        </w:rPr>
        <w:t xml:space="preserve">business needs and </w:t>
      </w:r>
      <w:r w:rsidRPr="001375C2">
        <w:rPr>
          <w:rFonts w:ascii="Segoe UI" w:eastAsia="Segoe UI" w:hAnsi="Segoe UI" w:cs="Segoe UI"/>
          <w:sz w:val="20"/>
          <w:rPrChange w:id="34" w:author="Prasad Paluri" w:date="2020-05-11T11:52:00Z">
            <w:rPr>
              <w:rFonts w:ascii="Calibri Light" w:hAnsi="Calibri Light"/>
              <w:color w:val="171717"/>
              <w:sz w:val="24"/>
              <w:shd w:val="clear" w:color="auto" w:fill="FFFFFF"/>
            </w:rPr>
          </w:rPrChange>
        </w:rPr>
        <w:t xml:space="preserve">customer requirements necessary to successfully </w:t>
      </w:r>
      <w:r w:rsidR="00232C2C" w:rsidRPr="001375C2">
        <w:rPr>
          <w:rFonts w:ascii="Segoe UI" w:eastAsia="Segoe UI" w:hAnsi="Segoe UI" w:cs="Segoe UI"/>
          <w:sz w:val="20"/>
          <w:rPrChange w:id="35" w:author="Prasad Paluri" w:date="2020-05-11T11:52:00Z">
            <w:rPr>
              <w:rFonts w:ascii="Calibri Light" w:hAnsi="Calibri Light"/>
              <w:color w:val="171717"/>
              <w:sz w:val="24"/>
              <w:shd w:val="clear" w:color="auto" w:fill="FFFFFF"/>
            </w:rPr>
          </w:rPrChange>
        </w:rPr>
        <w:t>implement</w:t>
      </w:r>
      <w:r w:rsidRPr="001375C2">
        <w:rPr>
          <w:rFonts w:ascii="Segoe UI" w:eastAsia="Segoe UI" w:hAnsi="Segoe UI" w:cs="Segoe UI"/>
          <w:sz w:val="20"/>
          <w:rPrChange w:id="36" w:author="Prasad Paluri" w:date="2020-05-11T11:52:00Z">
            <w:rPr>
              <w:rFonts w:ascii="Calibri Light" w:hAnsi="Calibri Light"/>
              <w:color w:val="171717"/>
              <w:sz w:val="24"/>
              <w:shd w:val="clear" w:color="auto" w:fill="FFFFFF"/>
            </w:rPr>
          </w:rPrChange>
        </w:rPr>
        <w:t xml:space="preserve"> the</w:t>
      </w:r>
      <w:r w:rsidR="00232C2C" w:rsidRPr="001375C2">
        <w:rPr>
          <w:rFonts w:ascii="Segoe UI" w:eastAsia="Segoe UI" w:hAnsi="Segoe UI" w:cs="Segoe UI"/>
          <w:sz w:val="20"/>
          <w:rPrChange w:id="37" w:author="Prasad Paluri" w:date="2020-05-11T11:52:00Z">
            <w:rPr>
              <w:rFonts w:ascii="Calibri Light" w:hAnsi="Calibri Light"/>
              <w:color w:val="171717"/>
              <w:sz w:val="24"/>
              <w:shd w:val="clear" w:color="auto" w:fill="FFFFFF"/>
            </w:rPr>
          </w:rPrChange>
        </w:rPr>
        <w:t xml:space="preserve"> WVD</w:t>
      </w:r>
      <w:r w:rsidRPr="001375C2">
        <w:rPr>
          <w:rFonts w:ascii="Segoe UI" w:eastAsia="Segoe UI" w:hAnsi="Segoe UI" w:cs="Segoe UI"/>
          <w:sz w:val="20"/>
          <w:rPrChange w:id="38" w:author="Prasad Paluri" w:date="2020-05-11T11:52:00Z">
            <w:rPr>
              <w:rFonts w:ascii="Calibri Light" w:hAnsi="Calibri Light"/>
              <w:color w:val="171717"/>
              <w:sz w:val="24"/>
              <w:shd w:val="clear" w:color="auto" w:fill="FFFFFF"/>
            </w:rPr>
          </w:rPrChange>
        </w:rPr>
        <w:t>.</w:t>
      </w:r>
    </w:p>
    <w:p w14:paraId="7B857A07" w14:textId="77777777" w:rsidR="007040F6" w:rsidRPr="00E4394F" w:rsidRDefault="221BF5AF">
      <w:pPr>
        <w:spacing w:after="80"/>
        <w:rPr>
          <w:bCs/>
          <w:sz w:val="24"/>
          <w:szCs w:val="28"/>
          <w:rPrChange w:id="39" w:author="Prasad Paluri" w:date="2020-05-11T11:52:00Z">
            <w:rPr>
              <w:rFonts w:ascii="Calibri Light" w:hAnsi="Calibri Light"/>
            </w:rPr>
          </w:rPrChange>
        </w:rPr>
        <w:pPrChange w:id="40" w:author="Prasad Paluri" w:date="2020-05-11T11:50:00Z">
          <w:pPr>
            <w:pStyle w:val="Heading2"/>
            <w:numPr>
              <w:numId w:val="0"/>
            </w:numPr>
            <w:spacing w:after="0" w:line="256" w:lineRule="auto"/>
            <w:ind w:left="0" w:firstLine="0"/>
          </w:pPr>
        </w:pPrChange>
      </w:pPr>
      <w:bookmarkStart w:id="41" w:name="_Toc36582373"/>
      <w:bookmarkStart w:id="42" w:name="_Toc36538867"/>
      <w:r w:rsidRPr="005C14DD">
        <w:rPr>
          <w:b/>
          <w:bCs/>
          <w:sz w:val="24"/>
          <w:szCs w:val="28"/>
          <w:rPrChange w:id="43" w:author="Prasad Paluri" w:date="2020-05-11T11:52:00Z">
            <w:rPr>
              <w:rFonts w:ascii="Calibri Light" w:hAnsi="Calibri Light"/>
            </w:rPr>
          </w:rPrChange>
        </w:rPr>
        <w:t>WVD Deployments</w:t>
      </w:r>
      <w:bookmarkEnd w:id="41"/>
      <w:bookmarkEnd w:id="42"/>
    </w:p>
    <w:p w14:paraId="5E2B27EF" w14:textId="680EC5C3" w:rsidR="00D97590" w:rsidRDefault="007040F6" w:rsidP="00B90349">
      <w:pPr>
        <w:spacing w:line="276" w:lineRule="auto"/>
        <w:jc w:val="both"/>
        <w:rPr>
          <w:rFonts w:ascii="Segoe UI" w:eastAsia="Segoe UI" w:hAnsi="Segoe UI" w:cs="Segoe UI"/>
          <w:sz w:val="20"/>
        </w:rPr>
      </w:pPr>
      <w:r w:rsidRPr="00021D95">
        <w:rPr>
          <w:rFonts w:ascii="Segoe UI" w:eastAsia="Segoe UI" w:hAnsi="Segoe UI" w:cs="Segoe UI"/>
          <w:sz w:val="20"/>
          <w:rPrChange w:id="44" w:author="Prasad Paluri" w:date="2020-05-11T11:52:00Z">
            <w:rPr>
              <w:rFonts w:ascii="Calibri Light" w:hAnsi="Calibri Light"/>
              <w:sz w:val="24"/>
            </w:rPr>
          </w:rPrChange>
        </w:rPr>
        <w:t>A successful WVD engagement should consider the various implementation details like Networking, WVD Setup, Application Assessment, User Profile Management, Migration Scenarios (in case of migrating existing RDS implementations), Licensing Options, Management &amp; Monitoring Capabilities and Identity &amp; Security. This is by no means a complete list of all the implementation details, as each implementation is unique to the customer’s environment and needs. Th</w:t>
      </w:r>
      <w:r w:rsidR="000517DE">
        <w:rPr>
          <w:rFonts w:ascii="Segoe UI" w:eastAsia="Segoe UI" w:hAnsi="Segoe UI" w:cs="Segoe UI"/>
          <w:sz w:val="20"/>
        </w:rPr>
        <w:t>is</w:t>
      </w:r>
      <w:r w:rsidRPr="00021D95">
        <w:rPr>
          <w:rFonts w:ascii="Segoe UI" w:eastAsia="Segoe UI" w:hAnsi="Segoe UI" w:cs="Segoe UI"/>
          <w:sz w:val="20"/>
          <w:rPrChange w:id="45" w:author="Prasad Paluri" w:date="2020-05-11T11:52:00Z">
            <w:rPr>
              <w:rFonts w:ascii="Calibri Light" w:hAnsi="Calibri Light"/>
              <w:sz w:val="24"/>
            </w:rPr>
          </w:rPrChange>
        </w:rPr>
        <w:t xml:space="preserve"> document is only intended as a checklist and a starting point for the partner (or customer) team to customize the engagement as they see fit. </w:t>
      </w:r>
    </w:p>
    <w:p w14:paraId="052E98CA" w14:textId="77777777" w:rsidR="000517DE" w:rsidRPr="005C14DD" w:rsidRDefault="000517DE" w:rsidP="000517DE">
      <w:pPr>
        <w:spacing w:after="80"/>
        <w:rPr>
          <w:b/>
          <w:bCs/>
          <w:sz w:val="24"/>
          <w:szCs w:val="28"/>
        </w:rPr>
      </w:pPr>
      <w:r w:rsidRPr="005C14DD">
        <w:rPr>
          <w:b/>
          <w:bCs/>
          <w:sz w:val="24"/>
          <w:szCs w:val="28"/>
        </w:rPr>
        <w:t>Cloud Adoption Framework</w:t>
      </w:r>
    </w:p>
    <w:p w14:paraId="67A83FC4" w14:textId="73BD5798" w:rsidR="000517DE" w:rsidRPr="00021D95" w:rsidRDefault="000517DE" w:rsidP="000517DE">
      <w:pPr>
        <w:spacing w:line="276" w:lineRule="auto"/>
        <w:jc w:val="both"/>
        <w:rPr>
          <w:rFonts w:ascii="Segoe UI" w:eastAsia="Segoe UI" w:hAnsi="Segoe UI" w:cs="Segoe UI"/>
          <w:sz w:val="20"/>
        </w:rPr>
      </w:pPr>
      <w:r w:rsidRPr="00021D95">
        <w:rPr>
          <w:rFonts w:ascii="Segoe UI" w:eastAsia="Segoe UI" w:hAnsi="Segoe UI" w:cs="Segoe UI"/>
          <w:sz w:val="20"/>
        </w:rPr>
        <w:t>Let’s</w:t>
      </w:r>
      <w:commentRangeStart w:id="46"/>
      <w:commentRangeEnd w:id="46"/>
      <w:r w:rsidRPr="00021D95">
        <w:rPr>
          <w:rFonts w:ascii="Segoe UI" w:eastAsia="Segoe UI" w:hAnsi="Segoe UI" w:cs="Segoe UI"/>
          <w:sz w:val="20"/>
        </w:rPr>
        <w:commentReference w:id="46"/>
      </w:r>
      <w:r w:rsidRPr="00021D95">
        <w:rPr>
          <w:rFonts w:ascii="Segoe UI" w:eastAsia="Segoe UI" w:hAnsi="Segoe UI" w:cs="Segoe UI"/>
          <w:sz w:val="20"/>
        </w:rPr>
        <w:t xml:space="preserve"> start by understanding what is Cloud Adoption </w:t>
      </w:r>
      <w:commentRangeStart w:id="47"/>
      <w:r w:rsidRPr="00021D95">
        <w:rPr>
          <w:rFonts w:ascii="Segoe UI" w:eastAsia="Segoe UI" w:hAnsi="Segoe UI" w:cs="Segoe UI"/>
          <w:sz w:val="20"/>
        </w:rPr>
        <w:t>Framework</w:t>
      </w:r>
      <w:commentRangeEnd w:id="47"/>
      <w:r>
        <w:rPr>
          <w:rStyle w:val="CommentReference"/>
        </w:rPr>
        <w:commentReference w:id="47"/>
      </w:r>
      <w:r>
        <w:rPr>
          <w:rFonts w:ascii="Segoe UI" w:eastAsia="Segoe UI" w:hAnsi="Segoe UI" w:cs="Segoe UI"/>
          <w:sz w:val="20"/>
        </w:rPr>
        <w:t xml:space="preserve">. </w:t>
      </w:r>
      <w:r w:rsidRPr="00021D95">
        <w:rPr>
          <w:rFonts w:ascii="Segoe UI" w:eastAsia="Segoe UI" w:hAnsi="Segoe UI" w:cs="Segoe UI"/>
          <w:sz w:val="20"/>
          <w:rPrChange w:id="48" w:author="Prasad Paluri" w:date="2020-05-11T11:52:00Z">
            <w:rPr>
              <w:rFonts w:ascii="Calibri Light" w:hAnsi="Calibri Light"/>
              <w:sz w:val="24"/>
            </w:rPr>
          </w:rPrChange>
        </w:rPr>
        <w:t xml:space="preserve">Below is the outline of the key tasks typically required/recommended to successfully implement and execute the WVD </w:t>
      </w:r>
      <w:commentRangeStart w:id="49"/>
      <w:r w:rsidRPr="00021D95">
        <w:rPr>
          <w:rFonts w:ascii="Segoe UI" w:eastAsia="Segoe UI" w:hAnsi="Segoe UI" w:cs="Segoe UI"/>
          <w:sz w:val="20"/>
          <w:rPrChange w:id="50" w:author="Prasad Paluri" w:date="2020-05-11T11:52:00Z">
            <w:rPr>
              <w:rFonts w:ascii="Calibri Light" w:hAnsi="Calibri Light"/>
              <w:sz w:val="24"/>
            </w:rPr>
          </w:rPrChange>
        </w:rPr>
        <w:t>engagement</w:t>
      </w:r>
      <w:commentRangeEnd w:id="49"/>
      <w:r>
        <w:rPr>
          <w:rStyle w:val="CommentReference"/>
        </w:rPr>
        <w:commentReference w:id="49"/>
      </w:r>
      <w:r w:rsidRPr="00021D95">
        <w:rPr>
          <w:rFonts w:ascii="Segoe UI" w:eastAsia="Segoe UI" w:hAnsi="Segoe UI" w:cs="Segoe UI"/>
          <w:sz w:val="20"/>
          <w:rPrChange w:id="51" w:author="Prasad Paluri" w:date="2020-05-11T11:52:00Z">
            <w:rPr>
              <w:rFonts w:ascii="Calibri Light" w:hAnsi="Calibri Light"/>
              <w:sz w:val="24"/>
            </w:rPr>
          </w:rPrChange>
        </w:rPr>
        <w:t>.</w:t>
      </w:r>
    </w:p>
    <w:p w14:paraId="3CCD8DFE" w14:textId="313754F0" w:rsidR="007A0668" w:rsidRPr="00FE69C3" w:rsidRDefault="00D97590" w:rsidP="009839E8">
      <w:pPr>
        <w:pStyle w:val="Heading1"/>
        <w:numPr>
          <w:ilvl w:val="0"/>
          <w:numId w:val="90"/>
        </w:numPr>
        <w:spacing w:after="120"/>
        <w:ind w:left="360"/>
      </w:pPr>
      <w:bookmarkStart w:id="52" w:name="_Toc43321887"/>
      <w:r>
        <w:t xml:space="preserve">WVD - </w:t>
      </w:r>
      <w:r w:rsidR="007A0668">
        <w:t>Cloud Adoption Framework</w:t>
      </w:r>
      <w:bookmarkEnd w:id="52"/>
      <w:r w:rsidR="007A0668">
        <w:t xml:space="preserve"> </w:t>
      </w:r>
    </w:p>
    <w:p w14:paraId="7576F969"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53" w:name="_Toc40373978"/>
      <w:bookmarkStart w:id="54" w:name="_Toc40374024"/>
      <w:bookmarkStart w:id="55" w:name="_Toc40375104"/>
      <w:bookmarkStart w:id="56" w:name="_Toc40375907"/>
      <w:bookmarkStart w:id="57" w:name="_Toc40737225"/>
      <w:bookmarkStart w:id="58" w:name="_Toc40971965"/>
      <w:bookmarkStart w:id="59" w:name="_Toc40985549"/>
      <w:bookmarkStart w:id="60" w:name="_Toc41060033"/>
      <w:bookmarkStart w:id="61" w:name="_Toc41330949"/>
      <w:bookmarkStart w:id="62" w:name="_Toc41598385"/>
      <w:bookmarkStart w:id="63" w:name="_Toc41605901"/>
      <w:bookmarkStart w:id="64" w:name="_Toc43321888"/>
      <w:bookmarkEnd w:id="53"/>
      <w:bookmarkEnd w:id="54"/>
      <w:bookmarkEnd w:id="55"/>
      <w:bookmarkEnd w:id="56"/>
      <w:bookmarkEnd w:id="57"/>
      <w:bookmarkEnd w:id="58"/>
      <w:bookmarkEnd w:id="59"/>
      <w:bookmarkEnd w:id="60"/>
      <w:bookmarkEnd w:id="61"/>
      <w:bookmarkEnd w:id="62"/>
      <w:bookmarkEnd w:id="63"/>
      <w:bookmarkEnd w:id="64"/>
    </w:p>
    <w:p w14:paraId="0B7DE573" w14:textId="77777777" w:rsidR="00D91EC9" w:rsidRPr="00D91EC9" w:rsidRDefault="00D91EC9" w:rsidP="00D91EC9">
      <w:pPr>
        <w:pStyle w:val="ListParagraph"/>
        <w:keepNext/>
        <w:keepLines/>
        <w:numPr>
          <w:ilvl w:val="0"/>
          <w:numId w:val="9"/>
        </w:numPr>
        <w:tabs>
          <w:tab w:val="left" w:pos="540"/>
        </w:tabs>
        <w:spacing w:before="40"/>
        <w:contextualSpacing w:val="0"/>
        <w:outlineLvl w:val="1"/>
        <w:rPr>
          <w:rFonts w:ascii="Calibri" w:eastAsiaTheme="majorEastAsia" w:hAnsi="Calibri" w:cs="Segoe UI Light"/>
          <w:b/>
          <w:vanish/>
          <w:color w:val="0078D4"/>
          <w:sz w:val="28"/>
          <w:szCs w:val="26"/>
        </w:rPr>
      </w:pPr>
      <w:bookmarkStart w:id="65" w:name="_Toc40373979"/>
      <w:bookmarkStart w:id="66" w:name="_Toc40374025"/>
      <w:bookmarkStart w:id="67" w:name="_Toc40375105"/>
      <w:bookmarkStart w:id="68" w:name="_Toc40375908"/>
      <w:bookmarkStart w:id="69" w:name="_Toc40737226"/>
      <w:bookmarkStart w:id="70" w:name="_Toc40971966"/>
      <w:bookmarkStart w:id="71" w:name="_Toc40985550"/>
      <w:bookmarkStart w:id="72" w:name="_Toc41060034"/>
      <w:bookmarkStart w:id="73" w:name="_Toc41330950"/>
      <w:bookmarkStart w:id="74" w:name="_Toc41598386"/>
      <w:bookmarkStart w:id="75" w:name="_Toc41605902"/>
      <w:bookmarkStart w:id="76" w:name="_Toc43321889"/>
      <w:bookmarkEnd w:id="65"/>
      <w:bookmarkEnd w:id="66"/>
      <w:bookmarkEnd w:id="67"/>
      <w:bookmarkEnd w:id="68"/>
      <w:bookmarkEnd w:id="69"/>
      <w:bookmarkEnd w:id="70"/>
      <w:bookmarkEnd w:id="71"/>
      <w:bookmarkEnd w:id="72"/>
      <w:bookmarkEnd w:id="73"/>
      <w:bookmarkEnd w:id="74"/>
      <w:bookmarkEnd w:id="75"/>
      <w:bookmarkEnd w:id="76"/>
    </w:p>
    <w:p w14:paraId="3C30B8CE"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77" w:name="_Toc40375106"/>
      <w:bookmarkStart w:id="78" w:name="_Toc40375909"/>
      <w:bookmarkStart w:id="79" w:name="_Toc40737227"/>
      <w:bookmarkStart w:id="80" w:name="_Toc40971967"/>
      <w:bookmarkStart w:id="81" w:name="_Toc40985551"/>
      <w:bookmarkStart w:id="82" w:name="_Toc41060035"/>
      <w:bookmarkStart w:id="83" w:name="_Toc41330951"/>
      <w:bookmarkStart w:id="84" w:name="_Toc41598387"/>
      <w:bookmarkStart w:id="85" w:name="_Toc41605903"/>
      <w:bookmarkStart w:id="86" w:name="_Toc43321890"/>
      <w:bookmarkEnd w:id="77"/>
      <w:bookmarkEnd w:id="78"/>
      <w:bookmarkEnd w:id="79"/>
      <w:bookmarkEnd w:id="80"/>
      <w:bookmarkEnd w:id="81"/>
      <w:bookmarkEnd w:id="82"/>
      <w:bookmarkEnd w:id="83"/>
      <w:bookmarkEnd w:id="84"/>
      <w:bookmarkEnd w:id="85"/>
      <w:bookmarkEnd w:id="86"/>
    </w:p>
    <w:p w14:paraId="761AF8EA" w14:textId="77777777" w:rsidR="00203D8F" w:rsidRPr="00203D8F" w:rsidRDefault="00203D8F" w:rsidP="00203D8F">
      <w:pPr>
        <w:pStyle w:val="ListParagraph"/>
        <w:keepNext/>
        <w:keepLines/>
        <w:numPr>
          <w:ilvl w:val="0"/>
          <w:numId w:val="120"/>
        </w:numPr>
        <w:spacing w:before="240"/>
        <w:contextualSpacing w:val="0"/>
        <w:outlineLvl w:val="0"/>
        <w:rPr>
          <w:rFonts w:asciiTheme="majorHAnsi" w:eastAsiaTheme="majorEastAsia" w:hAnsiTheme="majorHAnsi" w:cstheme="majorBidi"/>
          <w:b/>
          <w:vanish/>
          <w:color w:val="0B5294" w:themeColor="accent1" w:themeShade="BF"/>
          <w:sz w:val="40"/>
          <w:szCs w:val="32"/>
        </w:rPr>
      </w:pPr>
      <w:bookmarkStart w:id="87" w:name="_Toc40375107"/>
      <w:bookmarkStart w:id="88" w:name="_Toc40375910"/>
      <w:bookmarkStart w:id="89" w:name="_Toc40737228"/>
      <w:bookmarkStart w:id="90" w:name="_Toc40971968"/>
      <w:bookmarkStart w:id="91" w:name="_Toc40985552"/>
      <w:bookmarkStart w:id="92" w:name="_Toc41060036"/>
      <w:bookmarkStart w:id="93" w:name="_Toc41330952"/>
      <w:bookmarkStart w:id="94" w:name="_Toc41598388"/>
      <w:bookmarkStart w:id="95" w:name="_Toc41605904"/>
      <w:bookmarkStart w:id="96" w:name="_Toc43321891"/>
      <w:bookmarkEnd w:id="87"/>
      <w:bookmarkEnd w:id="88"/>
      <w:bookmarkEnd w:id="89"/>
      <w:bookmarkEnd w:id="90"/>
      <w:bookmarkEnd w:id="91"/>
      <w:bookmarkEnd w:id="92"/>
      <w:bookmarkEnd w:id="93"/>
      <w:bookmarkEnd w:id="94"/>
      <w:bookmarkEnd w:id="95"/>
      <w:bookmarkEnd w:id="96"/>
    </w:p>
    <w:p w14:paraId="34CD1A32" w14:textId="342E7A6A" w:rsidR="007A0668" w:rsidRPr="00FE69C3" w:rsidRDefault="007A0668">
      <w:pPr>
        <w:pStyle w:val="Heading2"/>
        <w:spacing w:after="120"/>
        <w:pPrChange w:id="97" w:author="Prasad Paluri" w:date="2020-05-11T11:51:00Z">
          <w:pPr>
            <w:pStyle w:val="Heading2"/>
            <w:spacing w:before="0" w:line="259" w:lineRule="auto"/>
          </w:pPr>
        </w:pPrChange>
      </w:pPr>
      <w:bookmarkStart w:id="98" w:name="_Toc43321892"/>
      <w:r w:rsidRPr="00FE69C3">
        <w:t xml:space="preserve">Strategy </w:t>
      </w:r>
      <w:ins w:id="99" w:author="Prasad Paluri" w:date="2020-05-11T20:14:00Z">
        <w:r w:rsidR="3AE9D81E" w:rsidRPr="00FE69C3">
          <w:t>Phase</w:t>
        </w:r>
      </w:ins>
      <w:bookmarkEnd w:id="98"/>
    </w:p>
    <w:p w14:paraId="2B9E3205" w14:textId="77777777" w:rsidR="006B1DCD" w:rsidRDefault="007A0668" w:rsidP="00E4394F">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Documenting WVD Strategy will assist business stakeholders and technicians in understanding the organizational benefits that entail adopting WVD. This section will specifically discuss </w:t>
      </w:r>
      <w:r w:rsidR="006B1DCD">
        <w:rPr>
          <w:rFonts w:ascii="Segoe UI" w:eastAsia="Segoe UI" w:hAnsi="Segoe UI" w:cs="Segoe UI"/>
          <w:sz w:val="20"/>
        </w:rPr>
        <w:t>the following:</w:t>
      </w:r>
    </w:p>
    <w:p w14:paraId="7E0BB472" w14:textId="19F0A29F"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w:t>
      </w:r>
      <w:r w:rsidR="007A0668" w:rsidRPr="00E4394F">
        <w:rPr>
          <w:rFonts w:ascii="Segoe UI" w:eastAsia="Segoe UI" w:hAnsi="Segoe UI" w:cs="Segoe UI"/>
          <w:sz w:val="20"/>
        </w:rPr>
        <w:t xml:space="preserve">usiness </w:t>
      </w:r>
      <w:r w:rsidRPr="00E4394F">
        <w:rPr>
          <w:rFonts w:ascii="Segoe UI" w:eastAsia="Segoe UI" w:hAnsi="Segoe UI" w:cs="Segoe UI"/>
          <w:sz w:val="20"/>
        </w:rPr>
        <w:t>M</w:t>
      </w:r>
      <w:r w:rsidR="007A0668" w:rsidRPr="00E4394F">
        <w:rPr>
          <w:rFonts w:ascii="Segoe UI" w:eastAsia="Segoe UI" w:hAnsi="Segoe UI" w:cs="Segoe UI"/>
          <w:sz w:val="20"/>
        </w:rPr>
        <w:t xml:space="preserve">otivations </w:t>
      </w:r>
    </w:p>
    <w:p w14:paraId="4B89EFE7" w14:textId="77777777"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O</w:t>
      </w:r>
      <w:r w:rsidR="007A0668" w:rsidRPr="00E4394F">
        <w:rPr>
          <w:rFonts w:ascii="Segoe UI" w:eastAsia="Segoe UI" w:hAnsi="Segoe UI" w:cs="Segoe UI"/>
          <w:sz w:val="20"/>
        </w:rPr>
        <w:t>utcomes</w:t>
      </w:r>
    </w:p>
    <w:p w14:paraId="168297F1" w14:textId="68773CFC" w:rsidR="00C10C47"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Business J</w:t>
      </w:r>
      <w:r w:rsidR="007A0668" w:rsidRPr="00E4394F">
        <w:rPr>
          <w:rFonts w:ascii="Segoe UI" w:eastAsia="Segoe UI" w:hAnsi="Segoe UI" w:cs="Segoe UI"/>
          <w:sz w:val="20"/>
        </w:rPr>
        <w:t>ustifications associated with WVD adoption</w:t>
      </w:r>
    </w:p>
    <w:p w14:paraId="416B7CCB" w14:textId="2D3B2343" w:rsidR="00E4394F" w:rsidRPr="00E4394F" w:rsidRDefault="00E4394F" w:rsidP="00E4394F">
      <w:pPr>
        <w:pStyle w:val="ListParagraph"/>
        <w:numPr>
          <w:ilvl w:val="0"/>
          <w:numId w:val="217"/>
        </w:numPr>
        <w:jc w:val="both"/>
        <w:rPr>
          <w:rFonts w:ascii="Segoe UI" w:eastAsia="Segoe UI" w:hAnsi="Segoe UI" w:cs="Segoe UI"/>
          <w:sz w:val="20"/>
        </w:rPr>
      </w:pPr>
      <w:r w:rsidRPr="00E4394F">
        <w:rPr>
          <w:rFonts w:ascii="Segoe UI" w:eastAsia="Segoe UI" w:hAnsi="Segoe UI" w:cs="Segoe UI"/>
          <w:sz w:val="20"/>
        </w:rPr>
        <w:t>WVD First Project</w:t>
      </w:r>
    </w:p>
    <w:p w14:paraId="3EB94EA8" w14:textId="4D2174F6" w:rsidR="007A0668" w:rsidRPr="00AA1554" w:rsidRDefault="007A0668" w:rsidP="008310D3">
      <w:pPr>
        <w:pStyle w:val="Heading3"/>
      </w:pPr>
      <w:bookmarkStart w:id="100" w:name="_Toc43321893"/>
      <w:r w:rsidRPr="00AA1554">
        <w:t xml:space="preserve">Understanding </w:t>
      </w:r>
      <w:r w:rsidR="00AA1554">
        <w:t>B</w:t>
      </w:r>
      <w:r w:rsidRPr="00AA1554">
        <w:t xml:space="preserve">usiness </w:t>
      </w:r>
      <w:r w:rsidR="00AA1554">
        <w:t>M</w:t>
      </w:r>
      <w:r w:rsidRPr="00AA1554">
        <w:t>otivations</w:t>
      </w:r>
      <w:bookmarkEnd w:id="100"/>
    </w:p>
    <w:p w14:paraId="5E5A39BB" w14:textId="05E1EA51" w:rsidR="00BD3B0D" w:rsidRPr="00021D95" w:rsidRDefault="007A0668" w:rsidP="001337CD">
      <w:pPr>
        <w:spacing w:after="0" w:line="276" w:lineRule="auto"/>
        <w:jc w:val="both"/>
        <w:rPr>
          <w:rFonts w:ascii="Segoe UI" w:eastAsia="Segoe UI" w:hAnsi="Segoe UI" w:cs="Segoe UI"/>
          <w:sz w:val="20"/>
        </w:rPr>
      </w:pPr>
      <w:r w:rsidRPr="00021D95">
        <w:rPr>
          <w:rFonts w:ascii="Segoe UI" w:eastAsia="Segoe UI" w:hAnsi="Segoe UI" w:cs="Segoe UI"/>
          <w:sz w:val="20"/>
        </w:rPr>
        <w:t xml:space="preserve">Outlining the motivations for a business is crucial in order to construct an appropriate strategy. Business stakeholders should be included in the discussion and outlining of relevant business motivations. Business motivations for WVD adoption are categorized into the following </w:t>
      </w:r>
      <w:r w:rsidR="00F54871" w:rsidRPr="00021D95">
        <w:rPr>
          <w:rFonts w:ascii="Segoe UI" w:eastAsia="Segoe UI" w:hAnsi="Segoe UI" w:cs="Segoe UI"/>
          <w:sz w:val="20"/>
        </w:rPr>
        <w:t xml:space="preserve">four </w:t>
      </w:r>
      <w:r w:rsidRPr="00021D95">
        <w:rPr>
          <w:rFonts w:ascii="Segoe UI" w:eastAsia="Segoe UI" w:hAnsi="Segoe UI" w:cs="Segoe UI"/>
          <w:sz w:val="20"/>
        </w:rPr>
        <w:t>general pillars:</w:t>
      </w:r>
    </w:p>
    <w:p w14:paraId="5A4A8776" w14:textId="08E03512" w:rsidR="007A0668" w:rsidRPr="004E74FB" w:rsidRDefault="007A0668"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Critical Business Events</w:t>
      </w:r>
    </w:p>
    <w:p w14:paraId="3487E427" w14:textId="662491FE" w:rsidR="00751E97" w:rsidRPr="004E74FB" w:rsidRDefault="00CB1441"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Change</w:t>
      </w:r>
      <w:r w:rsidR="003A0111" w:rsidRPr="004E74FB">
        <w:rPr>
          <w:rFonts w:ascii="Segoe UI" w:eastAsia="Segoe UI" w:hAnsi="Segoe UI" w:cs="Segoe UI"/>
          <w:sz w:val="20"/>
        </w:rPr>
        <w:t>s</w:t>
      </w:r>
      <w:r w:rsidRPr="004E74FB">
        <w:rPr>
          <w:rFonts w:ascii="Segoe UI" w:eastAsia="Segoe UI" w:hAnsi="Segoe UI" w:cs="Segoe UI"/>
          <w:sz w:val="20"/>
        </w:rPr>
        <w:t xml:space="preserve"> in Work</w:t>
      </w:r>
      <w:r w:rsidR="003A0111" w:rsidRPr="004E74FB">
        <w:rPr>
          <w:rFonts w:ascii="Segoe UI" w:eastAsia="Segoe UI" w:hAnsi="Segoe UI" w:cs="Segoe UI"/>
          <w:sz w:val="20"/>
        </w:rPr>
        <w:t>force</w:t>
      </w:r>
    </w:p>
    <w:p w14:paraId="783BA8FC" w14:textId="2401B490" w:rsidR="007A0668" w:rsidRPr="004E74FB" w:rsidRDefault="008F7E52" w:rsidP="004E74FB">
      <w:pPr>
        <w:pStyle w:val="ListParagraph"/>
        <w:numPr>
          <w:ilvl w:val="0"/>
          <w:numId w:val="217"/>
        </w:numPr>
        <w:jc w:val="both"/>
        <w:rPr>
          <w:rFonts w:ascii="Segoe UI" w:eastAsia="Segoe UI" w:hAnsi="Segoe UI" w:cs="Segoe UI"/>
          <w:sz w:val="20"/>
        </w:rPr>
      </w:pPr>
      <w:r w:rsidRPr="004E74FB">
        <w:rPr>
          <w:rFonts w:ascii="Segoe UI" w:eastAsia="Segoe UI" w:hAnsi="Segoe UI" w:cs="Segoe UI"/>
          <w:sz w:val="20"/>
        </w:rPr>
        <w:t>End</w:t>
      </w:r>
      <w:r w:rsidR="00EA2DD8" w:rsidRPr="004E74FB">
        <w:rPr>
          <w:rFonts w:ascii="Segoe UI" w:eastAsia="Segoe UI" w:hAnsi="Segoe UI" w:cs="Segoe UI"/>
          <w:sz w:val="20"/>
        </w:rPr>
        <w:t xml:space="preserve">-user </w:t>
      </w:r>
      <w:r w:rsidRPr="004E74FB">
        <w:rPr>
          <w:rFonts w:ascii="Segoe UI" w:eastAsia="Segoe UI" w:hAnsi="Segoe UI" w:cs="Segoe UI"/>
          <w:sz w:val="20"/>
        </w:rPr>
        <w:t xml:space="preserve">Computing </w:t>
      </w:r>
      <w:r w:rsidR="007A0668" w:rsidRPr="004E74FB">
        <w:rPr>
          <w:rFonts w:ascii="Segoe UI" w:eastAsia="Segoe UI" w:hAnsi="Segoe UI" w:cs="Segoe UI"/>
          <w:sz w:val="20"/>
        </w:rPr>
        <w:t xml:space="preserve">Migration </w:t>
      </w:r>
      <w:r w:rsidR="00BA3235" w:rsidRPr="004E74FB">
        <w:rPr>
          <w:rFonts w:ascii="Segoe UI" w:eastAsia="Segoe UI" w:hAnsi="Segoe UI" w:cs="Segoe UI"/>
          <w:sz w:val="20"/>
        </w:rPr>
        <w:t xml:space="preserve">&amp; </w:t>
      </w:r>
      <w:r w:rsidRPr="004E74FB">
        <w:rPr>
          <w:rFonts w:ascii="Segoe UI" w:eastAsia="Segoe UI" w:hAnsi="Segoe UI" w:cs="Segoe UI"/>
          <w:sz w:val="20"/>
        </w:rPr>
        <w:t xml:space="preserve">Secure </w:t>
      </w:r>
      <w:commentRangeStart w:id="101"/>
      <w:r w:rsidRPr="004E74FB">
        <w:rPr>
          <w:rFonts w:ascii="Segoe UI" w:eastAsia="Segoe UI" w:hAnsi="Segoe UI" w:cs="Segoe UI"/>
          <w:sz w:val="20"/>
        </w:rPr>
        <w:t>Access</w:t>
      </w:r>
      <w:commentRangeEnd w:id="101"/>
      <w:r w:rsidR="00522AC7" w:rsidRPr="004E74FB">
        <w:rPr>
          <w:rFonts w:ascii="Segoe UI" w:eastAsia="Segoe UI" w:hAnsi="Segoe UI" w:cs="Segoe UI"/>
          <w:sz w:val="20"/>
        </w:rPr>
        <w:commentReference w:id="101"/>
      </w:r>
    </w:p>
    <w:p w14:paraId="23CEB3B3" w14:textId="6279C5CC" w:rsidR="007A0668" w:rsidRPr="00B90349" w:rsidRDefault="007A0668" w:rsidP="00B90349">
      <w:pPr>
        <w:pStyle w:val="ListParagraph"/>
        <w:numPr>
          <w:ilvl w:val="0"/>
          <w:numId w:val="217"/>
        </w:numPr>
        <w:jc w:val="both"/>
        <w:rPr>
          <w:rFonts w:ascii="Segoe UI" w:eastAsia="Segoe UI" w:hAnsi="Segoe UI" w:cs="Segoe UI"/>
          <w:sz w:val="20"/>
        </w:rPr>
      </w:pPr>
      <w:r w:rsidRPr="00B90349">
        <w:rPr>
          <w:rFonts w:ascii="Segoe UI" w:eastAsia="Segoe UI" w:hAnsi="Segoe UI" w:cs="Segoe UI"/>
          <w:sz w:val="20"/>
        </w:rPr>
        <w:t>Innovation Motivations</w:t>
      </w:r>
    </w:p>
    <w:p w14:paraId="45243602" w14:textId="6E4B8717" w:rsidR="00460A08"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lastRenderedPageBreak/>
        <w:t xml:space="preserve">The </w:t>
      </w:r>
      <w:r w:rsidR="000A3B57" w:rsidRPr="004529CD">
        <w:rPr>
          <w:rFonts w:ascii="Segoe UI" w:hAnsi="Segoe UI" w:cs="Segoe UI"/>
          <w:sz w:val="20"/>
        </w:rPr>
        <w:t>above</w:t>
      </w:r>
      <w:r w:rsidRPr="004529CD">
        <w:rPr>
          <w:rFonts w:ascii="Segoe UI" w:hAnsi="Segoe UI" w:cs="Segoe UI"/>
          <w:sz w:val="20"/>
        </w:rPr>
        <w:t xml:space="preserve"> categories are meant as a source of inspiration and are not an exhaustive list of all existing business motivations. However, overall motivations can be broken down further for WVD</w:t>
      </w:r>
      <w:r w:rsidR="00E4394F">
        <w:rPr>
          <w:rFonts w:ascii="Segoe UI" w:hAnsi="Segoe UI" w:cs="Segoe UI"/>
          <w:sz w:val="20"/>
        </w:rPr>
        <w:t xml:space="preserve"> as below</w:t>
      </w:r>
      <w:r w:rsidRPr="004529CD">
        <w:rPr>
          <w:rFonts w:ascii="Segoe UI" w:hAnsi="Segoe UI" w:cs="Segoe UI"/>
          <w:sz w:val="20"/>
        </w:rPr>
        <w:t>:</w:t>
      </w:r>
    </w:p>
    <w:tbl>
      <w:tblPr>
        <w:tblStyle w:val="TableGrid"/>
        <w:tblW w:w="10345" w:type="dxa"/>
        <w:tblLook w:val="04A0" w:firstRow="1" w:lastRow="0" w:firstColumn="1" w:lastColumn="0" w:noHBand="0" w:noVBand="1"/>
      </w:tblPr>
      <w:tblGrid>
        <w:gridCol w:w="2605"/>
        <w:gridCol w:w="2531"/>
        <w:gridCol w:w="2509"/>
        <w:gridCol w:w="2700"/>
      </w:tblGrid>
      <w:tr w:rsidR="007A0668" w:rsidRPr="004529CD" w14:paraId="4718823A" w14:textId="77777777" w:rsidTr="00D91EC9">
        <w:tc>
          <w:tcPr>
            <w:tcW w:w="2605" w:type="dxa"/>
            <w:shd w:val="clear" w:color="auto" w:fill="auto"/>
            <w:vAlign w:val="center"/>
          </w:tcPr>
          <w:p w14:paraId="1D9A3F77"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COST</w:t>
            </w:r>
          </w:p>
        </w:tc>
        <w:tc>
          <w:tcPr>
            <w:tcW w:w="2531" w:type="dxa"/>
            <w:shd w:val="clear" w:color="auto" w:fill="auto"/>
            <w:vAlign w:val="center"/>
          </w:tcPr>
          <w:p w14:paraId="4181790B"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SECURITY</w:t>
            </w:r>
          </w:p>
        </w:tc>
        <w:tc>
          <w:tcPr>
            <w:tcW w:w="2509" w:type="dxa"/>
            <w:shd w:val="clear" w:color="auto" w:fill="auto"/>
            <w:vAlign w:val="center"/>
          </w:tcPr>
          <w:p w14:paraId="1F0D7968"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SCALE</w:t>
            </w:r>
          </w:p>
        </w:tc>
        <w:tc>
          <w:tcPr>
            <w:tcW w:w="2700" w:type="dxa"/>
            <w:shd w:val="clear" w:color="auto" w:fill="auto"/>
            <w:vAlign w:val="center"/>
          </w:tcPr>
          <w:p w14:paraId="62F75F86" w14:textId="77777777" w:rsidR="007A0668" w:rsidRPr="004529CD" w:rsidRDefault="007A0668" w:rsidP="00460A08">
            <w:pPr>
              <w:spacing w:after="0"/>
              <w:jc w:val="center"/>
              <w:rPr>
                <w:rFonts w:ascii="Segoe UI" w:hAnsi="Segoe UI" w:cs="Segoe UI"/>
                <w:b/>
                <w:sz w:val="20"/>
                <w:szCs w:val="20"/>
                <w:lang w:eastAsia="en-US"/>
              </w:rPr>
            </w:pPr>
            <w:r w:rsidRPr="004529CD">
              <w:rPr>
                <w:rFonts w:ascii="Segoe UI" w:hAnsi="Segoe UI" w:cs="Segoe UI"/>
                <w:b/>
                <w:sz w:val="20"/>
                <w:szCs w:val="20"/>
                <w:lang w:eastAsia="en-US"/>
              </w:rPr>
              <w:t>INNOVATION</w:t>
            </w:r>
          </w:p>
        </w:tc>
      </w:tr>
      <w:tr w:rsidR="007A0668" w:rsidRPr="004529CD" w14:paraId="3522B090" w14:textId="77777777" w:rsidTr="00840579">
        <w:trPr>
          <w:trHeight w:val="1457"/>
        </w:trPr>
        <w:tc>
          <w:tcPr>
            <w:tcW w:w="2605" w:type="dxa"/>
          </w:tcPr>
          <w:p w14:paraId="7E703869" w14:textId="28921A81" w:rsidR="007A0668" w:rsidRPr="004529CD" w:rsidRDefault="00062668" w:rsidP="00460A08">
            <w:pPr>
              <w:spacing w:after="0"/>
              <w:rPr>
                <w:rFonts w:ascii="Segoe UI" w:hAnsi="Segoe UI" w:cs="Segoe UI"/>
                <w:sz w:val="20"/>
                <w:szCs w:val="20"/>
                <w:lang w:eastAsia="en-US"/>
              </w:rPr>
            </w:pPr>
            <w:r w:rsidRPr="004529CD">
              <w:rPr>
                <w:rFonts w:ascii="Segoe UI" w:hAnsi="Segoe UI" w:cs="Segoe UI"/>
                <w:sz w:val="20"/>
                <w:szCs w:val="20"/>
                <w:lang w:eastAsia="en-US"/>
              </w:rPr>
              <w:t>Underwriting</w:t>
            </w:r>
            <w:r w:rsidR="00C40F53" w:rsidRPr="004529CD">
              <w:rPr>
                <w:rFonts w:ascii="Segoe UI" w:hAnsi="Segoe UI" w:cs="Segoe UI"/>
                <w:sz w:val="20"/>
                <w:szCs w:val="20"/>
                <w:lang w:eastAsia="en-US"/>
              </w:rPr>
              <w:t xml:space="preserve"> of </w:t>
            </w:r>
            <w:r w:rsidRPr="004529CD">
              <w:rPr>
                <w:rFonts w:ascii="Segoe UI" w:hAnsi="Segoe UI" w:cs="Segoe UI"/>
                <w:sz w:val="20"/>
                <w:szCs w:val="20"/>
                <w:lang w:eastAsia="en-US"/>
              </w:rPr>
              <w:t>desktop digital estate</w:t>
            </w:r>
          </w:p>
          <w:p w14:paraId="080F8582" w14:textId="77777777" w:rsidR="00460A08" w:rsidRPr="004529CD" w:rsidRDefault="00460A08" w:rsidP="00460A08">
            <w:pPr>
              <w:spacing w:after="0"/>
              <w:rPr>
                <w:rFonts w:ascii="Segoe UI" w:hAnsi="Segoe UI" w:cs="Segoe UI"/>
                <w:sz w:val="20"/>
                <w:szCs w:val="20"/>
                <w:lang w:eastAsia="en-US"/>
              </w:rPr>
            </w:pPr>
          </w:p>
          <w:p w14:paraId="6AA7F6B1" w14:textId="621E4A31"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Datacenter exit/adopting </w:t>
            </w:r>
            <w:r w:rsidR="002122E0" w:rsidRPr="004529CD">
              <w:rPr>
                <w:rFonts w:ascii="Segoe UI" w:hAnsi="Segoe UI" w:cs="Segoe UI"/>
                <w:sz w:val="20"/>
                <w:szCs w:val="20"/>
                <w:lang w:eastAsia="en-US"/>
              </w:rPr>
              <w:t xml:space="preserve">Commercial </w:t>
            </w:r>
            <w:r w:rsidRPr="004529CD">
              <w:rPr>
                <w:rFonts w:ascii="Segoe UI" w:hAnsi="Segoe UI" w:cs="Segoe UI"/>
                <w:sz w:val="20"/>
                <w:szCs w:val="20"/>
                <w:lang w:eastAsia="en-US"/>
              </w:rPr>
              <w:t>cloud</w:t>
            </w:r>
          </w:p>
          <w:p w14:paraId="3F113429" w14:textId="77777777" w:rsidR="00460A08" w:rsidRPr="004529CD" w:rsidRDefault="00460A08" w:rsidP="00460A08">
            <w:pPr>
              <w:spacing w:after="0"/>
              <w:rPr>
                <w:rFonts w:ascii="Segoe UI" w:hAnsi="Segoe UI" w:cs="Segoe UI"/>
                <w:sz w:val="20"/>
                <w:szCs w:val="20"/>
                <w:lang w:eastAsia="en-US"/>
              </w:rPr>
            </w:pPr>
          </w:p>
          <w:p w14:paraId="6D7BBCE9" w14:textId="2DE081D1"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Bringing the overall IT cost of managing, maintain and secure down</w:t>
            </w:r>
          </w:p>
          <w:p w14:paraId="18E0F18A" w14:textId="77777777" w:rsidR="00460A08" w:rsidRPr="004529CD" w:rsidRDefault="00460A08" w:rsidP="00460A08">
            <w:pPr>
              <w:spacing w:after="0"/>
              <w:rPr>
                <w:rFonts w:ascii="Segoe UI" w:hAnsi="Segoe UI" w:cs="Segoe UI"/>
                <w:sz w:val="20"/>
                <w:szCs w:val="20"/>
                <w:lang w:eastAsia="en-US"/>
              </w:rPr>
            </w:pPr>
          </w:p>
          <w:p w14:paraId="1661D53A" w14:textId="3CED46CD" w:rsidR="00361C09" w:rsidRPr="004529CD" w:rsidRDefault="007B19DB" w:rsidP="00460A08">
            <w:pPr>
              <w:spacing w:after="0"/>
              <w:rPr>
                <w:rFonts w:ascii="Segoe UI" w:hAnsi="Segoe UI" w:cs="Segoe UI"/>
                <w:sz w:val="20"/>
                <w:szCs w:val="20"/>
                <w:lang w:eastAsia="en-US"/>
              </w:rPr>
            </w:pPr>
            <w:r w:rsidRPr="004529CD">
              <w:rPr>
                <w:rFonts w:ascii="Segoe UI" w:hAnsi="Segoe UI" w:cs="Segoe UI"/>
                <w:sz w:val="20"/>
                <w:szCs w:val="20"/>
                <w:lang w:eastAsia="en-US"/>
              </w:rPr>
              <w:t>Thin Client and Mobile Desktop adoption</w:t>
            </w:r>
          </w:p>
          <w:p w14:paraId="75C1ED47" w14:textId="77777777" w:rsidR="00460A08" w:rsidRPr="004529CD" w:rsidRDefault="00460A08" w:rsidP="00460A08">
            <w:pPr>
              <w:spacing w:after="0"/>
              <w:rPr>
                <w:rFonts w:ascii="Segoe UI" w:hAnsi="Segoe UI" w:cs="Segoe UI"/>
                <w:sz w:val="20"/>
                <w:szCs w:val="20"/>
                <w:lang w:eastAsia="en-US"/>
              </w:rPr>
            </w:pPr>
          </w:p>
          <w:p w14:paraId="5EB330BC" w14:textId="4AAAD2B2" w:rsidR="00153023" w:rsidRPr="004529CD" w:rsidRDefault="00153023"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Cost </w:t>
            </w:r>
            <w:r w:rsidR="009D4712" w:rsidRPr="004529CD">
              <w:rPr>
                <w:rFonts w:ascii="Segoe UI" w:hAnsi="Segoe UI" w:cs="Segoe UI"/>
                <w:sz w:val="20"/>
                <w:szCs w:val="20"/>
                <w:lang w:eastAsia="en-US"/>
              </w:rPr>
              <w:t>management</w:t>
            </w:r>
            <w:r w:rsidR="00B166CD" w:rsidRPr="004529CD">
              <w:rPr>
                <w:rFonts w:ascii="Segoe UI" w:hAnsi="Segoe UI" w:cs="Segoe UI"/>
                <w:sz w:val="20"/>
                <w:szCs w:val="20"/>
                <w:lang w:eastAsia="en-US"/>
              </w:rPr>
              <w:t xml:space="preserve"> of VDI Infrastructure</w:t>
            </w:r>
          </w:p>
          <w:p w14:paraId="6C85A90C" w14:textId="77777777" w:rsidR="00153023" w:rsidRPr="004529CD" w:rsidRDefault="00153023" w:rsidP="00460A08">
            <w:pPr>
              <w:spacing w:after="0"/>
              <w:rPr>
                <w:rFonts w:ascii="Segoe UI" w:hAnsi="Segoe UI" w:cs="Segoe UI"/>
                <w:sz w:val="20"/>
                <w:szCs w:val="20"/>
                <w:lang w:eastAsia="en-US"/>
              </w:rPr>
            </w:pPr>
          </w:p>
          <w:p w14:paraId="20D5016C" w14:textId="34829208" w:rsidR="00250F60" w:rsidRPr="004529CD" w:rsidRDefault="00250F60" w:rsidP="00460A08">
            <w:pPr>
              <w:spacing w:after="0"/>
              <w:rPr>
                <w:rFonts w:ascii="Segoe UI" w:hAnsi="Segoe UI" w:cs="Segoe UI"/>
                <w:sz w:val="20"/>
                <w:szCs w:val="20"/>
                <w:lang w:eastAsia="en-US"/>
              </w:rPr>
            </w:pPr>
          </w:p>
        </w:tc>
        <w:tc>
          <w:tcPr>
            <w:tcW w:w="2531" w:type="dxa"/>
          </w:tcPr>
          <w:p w14:paraId="26A4506C" w14:textId="20568783" w:rsidR="007A0668" w:rsidRPr="004529CD" w:rsidRDefault="00E21CD6" w:rsidP="00460A08">
            <w:pPr>
              <w:spacing w:after="0"/>
              <w:rPr>
                <w:rFonts w:ascii="Segoe UI" w:hAnsi="Segoe UI" w:cs="Segoe UI"/>
                <w:sz w:val="20"/>
                <w:szCs w:val="20"/>
                <w:lang w:eastAsia="en-US"/>
              </w:rPr>
            </w:pPr>
            <w:r w:rsidRPr="004529CD">
              <w:rPr>
                <w:rFonts w:ascii="Segoe UI" w:hAnsi="Segoe UI" w:cs="Segoe UI"/>
                <w:sz w:val="20"/>
                <w:szCs w:val="20"/>
                <w:lang w:eastAsia="en-US"/>
              </w:rPr>
              <w:t>BYO</w:t>
            </w:r>
            <w:r w:rsidR="00D774E3" w:rsidRPr="004529CD">
              <w:rPr>
                <w:rFonts w:ascii="Segoe UI" w:hAnsi="Segoe UI" w:cs="Segoe UI"/>
                <w:sz w:val="20"/>
                <w:szCs w:val="20"/>
                <w:lang w:eastAsia="en-US"/>
              </w:rPr>
              <w:t>D Deployment</w:t>
            </w:r>
            <w:r w:rsidR="009D4712" w:rsidRPr="004529CD">
              <w:rPr>
                <w:rFonts w:ascii="Segoe UI" w:hAnsi="Segoe UI" w:cs="Segoe UI"/>
                <w:sz w:val="20"/>
                <w:szCs w:val="20"/>
                <w:lang w:eastAsia="en-US"/>
              </w:rPr>
              <w:t xml:space="preserve"> &amp; Governance</w:t>
            </w:r>
          </w:p>
          <w:p w14:paraId="32995ECB" w14:textId="77777777" w:rsidR="00460A08" w:rsidRPr="004529CD" w:rsidRDefault="00460A08" w:rsidP="00460A08">
            <w:pPr>
              <w:spacing w:after="0"/>
              <w:rPr>
                <w:rFonts w:ascii="Segoe UI" w:hAnsi="Segoe UI" w:cs="Segoe UI"/>
                <w:sz w:val="20"/>
                <w:szCs w:val="20"/>
                <w:lang w:eastAsia="en-US"/>
              </w:rPr>
            </w:pPr>
          </w:p>
          <w:p w14:paraId="1D892FE6" w14:textId="180900B9"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Compliance/regulatory protocols</w:t>
            </w:r>
          </w:p>
          <w:p w14:paraId="2C6D8603" w14:textId="77777777" w:rsidR="00460A08" w:rsidRPr="004529CD" w:rsidRDefault="00460A08" w:rsidP="00460A08">
            <w:pPr>
              <w:spacing w:after="0"/>
              <w:rPr>
                <w:rFonts w:ascii="Segoe UI" w:hAnsi="Segoe UI" w:cs="Segoe UI"/>
                <w:sz w:val="20"/>
                <w:szCs w:val="20"/>
                <w:lang w:eastAsia="en-US"/>
              </w:rPr>
            </w:pPr>
          </w:p>
          <w:p w14:paraId="7D101230" w14:textId="079BAD73" w:rsidR="00361C09" w:rsidRPr="004529CD" w:rsidRDefault="00221779" w:rsidP="00460A08">
            <w:pPr>
              <w:spacing w:after="0"/>
              <w:rPr>
                <w:rFonts w:ascii="Segoe UI" w:hAnsi="Segoe UI" w:cs="Segoe UI"/>
                <w:sz w:val="20"/>
                <w:szCs w:val="20"/>
                <w:lang w:eastAsia="en-US"/>
              </w:rPr>
            </w:pPr>
            <w:r w:rsidRPr="004529CD">
              <w:rPr>
                <w:rFonts w:ascii="Segoe UI" w:hAnsi="Segoe UI" w:cs="Segoe UI"/>
                <w:sz w:val="20"/>
                <w:szCs w:val="20"/>
                <w:lang w:eastAsia="en-US"/>
              </w:rPr>
              <w:t>End of Support for Windows 7</w:t>
            </w:r>
          </w:p>
          <w:p w14:paraId="7A59D510" w14:textId="77777777" w:rsidR="00361C09" w:rsidRPr="004529CD" w:rsidRDefault="00361C09" w:rsidP="00460A08">
            <w:pPr>
              <w:spacing w:after="0"/>
              <w:rPr>
                <w:rFonts w:ascii="Segoe UI" w:hAnsi="Segoe UI" w:cs="Segoe UI"/>
                <w:sz w:val="20"/>
                <w:szCs w:val="20"/>
                <w:lang w:eastAsia="en-US"/>
              </w:rPr>
            </w:pPr>
          </w:p>
          <w:p w14:paraId="27BDBF8C" w14:textId="77777777" w:rsidR="00361C09" w:rsidRPr="004529CD" w:rsidRDefault="00361C09" w:rsidP="00460A08">
            <w:pPr>
              <w:spacing w:after="0"/>
              <w:rPr>
                <w:rFonts w:ascii="Segoe UI" w:hAnsi="Segoe UI" w:cs="Segoe UI"/>
                <w:sz w:val="20"/>
                <w:szCs w:val="20"/>
                <w:lang w:eastAsia="en-US"/>
              </w:rPr>
            </w:pPr>
          </w:p>
          <w:p w14:paraId="42F359D9" w14:textId="5DB90B9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Data sovereignty requirements</w:t>
            </w:r>
          </w:p>
          <w:p w14:paraId="1EFDC934" w14:textId="77777777" w:rsidR="00460A08" w:rsidRPr="004529CD" w:rsidRDefault="00460A08" w:rsidP="00460A08">
            <w:pPr>
              <w:spacing w:after="0"/>
              <w:rPr>
                <w:rFonts w:ascii="Segoe UI" w:hAnsi="Segoe UI" w:cs="Segoe UI"/>
                <w:sz w:val="20"/>
                <w:szCs w:val="20"/>
                <w:lang w:eastAsia="en-US"/>
              </w:rPr>
            </w:pPr>
          </w:p>
          <w:p w14:paraId="369929AA" w14:textId="3036F5F2"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Endpoint management</w:t>
            </w:r>
          </w:p>
          <w:p w14:paraId="47862100" w14:textId="77777777" w:rsidR="00460A08" w:rsidRPr="004529CD" w:rsidRDefault="00460A08" w:rsidP="00460A08">
            <w:pPr>
              <w:spacing w:after="0"/>
              <w:rPr>
                <w:rFonts w:ascii="Segoe UI" w:hAnsi="Segoe UI" w:cs="Segoe UI"/>
                <w:sz w:val="20"/>
                <w:szCs w:val="20"/>
                <w:lang w:eastAsia="en-US"/>
              </w:rPr>
            </w:pPr>
          </w:p>
          <w:p w14:paraId="3F59FA8F" w14:textId="77777777" w:rsidR="00460A08" w:rsidRPr="004529CD" w:rsidRDefault="00460A08" w:rsidP="00460A08">
            <w:pPr>
              <w:spacing w:after="0"/>
              <w:rPr>
                <w:rFonts w:ascii="Segoe UI" w:hAnsi="Segoe UI" w:cs="Segoe UI"/>
                <w:sz w:val="20"/>
                <w:szCs w:val="20"/>
                <w:lang w:eastAsia="en-US"/>
              </w:rPr>
            </w:pPr>
          </w:p>
          <w:p w14:paraId="56FCE0A2" w14:textId="2B322FA1" w:rsidR="007A0668" w:rsidRPr="004529CD" w:rsidRDefault="00B166CD" w:rsidP="00460A08">
            <w:pPr>
              <w:spacing w:after="0"/>
              <w:rPr>
                <w:rFonts w:ascii="Segoe UI" w:hAnsi="Segoe UI" w:cs="Segoe UI"/>
                <w:sz w:val="20"/>
                <w:szCs w:val="20"/>
                <w:lang w:eastAsia="en-US"/>
              </w:rPr>
            </w:pPr>
            <w:r w:rsidRPr="004529CD">
              <w:rPr>
                <w:rFonts w:ascii="Segoe UI" w:hAnsi="Segoe UI" w:cs="Segoe UI"/>
                <w:sz w:val="20"/>
                <w:szCs w:val="20"/>
                <w:lang w:eastAsia="en-US"/>
              </w:rPr>
              <w:t>De</w:t>
            </w:r>
            <w:r w:rsidR="004142CC" w:rsidRPr="004529CD">
              <w:rPr>
                <w:rFonts w:ascii="Segoe UI" w:hAnsi="Segoe UI" w:cs="Segoe UI"/>
                <w:sz w:val="20"/>
                <w:szCs w:val="20"/>
                <w:lang w:eastAsia="en-US"/>
              </w:rPr>
              <w:t>sktop computing</w:t>
            </w:r>
            <w:r w:rsidR="00700C45" w:rsidRPr="004529CD">
              <w:rPr>
                <w:rFonts w:ascii="Segoe UI" w:hAnsi="Segoe UI" w:cs="Segoe UI"/>
                <w:sz w:val="20"/>
                <w:szCs w:val="20"/>
                <w:lang w:eastAsia="en-US"/>
              </w:rPr>
              <w:t xml:space="preserve"> Threat Protection</w:t>
            </w:r>
          </w:p>
        </w:tc>
        <w:tc>
          <w:tcPr>
            <w:tcW w:w="2509" w:type="dxa"/>
          </w:tcPr>
          <w:p w14:paraId="3E428377" w14:textId="22A6B6D6"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On-demand resources onboarding</w:t>
            </w:r>
          </w:p>
          <w:p w14:paraId="70C0FE6A" w14:textId="77777777" w:rsidR="00460A08" w:rsidRPr="004529CD" w:rsidRDefault="00460A08" w:rsidP="00460A08">
            <w:pPr>
              <w:spacing w:after="0"/>
              <w:rPr>
                <w:rFonts w:ascii="Segoe UI" w:hAnsi="Segoe UI" w:cs="Segoe UI"/>
                <w:sz w:val="20"/>
                <w:szCs w:val="20"/>
                <w:lang w:eastAsia="en-US"/>
              </w:rPr>
            </w:pPr>
          </w:p>
          <w:p w14:paraId="0F9DB9D4" w14:textId="16DD1FF0"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Meeting market demands</w:t>
            </w:r>
          </w:p>
          <w:p w14:paraId="3C1EE50C" w14:textId="77777777" w:rsidR="00460A08" w:rsidRPr="004529CD" w:rsidRDefault="00460A08" w:rsidP="00460A08">
            <w:pPr>
              <w:spacing w:after="0"/>
              <w:rPr>
                <w:rFonts w:ascii="Segoe UI" w:hAnsi="Segoe UI" w:cs="Segoe UI"/>
                <w:sz w:val="20"/>
                <w:szCs w:val="20"/>
                <w:lang w:eastAsia="en-US"/>
              </w:rPr>
            </w:pPr>
          </w:p>
          <w:p w14:paraId="285607FD" w14:textId="77777777"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Business agility – proactive vs. reactive</w:t>
            </w:r>
          </w:p>
          <w:p w14:paraId="2B54AAB8" w14:textId="77777777" w:rsidR="00361C09" w:rsidRPr="004529CD" w:rsidRDefault="00361C09" w:rsidP="00460A08">
            <w:pPr>
              <w:spacing w:after="0"/>
              <w:rPr>
                <w:rFonts w:ascii="Segoe UI" w:hAnsi="Segoe UI" w:cs="Segoe UI"/>
                <w:sz w:val="20"/>
                <w:szCs w:val="20"/>
                <w:lang w:eastAsia="en-US"/>
              </w:rPr>
            </w:pPr>
          </w:p>
          <w:p w14:paraId="7E07E543" w14:textId="77777777" w:rsidR="00460A08" w:rsidRPr="004529CD" w:rsidRDefault="00460A08" w:rsidP="00460A08">
            <w:pPr>
              <w:spacing w:after="0"/>
              <w:rPr>
                <w:rFonts w:ascii="Segoe UI" w:hAnsi="Segoe UI" w:cs="Segoe UI"/>
                <w:sz w:val="20"/>
                <w:szCs w:val="20"/>
                <w:lang w:eastAsia="en-US"/>
              </w:rPr>
            </w:pPr>
          </w:p>
          <w:p w14:paraId="4C672AEE" w14:textId="614DBAE6" w:rsidR="00361C09" w:rsidRPr="004529CD" w:rsidRDefault="00E9266A" w:rsidP="00460A08">
            <w:pPr>
              <w:spacing w:after="0"/>
              <w:rPr>
                <w:rFonts w:ascii="Segoe UI" w:hAnsi="Segoe UI" w:cs="Segoe UI"/>
                <w:sz w:val="20"/>
                <w:szCs w:val="20"/>
                <w:lang w:eastAsia="en-US"/>
              </w:rPr>
            </w:pPr>
            <w:r w:rsidRPr="004529CD">
              <w:rPr>
                <w:rFonts w:ascii="Segoe UI" w:hAnsi="Segoe UI" w:cs="Segoe UI"/>
                <w:sz w:val="20"/>
                <w:szCs w:val="20"/>
                <w:lang w:eastAsia="en-US"/>
              </w:rPr>
              <w:t xml:space="preserve">Mergers &amp; Acquisitions, </w:t>
            </w:r>
            <w:r w:rsidR="007A0668" w:rsidRPr="004529CD">
              <w:rPr>
                <w:rFonts w:ascii="Segoe UI" w:hAnsi="Segoe UI" w:cs="Segoe UI"/>
                <w:sz w:val="20"/>
                <w:szCs w:val="20"/>
                <w:lang w:eastAsia="en-US"/>
              </w:rPr>
              <w:t>Geo expansion</w:t>
            </w:r>
          </w:p>
          <w:p w14:paraId="3C59B489" w14:textId="77777777" w:rsidR="00460A08" w:rsidRPr="004529CD" w:rsidRDefault="00460A08" w:rsidP="00460A08">
            <w:pPr>
              <w:spacing w:after="0"/>
              <w:rPr>
                <w:rFonts w:ascii="Segoe UI" w:hAnsi="Segoe UI" w:cs="Segoe UI"/>
                <w:sz w:val="20"/>
                <w:szCs w:val="20"/>
                <w:lang w:eastAsia="en-US"/>
              </w:rPr>
            </w:pPr>
          </w:p>
          <w:p w14:paraId="05F58F24" w14:textId="3D961784"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Varying workforces</w:t>
            </w:r>
          </w:p>
          <w:p w14:paraId="3245B6DB" w14:textId="6230D202" w:rsidR="00E3559B" w:rsidRPr="004529CD" w:rsidRDefault="009723AD" w:rsidP="00460A08">
            <w:pPr>
              <w:spacing w:after="0"/>
              <w:rPr>
                <w:rFonts w:ascii="Segoe UI" w:hAnsi="Segoe UI" w:cs="Segoe UI"/>
                <w:sz w:val="20"/>
                <w:szCs w:val="20"/>
                <w:lang w:eastAsia="en-US"/>
              </w:rPr>
            </w:pPr>
            <w:r w:rsidRPr="004529CD">
              <w:rPr>
                <w:rFonts w:ascii="Segoe UI" w:hAnsi="Segoe UI" w:cs="Segoe UI"/>
                <w:sz w:val="20"/>
                <w:szCs w:val="20"/>
                <w:lang w:eastAsia="en-US"/>
              </w:rPr>
              <w:t>Workforce consolidation</w:t>
            </w:r>
          </w:p>
        </w:tc>
        <w:tc>
          <w:tcPr>
            <w:tcW w:w="2700" w:type="dxa"/>
          </w:tcPr>
          <w:p w14:paraId="3784C068" w14:textId="4C999663"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Building new technical capabilities</w:t>
            </w:r>
          </w:p>
          <w:p w14:paraId="3B2B2351" w14:textId="77777777" w:rsidR="00460A08" w:rsidRPr="004529CD" w:rsidRDefault="00460A08" w:rsidP="00460A08">
            <w:pPr>
              <w:spacing w:after="0"/>
              <w:rPr>
                <w:rFonts w:ascii="Segoe UI" w:hAnsi="Segoe UI" w:cs="Segoe UI"/>
                <w:sz w:val="20"/>
                <w:szCs w:val="20"/>
                <w:lang w:eastAsia="en-US"/>
              </w:rPr>
            </w:pPr>
          </w:p>
          <w:p w14:paraId="265B4F92" w14:textId="45DB435C" w:rsidR="00460A0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Improve customer experience</w:t>
            </w:r>
          </w:p>
          <w:p w14:paraId="07B3EDE7" w14:textId="77777777" w:rsidR="00460A08" w:rsidRPr="004529CD" w:rsidRDefault="00460A08" w:rsidP="00460A08">
            <w:pPr>
              <w:spacing w:after="0"/>
              <w:rPr>
                <w:rFonts w:ascii="Segoe UI" w:hAnsi="Segoe UI" w:cs="Segoe UI"/>
                <w:sz w:val="20"/>
                <w:szCs w:val="20"/>
                <w:lang w:eastAsia="en-US"/>
              </w:rPr>
            </w:pPr>
          </w:p>
          <w:p w14:paraId="05DF5916" w14:textId="4325D0C7" w:rsidR="007A0668"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Market disruption – new services and products</w:t>
            </w:r>
          </w:p>
          <w:p w14:paraId="1CC729DA" w14:textId="77777777" w:rsidR="00460A08" w:rsidRPr="004529CD" w:rsidRDefault="00460A08" w:rsidP="00460A08">
            <w:pPr>
              <w:spacing w:after="0"/>
              <w:rPr>
                <w:rFonts w:ascii="Segoe UI" w:hAnsi="Segoe UI" w:cs="Segoe UI"/>
                <w:sz w:val="20"/>
                <w:szCs w:val="20"/>
                <w:lang w:eastAsia="en-US"/>
              </w:rPr>
            </w:pPr>
          </w:p>
          <w:p w14:paraId="39C577AB" w14:textId="77777777" w:rsidR="00460A08" w:rsidRPr="004529CD" w:rsidRDefault="00460A08" w:rsidP="00460A08">
            <w:pPr>
              <w:spacing w:after="0"/>
              <w:rPr>
                <w:rFonts w:ascii="Segoe UI" w:hAnsi="Segoe UI" w:cs="Segoe UI"/>
                <w:sz w:val="20"/>
                <w:szCs w:val="20"/>
                <w:lang w:eastAsia="en-US"/>
              </w:rPr>
            </w:pPr>
          </w:p>
          <w:p w14:paraId="2F77B619" w14:textId="73EF2E05" w:rsidR="00361C09" w:rsidRPr="004529CD" w:rsidRDefault="007A0668" w:rsidP="00460A08">
            <w:pPr>
              <w:spacing w:after="0"/>
              <w:rPr>
                <w:rFonts w:ascii="Segoe UI" w:hAnsi="Segoe UI" w:cs="Segoe UI"/>
                <w:sz w:val="20"/>
                <w:szCs w:val="20"/>
                <w:lang w:eastAsia="en-US"/>
              </w:rPr>
            </w:pPr>
            <w:r w:rsidRPr="004529CD">
              <w:rPr>
                <w:rFonts w:ascii="Segoe UI" w:hAnsi="Segoe UI" w:cs="Segoe UI"/>
                <w:sz w:val="20"/>
                <w:szCs w:val="20"/>
                <w:lang w:eastAsia="en-US"/>
              </w:rPr>
              <w:t>Transforming products and services</w:t>
            </w:r>
          </w:p>
          <w:p w14:paraId="2B5326B9" w14:textId="77777777" w:rsidR="00460A08" w:rsidRPr="004529CD" w:rsidRDefault="00460A08" w:rsidP="00460A08">
            <w:pPr>
              <w:spacing w:after="0"/>
              <w:rPr>
                <w:rFonts w:ascii="Segoe UI" w:hAnsi="Segoe UI" w:cs="Segoe UI"/>
                <w:sz w:val="20"/>
                <w:szCs w:val="20"/>
                <w:lang w:eastAsia="en-US"/>
              </w:rPr>
            </w:pPr>
          </w:p>
          <w:p w14:paraId="47303E04" w14:textId="7DE52970" w:rsidR="00361C09" w:rsidRPr="004529CD" w:rsidRDefault="00700C45" w:rsidP="00460A08">
            <w:pPr>
              <w:spacing w:after="0"/>
              <w:rPr>
                <w:rFonts w:ascii="Segoe UI" w:hAnsi="Segoe UI" w:cs="Segoe UI"/>
                <w:sz w:val="20"/>
                <w:szCs w:val="20"/>
                <w:lang w:eastAsia="en-US"/>
              </w:rPr>
            </w:pPr>
            <w:r w:rsidRPr="004529CD">
              <w:rPr>
                <w:rFonts w:ascii="Segoe UI" w:hAnsi="Segoe UI" w:cs="Segoe UI"/>
                <w:sz w:val="20"/>
                <w:szCs w:val="20"/>
                <w:lang w:eastAsia="en-US"/>
              </w:rPr>
              <w:t>Frontline workforce empowerment</w:t>
            </w:r>
          </w:p>
          <w:p w14:paraId="5B739CF4" w14:textId="77777777" w:rsidR="00460A08" w:rsidRPr="004529CD" w:rsidRDefault="00460A08" w:rsidP="00460A08">
            <w:pPr>
              <w:spacing w:after="0"/>
              <w:rPr>
                <w:rFonts w:ascii="Segoe UI" w:hAnsi="Segoe UI" w:cs="Segoe UI"/>
                <w:sz w:val="20"/>
                <w:szCs w:val="20"/>
                <w:lang w:eastAsia="en-US"/>
              </w:rPr>
            </w:pPr>
          </w:p>
          <w:p w14:paraId="64694255" w14:textId="137CBF21" w:rsidR="00E30DD5" w:rsidRPr="004529CD" w:rsidRDefault="00E30DD5" w:rsidP="00460A08">
            <w:pPr>
              <w:spacing w:after="0"/>
              <w:rPr>
                <w:rFonts w:ascii="Segoe UI" w:hAnsi="Segoe UI" w:cs="Segoe UI"/>
                <w:sz w:val="20"/>
                <w:szCs w:val="20"/>
                <w:lang w:val="fr-FR" w:eastAsia="en-US"/>
              </w:rPr>
            </w:pPr>
            <w:r w:rsidRPr="004529CD">
              <w:rPr>
                <w:rFonts w:ascii="Segoe UI" w:hAnsi="Segoe UI" w:cs="Segoe UI"/>
                <w:sz w:val="20"/>
                <w:szCs w:val="20"/>
                <w:lang w:val="fr-FR"/>
              </w:rPr>
              <w:t xml:space="preserve">Changes in Communication &amp; Collaboration </w:t>
            </w:r>
            <w:r w:rsidRPr="004529CD">
              <w:rPr>
                <w:rFonts w:ascii="Segoe UI" w:hAnsi="Segoe UI" w:cs="Segoe UI"/>
                <w:sz w:val="20"/>
                <w:szCs w:val="20"/>
                <w:lang w:val="fr-FR" w:eastAsia="en-US"/>
              </w:rPr>
              <w:t>Licen</w:t>
            </w:r>
            <w:ins w:id="102" w:author="Prasad Paluri" w:date="2020-05-11T11:56:00Z">
              <w:r w:rsidR="00A67956" w:rsidRPr="004529CD">
                <w:rPr>
                  <w:rFonts w:ascii="Segoe UI" w:hAnsi="Segoe UI" w:cs="Segoe UI"/>
                  <w:sz w:val="20"/>
                  <w:szCs w:val="20"/>
                  <w:lang w:val="fr-FR" w:eastAsia="en-US"/>
                </w:rPr>
                <w:t>se</w:t>
              </w:r>
            </w:ins>
            <w:del w:id="103" w:author="Prasad Paluri" w:date="2020-05-11T11:56:00Z">
              <w:r w:rsidRPr="004529CD" w:rsidDel="00A67956">
                <w:rPr>
                  <w:rFonts w:ascii="Segoe UI" w:hAnsi="Segoe UI" w:cs="Segoe UI"/>
                  <w:sz w:val="20"/>
                  <w:szCs w:val="20"/>
                  <w:lang w:val="fr-FR" w:eastAsia="en-US"/>
                </w:rPr>
                <w:delText>sing</w:delText>
              </w:r>
            </w:del>
          </w:p>
        </w:tc>
      </w:tr>
    </w:tbl>
    <w:p w14:paraId="54D02E33" w14:textId="628A5DA3" w:rsidR="00361C09" w:rsidRDefault="00361C09" w:rsidP="001819BE">
      <w:pPr>
        <w:spacing w:after="0"/>
      </w:pPr>
    </w:p>
    <w:p w14:paraId="71371FC9" w14:textId="5A0A26EE" w:rsidR="00E4394F" w:rsidRDefault="0026504D" w:rsidP="00361C09">
      <w:r>
        <w:t>All t</w:t>
      </w:r>
      <w:r w:rsidR="00E4394F">
        <w:t xml:space="preserve">he above motivations are </w:t>
      </w:r>
      <w:r w:rsidR="001819BE">
        <w:t>described in detail below:</w:t>
      </w:r>
    </w:p>
    <w:p w14:paraId="36FDD0E0" w14:textId="7063148D" w:rsidR="007A0668" w:rsidRDefault="007A0668" w:rsidP="00AA1554">
      <w:pPr>
        <w:pStyle w:val="Heading4"/>
      </w:pPr>
      <w:commentRangeStart w:id="104"/>
      <w:r w:rsidRPr="00A40854">
        <w:t>Cost</w:t>
      </w:r>
      <w:commentRangeEnd w:id="104"/>
      <w:r w:rsidR="0048765A">
        <w:rPr>
          <w:rStyle w:val="CommentReference"/>
          <w:rFonts w:eastAsia="Times New Roman" w:cs="Times New Roman"/>
          <w:color w:val="auto"/>
        </w:rPr>
        <w:commentReference w:id="104"/>
      </w:r>
    </w:p>
    <w:p w14:paraId="2DC7749A" w14:textId="446E3069" w:rsidR="00DA7B18" w:rsidRPr="004529CD" w:rsidRDefault="007A0668" w:rsidP="009911FD">
      <w:pPr>
        <w:spacing w:after="0" w:line="276" w:lineRule="auto"/>
        <w:jc w:val="both"/>
        <w:rPr>
          <w:rFonts w:ascii="Segoe UI" w:hAnsi="Segoe UI" w:cs="Segoe UI"/>
          <w:sz w:val="20"/>
        </w:rPr>
      </w:pPr>
      <w:r w:rsidRPr="004529CD">
        <w:rPr>
          <w:rFonts w:ascii="Segoe UI" w:hAnsi="Segoe UI" w:cs="Segoe UI"/>
          <w:sz w:val="20"/>
        </w:rPr>
        <w:t xml:space="preserve">One of the most consistent business motivations when adopting or migrating to a new technology is </w:t>
      </w:r>
      <w:r w:rsidR="00460A08" w:rsidRPr="004529CD">
        <w:rPr>
          <w:rFonts w:ascii="Segoe UI" w:hAnsi="Segoe UI" w:cs="Segoe UI"/>
          <w:b/>
          <w:bCs/>
          <w:sz w:val="20"/>
          <w:u w:val="single"/>
        </w:rPr>
        <w:t>COST</w:t>
      </w:r>
      <w:r w:rsidRPr="004529CD">
        <w:rPr>
          <w:rFonts w:ascii="Segoe UI" w:hAnsi="Segoe UI" w:cs="Segoe UI"/>
          <w:sz w:val="20"/>
        </w:rPr>
        <w:t>.</w:t>
      </w:r>
      <w:r w:rsidR="001819BE">
        <w:rPr>
          <w:rFonts w:ascii="Segoe UI" w:hAnsi="Segoe UI" w:cs="Segoe UI"/>
          <w:sz w:val="20"/>
        </w:rPr>
        <w:t xml:space="preserve"> </w:t>
      </w:r>
      <w:r w:rsidR="001819BE" w:rsidRPr="001819BE">
        <w:rPr>
          <w:rFonts w:ascii="Segoe UI" w:hAnsi="Segoe UI" w:cs="Segoe UI"/>
          <w:sz w:val="20"/>
        </w:rPr>
        <w:t xml:space="preserve">We cannot </w:t>
      </w:r>
      <w:r w:rsidRPr="001819BE">
        <w:rPr>
          <w:rFonts w:ascii="Segoe UI" w:hAnsi="Segoe UI" w:cs="Segoe UI"/>
          <w:sz w:val="20"/>
        </w:rPr>
        <w:t xml:space="preserve">maintain and operate a </w:t>
      </w:r>
      <w:r w:rsidR="005B5593" w:rsidRPr="001819BE">
        <w:rPr>
          <w:rFonts w:ascii="Segoe UI" w:hAnsi="Segoe UI" w:cs="Segoe UI"/>
          <w:sz w:val="20"/>
        </w:rPr>
        <w:t>secure desktop and end</w:t>
      </w:r>
      <w:r w:rsidR="004A4D74" w:rsidRPr="001819BE">
        <w:rPr>
          <w:rFonts w:ascii="Segoe UI" w:hAnsi="Segoe UI" w:cs="Segoe UI"/>
          <w:sz w:val="20"/>
        </w:rPr>
        <w:t xml:space="preserve"> </w:t>
      </w:r>
      <w:r w:rsidR="006E57C1" w:rsidRPr="001819BE">
        <w:rPr>
          <w:rFonts w:ascii="Segoe UI" w:hAnsi="Segoe UI" w:cs="Segoe UI"/>
          <w:sz w:val="20"/>
        </w:rPr>
        <w:t xml:space="preserve">user </w:t>
      </w:r>
      <w:r w:rsidR="005B5593" w:rsidRPr="001819BE">
        <w:rPr>
          <w:rFonts w:ascii="Segoe UI" w:hAnsi="Segoe UI" w:cs="Segoe UI"/>
          <w:sz w:val="20"/>
        </w:rPr>
        <w:t xml:space="preserve">computing environment </w:t>
      </w:r>
      <w:r w:rsidR="00700C45" w:rsidRPr="001819BE">
        <w:rPr>
          <w:rFonts w:ascii="Segoe UI" w:hAnsi="Segoe UI" w:cs="Segoe UI"/>
          <w:sz w:val="20"/>
        </w:rPr>
        <w:t xml:space="preserve">in </w:t>
      </w:r>
      <w:r w:rsidRPr="001819BE">
        <w:rPr>
          <w:rFonts w:ascii="Segoe UI" w:hAnsi="Segoe UI" w:cs="Segoe UI"/>
          <w:sz w:val="20"/>
        </w:rPr>
        <w:t>on-prem data center in a cost-effective manner</w:t>
      </w:r>
      <w:r w:rsidR="001819BE">
        <w:rPr>
          <w:rFonts w:ascii="Segoe UI" w:hAnsi="Segoe UI" w:cs="Segoe UI"/>
          <w:sz w:val="20"/>
        </w:rPr>
        <w:t>.</w:t>
      </w:r>
      <w:r w:rsidR="009911FD">
        <w:rPr>
          <w:rFonts w:ascii="Segoe UI" w:hAnsi="Segoe UI" w:cs="Segoe UI"/>
          <w:sz w:val="20"/>
        </w:rPr>
        <w:t xml:space="preserve"> There are certain d</w:t>
      </w:r>
      <w:r w:rsidR="00DA7B18" w:rsidRPr="004529CD">
        <w:rPr>
          <w:rFonts w:ascii="Segoe UI" w:hAnsi="Segoe UI" w:cs="Segoe UI"/>
          <w:sz w:val="20"/>
        </w:rPr>
        <w:t>rawbacks</w:t>
      </w:r>
      <w:r w:rsidRPr="004529CD">
        <w:rPr>
          <w:rFonts w:ascii="Segoe UI" w:hAnsi="Segoe UI" w:cs="Segoe UI"/>
          <w:sz w:val="20"/>
        </w:rPr>
        <w:t xml:space="preserve"> </w:t>
      </w:r>
      <w:r w:rsidR="009911FD">
        <w:rPr>
          <w:rFonts w:ascii="Segoe UI" w:hAnsi="Segoe UI" w:cs="Segoe UI"/>
          <w:sz w:val="20"/>
        </w:rPr>
        <w:t xml:space="preserve">while </w:t>
      </w:r>
      <w:r w:rsidRPr="004529CD">
        <w:rPr>
          <w:rFonts w:ascii="Segoe UI" w:hAnsi="Segoe UI" w:cs="Segoe UI"/>
          <w:sz w:val="20"/>
        </w:rPr>
        <w:t xml:space="preserve">maintaining </w:t>
      </w:r>
      <w:r w:rsidR="00700C45" w:rsidRPr="004529CD">
        <w:rPr>
          <w:rFonts w:ascii="Segoe UI" w:hAnsi="Segoe UI" w:cs="Segoe UI"/>
          <w:sz w:val="20"/>
        </w:rPr>
        <w:t>end</w:t>
      </w:r>
      <w:r w:rsidR="004A4D74" w:rsidRPr="004529CD">
        <w:rPr>
          <w:rFonts w:ascii="Segoe UI" w:hAnsi="Segoe UI" w:cs="Segoe UI"/>
          <w:sz w:val="20"/>
        </w:rPr>
        <w:t xml:space="preserve"> </w:t>
      </w:r>
      <w:r w:rsidR="006E57C1" w:rsidRPr="004529CD">
        <w:rPr>
          <w:rFonts w:ascii="Segoe UI" w:hAnsi="Segoe UI" w:cs="Segoe UI"/>
          <w:sz w:val="20"/>
        </w:rPr>
        <w:t>user</w:t>
      </w:r>
      <w:r w:rsidR="00700C45" w:rsidRPr="004529CD">
        <w:rPr>
          <w:rFonts w:ascii="Segoe UI" w:hAnsi="Segoe UI" w:cs="Segoe UI"/>
          <w:sz w:val="20"/>
        </w:rPr>
        <w:t xml:space="preserve"> computing </w:t>
      </w:r>
      <w:r w:rsidR="001514CF" w:rsidRPr="004529CD">
        <w:rPr>
          <w:rFonts w:ascii="Segoe UI" w:hAnsi="Segoe UI" w:cs="Segoe UI"/>
          <w:sz w:val="20"/>
        </w:rPr>
        <w:t>environment</w:t>
      </w:r>
      <w:r w:rsidR="009911FD">
        <w:rPr>
          <w:rFonts w:ascii="Segoe UI" w:hAnsi="Segoe UI" w:cs="Segoe UI"/>
          <w:sz w:val="20"/>
        </w:rPr>
        <w:t>. These drawbacks are</w:t>
      </w:r>
      <w:r w:rsidR="00DA7B18" w:rsidRPr="004529CD">
        <w:rPr>
          <w:rFonts w:ascii="Segoe UI" w:hAnsi="Segoe UI" w:cs="Segoe UI"/>
          <w:sz w:val="20"/>
        </w:rPr>
        <w:t>:</w:t>
      </w:r>
    </w:p>
    <w:p w14:paraId="646FA376" w14:textId="34AB3A02" w:rsidR="00DA7B18" w:rsidRPr="004529CD" w:rsidRDefault="004F4DB8"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O</w:t>
      </w:r>
      <w:r w:rsidR="007A0668" w:rsidRPr="004529CD">
        <w:rPr>
          <w:rFonts w:ascii="Segoe UI" w:hAnsi="Segoe UI" w:cs="Segoe UI"/>
          <w:sz w:val="20"/>
        </w:rPr>
        <w:t xml:space="preserve">perational and </w:t>
      </w:r>
      <w:r w:rsidRPr="004529CD">
        <w:rPr>
          <w:rFonts w:ascii="Segoe UI" w:hAnsi="Segoe UI" w:cs="Segoe UI"/>
          <w:sz w:val="20"/>
        </w:rPr>
        <w:t>C</w:t>
      </w:r>
      <w:r w:rsidR="007A0668" w:rsidRPr="004529CD">
        <w:rPr>
          <w:rFonts w:ascii="Segoe UI" w:hAnsi="Segoe UI" w:cs="Segoe UI"/>
          <w:sz w:val="20"/>
        </w:rPr>
        <w:t>apital expenses are quite steep</w:t>
      </w:r>
    </w:p>
    <w:p w14:paraId="36121BA7" w14:textId="4944B672" w:rsidR="00DA7B18" w:rsidRPr="004529CD" w:rsidRDefault="007A0083" w:rsidP="004529CD">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Owning </w:t>
      </w:r>
      <w:r w:rsidR="007A0668" w:rsidRPr="004529CD">
        <w:rPr>
          <w:rFonts w:ascii="Segoe UI" w:hAnsi="Segoe UI" w:cs="Segoe UI"/>
          <w:sz w:val="20"/>
        </w:rPr>
        <w:t>enough labor to continuously monitor and manage the infrastructure</w:t>
      </w:r>
    </w:p>
    <w:p w14:paraId="09C3CE4E" w14:textId="151975FB" w:rsidR="00DA7B18" w:rsidRPr="004529CD" w:rsidRDefault="004F4DB8" w:rsidP="004529CD">
      <w:pPr>
        <w:pStyle w:val="ListParagraph"/>
        <w:numPr>
          <w:ilvl w:val="0"/>
          <w:numId w:val="104"/>
        </w:numPr>
        <w:spacing w:after="120" w:line="276" w:lineRule="auto"/>
        <w:jc w:val="both"/>
        <w:rPr>
          <w:rFonts w:ascii="Segoe UI" w:hAnsi="Segoe UI" w:cs="Segoe UI"/>
          <w:sz w:val="20"/>
        </w:rPr>
      </w:pPr>
      <w:r w:rsidRPr="004529CD">
        <w:rPr>
          <w:rFonts w:ascii="Segoe UI" w:hAnsi="Segoe UI" w:cs="Segoe UI"/>
          <w:sz w:val="20"/>
        </w:rPr>
        <w:t>A</w:t>
      </w:r>
      <w:r w:rsidR="007A0668" w:rsidRPr="004529CD">
        <w:rPr>
          <w:rFonts w:ascii="Segoe UI" w:hAnsi="Segoe UI" w:cs="Segoe UI"/>
          <w:sz w:val="20"/>
        </w:rPr>
        <w:t>cquisition of new hardware or hardware refresh</w:t>
      </w:r>
    </w:p>
    <w:p w14:paraId="704A72C3" w14:textId="77777777" w:rsidR="003228C9" w:rsidRDefault="00DA7B18" w:rsidP="004529CD">
      <w:pPr>
        <w:spacing w:after="0" w:line="276" w:lineRule="auto"/>
        <w:jc w:val="both"/>
        <w:rPr>
          <w:rFonts w:ascii="Segoe UI" w:hAnsi="Segoe UI" w:cs="Segoe UI"/>
          <w:sz w:val="20"/>
        </w:rPr>
      </w:pPr>
      <w:r w:rsidRPr="004529CD">
        <w:rPr>
          <w:rFonts w:ascii="Segoe UI" w:hAnsi="Segoe UI" w:cs="Segoe UI"/>
          <w:b/>
          <w:sz w:val="20"/>
        </w:rPr>
        <w:t>Solution</w:t>
      </w:r>
      <w:r w:rsidR="003228C9">
        <w:rPr>
          <w:rFonts w:ascii="Segoe UI" w:hAnsi="Segoe UI" w:cs="Segoe UI"/>
          <w:b/>
          <w:sz w:val="20"/>
        </w:rPr>
        <w:t xml:space="preserve"> to above Drawbacks</w:t>
      </w:r>
      <w:r w:rsidRPr="004529CD">
        <w:rPr>
          <w:rFonts w:ascii="Segoe UI" w:hAnsi="Segoe UI" w:cs="Segoe UI"/>
          <w:sz w:val="20"/>
        </w:rPr>
        <w:t>:</w:t>
      </w:r>
      <w:r w:rsidR="007A0668" w:rsidRPr="004529CD">
        <w:rPr>
          <w:rFonts w:ascii="Segoe UI" w:hAnsi="Segoe UI" w:cs="Segoe UI"/>
          <w:sz w:val="20"/>
        </w:rPr>
        <w:t xml:space="preserve"> </w:t>
      </w:r>
      <w:r w:rsidRPr="004529CD">
        <w:rPr>
          <w:rFonts w:ascii="Segoe UI" w:hAnsi="Segoe UI" w:cs="Segoe UI"/>
          <w:sz w:val="20"/>
        </w:rPr>
        <w:t>M</w:t>
      </w:r>
      <w:r w:rsidR="007A0668" w:rsidRPr="004529CD">
        <w:rPr>
          <w:rFonts w:ascii="Segoe UI" w:hAnsi="Segoe UI" w:cs="Segoe UI"/>
          <w:sz w:val="20"/>
        </w:rPr>
        <w:t xml:space="preserve">igrating to WVD and adopting a cloud-based </w:t>
      </w:r>
      <w:r w:rsidR="002652C7" w:rsidRPr="004529CD">
        <w:rPr>
          <w:rFonts w:ascii="Segoe UI" w:hAnsi="Segoe UI" w:cs="Segoe UI"/>
          <w:sz w:val="20"/>
        </w:rPr>
        <w:t>desktop computing</w:t>
      </w:r>
      <w:r w:rsidR="007A0668" w:rsidRPr="004529CD">
        <w:rPr>
          <w:rFonts w:ascii="Segoe UI" w:hAnsi="Segoe UI" w:cs="Segoe UI"/>
          <w:sz w:val="20"/>
        </w:rPr>
        <w:t xml:space="preserve"> will make things more cost-effective. </w:t>
      </w:r>
    </w:p>
    <w:p w14:paraId="703541EE" w14:textId="658311B0" w:rsidR="00DA7B18" w:rsidRPr="004529CD" w:rsidRDefault="00DA7B18" w:rsidP="004529CD">
      <w:pPr>
        <w:spacing w:after="0" w:line="276" w:lineRule="auto"/>
        <w:jc w:val="both"/>
        <w:rPr>
          <w:rFonts w:ascii="Segoe UI" w:hAnsi="Segoe UI" w:cs="Segoe UI"/>
          <w:sz w:val="20"/>
        </w:rPr>
      </w:pPr>
      <w:r w:rsidRPr="004529CD">
        <w:rPr>
          <w:rFonts w:ascii="Segoe UI" w:hAnsi="Segoe UI" w:cs="Segoe UI"/>
          <w:b/>
          <w:sz w:val="20"/>
        </w:rPr>
        <w:t>Benefits</w:t>
      </w:r>
      <w:r w:rsidRPr="004529CD">
        <w:rPr>
          <w:rFonts w:ascii="Segoe UI" w:hAnsi="Segoe UI" w:cs="Segoe UI"/>
          <w:sz w:val="20"/>
        </w:rPr>
        <w:t>:</w:t>
      </w:r>
      <w:r w:rsidR="007A0668" w:rsidRPr="004529CD">
        <w:rPr>
          <w:rFonts w:ascii="Segoe UI" w:hAnsi="Segoe UI" w:cs="Segoe UI"/>
          <w:sz w:val="20"/>
        </w:rPr>
        <w:t xml:space="preserve"> </w:t>
      </w:r>
    </w:p>
    <w:p w14:paraId="75FE9BBF" w14:textId="77777777" w:rsidR="00DA7B18" w:rsidRPr="004529CD" w:rsidRDefault="00DA7B18" w:rsidP="00B90349">
      <w:pPr>
        <w:pStyle w:val="ListParagraph"/>
        <w:numPr>
          <w:ilvl w:val="0"/>
          <w:numId w:val="104"/>
        </w:numPr>
        <w:spacing w:line="276" w:lineRule="auto"/>
        <w:jc w:val="both"/>
        <w:rPr>
          <w:rFonts w:ascii="Segoe UI" w:hAnsi="Segoe UI" w:cs="Segoe UI"/>
          <w:sz w:val="20"/>
        </w:rPr>
      </w:pPr>
      <w:commentRangeStart w:id="105"/>
      <w:r w:rsidRPr="004529CD">
        <w:rPr>
          <w:rFonts w:ascii="Segoe UI" w:hAnsi="Segoe UI" w:cs="Segoe UI"/>
          <w:sz w:val="20"/>
        </w:rPr>
        <w:t>A</w:t>
      </w:r>
      <w:r w:rsidR="007A0668" w:rsidRPr="004529CD">
        <w:rPr>
          <w:rFonts w:ascii="Segoe UI" w:hAnsi="Segoe UI" w:cs="Segoe UI"/>
          <w:sz w:val="20"/>
        </w:rPr>
        <w:t>dopting WVD</w:t>
      </w:r>
      <w:r w:rsidR="002652C7" w:rsidRPr="004529CD">
        <w:rPr>
          <w:rFonts w:ascii="Segoe UI" w:hAnsi="Segoe UI" w:cs="Segoe UI"/>
          <w:sz w:val="20"/>
        </w:rPr>
        <w:t>’</w:t>
      </w:r>
      <w:r w:rsidR="007A0668" w:rsidRPr="004529CD">
        <w:rPr>
          <w:rFonts w:ascii="Segoe UI" w:hAnsi="Segoe UI" w:cs="Segoe UI"/>
          <w:sz w:val="20"/>
        </w:rPr>
        <w:t xml:space="preserve">s Windows 10 Multi-Session Technology significantly reduces average cost, per user, per month (up to </w:t>
      </w:r>
      <w:r w:rsidR="00E00124" w:rsidRPr="004529CD">
        <w:rPr>
          <w:rFonts w:ascii="Segoe UI" w:hAnsi="Segoe UI" w:cs="Segoe UI"/>
          <w:sz w:val="20"/>
        </w:rPr>
        <w:t>70</w:t>
      </w:r>
      <w:r w:rsidR="007A0668" w:rsidRPr="004529CD">
        <w:rPr>
          <w:rFonts w:ascii="Segoe UI" w:hAnsi="Segoe UI" w:cs="Segoe UI"/>
          <w:sz w:val="20"/>
        </w:rPr>
        <w:t xml:space="preserve">% in </w:t>
      </w:r>
      <w:r w:rsidR="00E00124" w:rsidRPr="004529CD">
        <w:rPr>
          <w:rFonts w:ascii="Segoe UI" w:hAnsi="Segoe UI" w:cs="Segoe UI"/>
          <w:sz w:val="20"/>
        </w:rPr>
        <w:t xml:space="preserve">reserved </w:t>
      </w:r>
      <w:r w:rsidR="007A0668" w:rsidRPr="004529CD">
        <w:rPr>
          <w:rFonts w:ascii="Segoe UI" w:hAnsi="Segoe UI" w:cs="Segoe UI"/>
          <w:sz w:val="20"/>
        </w:rPr>
        <w:t>instances</w:t>
      </w:r>
      <w:r w:rsidR="00E00124" w:rsidRPr="004529CD">
        <w:rPr>
          <w:rFonts w:ascii="Segoe UI" w:hAnsi="Segoe UI" w:cs="Segoe UI"/>
          <w:sz w:val="20"/>
        </w:rPr>
        <w:t xml:space="preserve"> use</w:t>
      </w:r>
      <w:r w:rsidR="007A0668" w:rsidRPr="004529CD">
        <w:rPr>
          <w:rFonts w:ascii="Segoe UI" w:hAnsi="Segoe UI" w:cs="Segoe UI"/>
          <w:sz w:val="20"/>
        </w:rPr>
        <w:t xml:space="preserve">), compared to the traditional Windows 10 Single-Session. </w:t>
      </w:r>
    </w:p>
    <w:p w14:paraId="37782296" w14:textId="3C286D87" w:rsidR="007A0668" w:rsidRPr="004529CD" w:rsidRDefault="002652C7"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 xml:space="preserve">For High </w:t>
      </w:r>
      <w:r w:rsidR="00D673F3" w:rsidRPr="004529CD">
        <w:rPr>
          <w:rFonts w:ascii="Segoe UI" w:hAnsi="Segoe UI" w:cs="Segoe UI"/>
          <w:sz w:val="20"/>
        </w:rPr>
        <w:t>Performance</w:t>
      </w:r>
      <w:r w:rsidRPr="004529CD">
        <w:rPr>
          <w:rFonts w:ascii="Segoe UI" w:hAnsi="Segoe UI" w:cs="Segoe UI"/>
          <w:sz w:val="20"/>
        </w:rPr>
        <w:t xml:space="preserve"> </w:t>
      </w:r>
      <w:r w:rsidR="00995F1D" w:rsidRPr="004529CD">
        <w:rPr>
          <w:rFonts w:ascii="Segoe UI" w:hAnsi="Segoe UI" w:cs="Segoe UI"/>
          <w:sz w:val="20"/>
        </w:rPr>
        <w:t>w</w:t>
      </w:r>
      <w:r w:rsidRPr="004529CD">
        <w:rPr>
          <w:rFonts w:ascii="Segoe UI" w:hAnsi="Segoe UI" w:cs="Segoe UI"/>
          <w:sz w:val="20"/>
        </w:rPr>
        <w:t>orkload</w:t>
      </w:r>
      <w:r w:rsidR="001463C3" w:rsidRPr="004529CD">
        <w:rPr>
          <w:rFonts w:ascii="Segoe UI" w:hAnsi="Segoe UI" w:cs="Segoe UI"/>
          <w:sz w:val="20"/>
        </w:rPr>
        <w:t>s</w:t>
      </w:r>
      <w:r w:rsidRPr="004529CD">
        <w:rPr>
          <w:rFonts w:ascii="Segoe UI" w:hAnsi="Segoe UI" w:cs="Segoe UI"/>
          <w:sz w:val="20"/>
        </w:rPr>
        <w:t xml:space="preserve"> </w:t>
      </w:r>
      <w:r w:rsidRPr="00B90349">
        <w:rPr>
          <w:rFonts w:ascii="Segoe UI" w:hAnsi="Segoe UI" w:cs="Segoe UI"/>
          <w:sz w:val="20"/>
        </w:rPr>
        <w:t>WVD’s Pers</w:t>
      </w:r>
      <w:r w:rsidR="00D673F3" w:rsidRPr="00B90349">
        <w:rPr>
          <w:rFonts w:ascii="Segoe UI" w:hAnsi="Segoe UI" w:cs="Segoe UI"/>
          <w:sz w:val="20"/>
        </w:rPr>
        <w:t>onal Computing</w:t>
      </w:r>
      <w:r w:rsidR="00D673F3" w:rsidRPr="004529CD">
        <w:rPr>
          <w:rFonts w:ascii="Segoe UI" w:hAnsi="Segoe UI" w:cs="Segoe UI"/>
          <w:sz w:val="20"/>
        </w:rPr>
        <w:t xml:space="preserve"> </w:t>
      </w:r>
      <w:r w:rsidR="001463C3" w:rsidRPr="004529CD">
        <w:rPr>
          <w:rFonts w:ascii="Segoe UI" w:hAnsi="Segoe UI" w:cs="Segoe UI"/>
          <w:sz w:val="20"/>
        </w:rPr>
        <w:t>provide a</w:t>
      </w:r>
      <w:r w:rsidR="00D673F3" w:rsidRPr="004529CD">
        <w:rPr>
          <w:rFonts w:ascii="Segoe UI" w:hAnsi="Segoe UI" w:cs="Segoe UI"/>
          <w:sz w:val="20"/>
        </w:rPr>
        <w:t xml:space="preserve"> choice of hardware option</w:t>
      </w:r>
      <w:r w:rsidR="004D31FC" w:rsidRPr="004529CD">
        <w:rPr>
          <w:rFonts w:ascii="Segoe UI" w:hAnsi="Segoe UI" w:cs="Segoe UI"/>
          <w:sz w:val="20"/>
        </w:rPr>
        <w:t>s</w:t>
      </w:r>
      <w:r w:rsidR="00D673F3" w:rsidRPr="004529CD">
        <w:rPr>
          <w:rFonts w:ascii="Segoe UI" w:hAnsi="Segoe UI" w:cs="Segoe UI"/>
          <w:sz w:val="20"/>
        </w:rPr>
        <w:t xml:space="preserve"> </w:t>
      </w:r>
      <w:r w:rsidR="004D31FC" w:rsidRPr="004529CD">
        <w:rPr>
          <w:rFonts w:ascii="Segoe UI" w:hAnsi="Segoe UI" w:cs="Segoe UI"/>
          <w:sz w:val="20"/>
        </w:rPr>
        <w:t xml:space="preserve">to choose when need arises to scale </w:t>
      </w:r>
      <w:r w:rsidR="009749F5" w:rsidRPr="004529CD">
        <w:rPr>
          <w:rFonts w:ascii="Segoe UI" w:hAnsi="Segoe UI" w:cs="Segoe UI"/>
          <w:sz w:val="20"/>
        </w:rPr>
        <w:t xml:space="preserve">and </w:t>
      </w:r>
      <w:r w:rsidR="004D31FC" w:rsidRPr="004529CD">
        <w:rPr>
          <w:rFonts w:ascii="Segoe UI" w:hAnsi="Segoe UI" w:cs="Segoe UI"/>
          <w:sz w:val="20"/>
        </w:rPr>
        <w:t>make a right fit</w:t>
      </w:r>
      <w:r w:rsidR="001463C3" w:rsidRPr="004529CD">
        <w:rPr>
          <w:rFonts w:ascii="Segoe UI" w:hAnsi="Segoe UI" w:cs="Segoe UI"/>
          <w:sz w:val="20"/>
        </w:rPr>
        <w:t xml:space="preserve">. </w:t>
      </w:r>
    </w:p>
    <w:p w14:paraId="46944353" w14:textId="3F1BDC16" w:rsidR="00DA7B18" w:rsidRPr="004529CD" w:rsidRDefault="000D7910"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eliminates the cost of RDS Client licensing</w:t>
      </w:r>
      <w:r w:rsidR="00460A08" w:rsidRPr="004529CD">
        <w:rPr>
          <w:rFonts w:ascii="Segoe UI" w:hAnsi="Segoe UI" w:cs="Segoe UI"/>
          <w:sz w:val="20"/>
        </w:rPr>
        <w:t>.</w:t>
      </w:r>
    </w:p>
    <w:p w14:paraId="788577E6" w14:textId="2158D592" w:rsidR="00E00124" w:rsidRPr="004529CD" w:rsidRDefault="00A91919"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No VDI management infrastructure cost</w:t>
      </w:r>
      <w:r w:rsidR="00460A08" w:rsidRPr="004529CD">
        <w:rPr>
          <w:rFonts w:ascii="Segoe UI" w:hAnsi="Segoe UI" w:cs="Segoe UI"/>
          <w:sz w:val="20"/>
        </w:rPr>
        <w:t>.</w:t>
      </w:r>
    </w:p>
    <w:p w14:paraId="6C1EF97B" w14:textId="4BEFFAB6" w:rsidR="00460A08" w:rsidRPr="004529CD" w:rsidRDefault="007A0668"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WVD also eliminates the need for deploying your own management infrastructure</w:t>
      </w:r>
      <w:r w:rsidR="00B50E89" w:rsidRPr="004529CD">
        <w:rPr>
          <w:rFonts w:ascii="Segoe UI" w:hAnsi="Segoe UI" w:cs="Segoe UI"/>
          <w:sz w:val="20"/>
        </w:rPr>
        <w:t>, RDS Client licensing</w:t>
      </w:r>
      <w:r w:rsidRPr="004529CD">
        <w:rPr>
          <w:rFonts w:ascii="Segoe UI" w:hAnsi="Segoe UI" w:cs="Segoe UI"/>
          <w:sz w:val="20"/>
        </w:rPr>
        <w:t xml:space="preserve"> since it is provided by WVD</w:t>
      </w:r>
      <w:r w:rsidR="00460A08" w:rsidRPr="004529CD">
        <w:rPr>
          <w:rFonts w:ascii="Segoe UI" w:hAnsi="Segoe UI" w:cs="Segoe UI"/>
          <w:sz w:val="20"/>
        </w:rPr>
        <w:t>.</w:t>
      </w:r>
    </w:p>
    <w:p w14:paraId="4F5028A4" w14:textId="77777777" w:rsidR="00460A08" w:rsidRPr="004529CD" w:rsidRDefault="00CC0512" w:rsidP="00B90349">
      <w:pPr>
        <w:pStyle w:val="ListParagraph"/>
        <w:numPr>
          <w:ilvl w:val="0"/>
          <w:numId w:val="104"/>
        </w:numPr>
        <w:spacing w:line="276" w:lineRule="auto"/>
        <w:jc w:val="both"/>
        <w:rPr>
          <w:rFonts w:ascii="Segoe UI" w:hAnsi="Segoe UI" w:cs="Segoe UI"/>
          <w:sz w:val="20"/>
        </w:rPr>
      </w:pPr>
      <w:r w:rsidRPr="004529CD">
        <w:rPr>
          <w:rFonts w:ascii="Segoe UI" w:hAnsi="Segoe UI" w:cs="Segoe UI"/>
          <w:sz w:val="20"/>
        </w:rPr>
        <w:t>Microsoft 365</w:t>
      </w:r>
      <w:r w:rsidR="007A0668" w:rsidRPr="004529CD">
        <w:rPr>
          <w:rFonts w:ascii="Segoe UI" w:hAnsi="Segoe UI" w:cs="Segoe UI"/>
          <w:sz w:val="20"/>
        </w:rPr>
        <w:t xml:space="preserve">– this significantly reduces the required labor cost and additional </w:t>
      </w:r>
      <w:r w:rsidRPr="004529CD">
        <w:rPr>
          <w:rFonts w:ascii="Segoe UI" w:hAnsi="Segoe UI" w:cs="Segoe UI"/>
          <w:sz w:val="20"/>
        </w:rPr>
        <w:t xml:space="preserve">overhead </w:t>
      </w:r>
      <w:r w:rsidR="007A0668" w:rsidRPr="004529CD">
        <w:rPr>
          <w:rFonts w:ascii="Segoe UI" w:hAnsi="Segoe UI" w:cs="Segoe UI"/>
          <w:sz w:val="20"/>
        </w:rPr>
        <w:t xml:space="preserve">fees. </w:t>
      </w:r>
      <w:commentRangeEnd w:id="105"/>
      <w:r w:rsidR="0009150E" w:rsidRPr="00B90349">
        <w:rPr>
          <w:rFonts w:ascii="Segoe UI" w:hAnsi="Segoe UI" w:cs="Segoe UI"/>
          <w:sz w:val="20"/>
        </w:rPr>
        <w:commentReference w:id="105"/>
      </w:r>
    </w:p>
    <w:p w14:paraId="488D8931" w14:textId="60C060D8" w:rsidR="00C10C47" w:rsidRPr="004529CD" w:rsidRDefault="007A0668" w:rsidP="004529CD">
      <w:pPr>
        <w:spacing w:line="276" w:lineRule="auto"/>
        <w:jc w:val="both"/>
        <w:rPr>
          <w:rFonts w:ascii="Segoe UI" w:hAnsi="Segoe UI" w:cs="Segoe UI"/>
          <w:sz w:val="20"/>
        </w:rPr>
      </w:pPr>
      <w:r w:rsidRPr="004529CD">
        <w:rPr>
          <w:rFonts w:ascii="Segoe UI" w:hAnsi="Segoe UI" w:cs="Segoe UI"/>
          <w:sz w:val="20"/>
        </w:rPr>
        <w:t>All in all, WVD brings down the overall TCO</w:t>
      </w:r>
      <w:r w:rsidR="0080575A" w:rsidRPr="004529CD">
        <w:rPr>
          <w:rFonts w:ascii="Segoe UI" w:hAnsi="Segoe UI" w:cs="Segoe UI"/>
          <w:sz w:val="20"/>
        </w:rPr>
        <w:t xml:space="preserve"> drastically (</w:t>
      </w:r>
      <w:r w:rsidR="00A16CF4" w:rsidRPr="004529CD">
        <w:rPr>
          <w:rFonts w:ascii="Segoe UI" w:hAnsi="Segoe UI" w:cs="Segoe UI"/>
          <w:sz w:val="20"/>
        </w:rPr>
        <w:t>running</w:t>
      </w:r>
      <w:r w:rsidR="006F5B8F" w:rsidRPr="004529CD">
        <w:rPr>
          <w:rFonts w:ascii="Segoe UI" w:hAnsi="Segoe UI" w:cs="Segoe UI"/>
          <w:sz w:val="20"/>
        </w:rPr>
        <w:t xml:space="preserve"> </w:t>
      </w:r>
      <w:r w:rsidR="0080575A" w:rsidRPr="004529CD">
        <w:rPr>
          <w:rFonts w:ascii="Segoe UI" w:hAnsi="Segoe UI" w:cs="Segoe UI"/>
          <w:sz w:val="20"/>
        </w:rPr>
        <w:t xml:space="preserve">Windows </w:t>
      </w:r>
      <w:r w:rsidR="00A16CF4" w:rsidRPr="004529CD">
        <w:rPr>
          <w:rFonts w:ascii="Segoe UI" w:hAnsi="Segoe UI" w:cs="Segoe UI"/>
          <w:sz w:val="20"/>
        </w:rPr>
        <w:t>Server at Linux VM cost</w:t>
      </w:r>
      <w:r w:rsidR="0080575A" w:rsidRPr="004529CD">
        <w:rPr>
          <w:rFonts w:ascii="Segoe UI" w:hAnsi="Segoe UI" w:cs="Segoe UI"/>
          <w:sz w:val="20"/>
        </w:rPr>
        <w:t>)</w:t>
      </w:r>
      <w:r w:rsidRPr="004529CD">
        <w:rPr>
          <w:rFonts w:ascii="Segoe UI" w:hAnsi="Segoe UI" w:cs="Segoe UI"/>
          <w:sz w:val="20"/>
        </w:rPr>
        <w:t xml:space="preserve"> for managing and maintaining your virtualized </w:t>
      </w:r>
      <w:r w:rsidR="004D31FC" w:rsidRPr="004529CD">
        <w:rPr>
          <w:rFonts w:ascii="Segoe UI" w:hAnsi="Segoe UI" w:cs="Segoe UI"/>
          <w:sz w:val="20"/>
        </w:rPr>
        <w:t xml:space="preserve">desktop </w:t>
      </w:r>
      <w:r w:rsidRPr="004529CD">
        <w:rPr>
          <w:rFonts w:ascii="Segoe UI" w:hAnsi="Segoe UI" w:cs="Segoe UI"/>
          <w:sz w:val="20"/>
        </w:rPr>
        <w:t>workloads.</w:t>
      </w:r>
    </w:p>
    <w:p w14:paraId="5174E8D1" w14:textId="51EFA991" w:rsidR="007A0668" w:rsidRPr="00A40854" w:rsidRDefault="007A0668" w:rsidP="00AA1554">
      <w:pPr>
        <w:pStyle w:val="Heading4"/>
      </w:pPr>
      <w:r w:rsidRPr="00A40854">
        <w:lastRenderedPageBreak/>
        <w:t>Security</w:t>
      </w:r>
    </w:p>
    <w:p w14:paraId="77F47823" w14:textId="0A4BAB33"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Security protocols and compliance issues regarding data or applications are a very common scenario in regulated industries. As such, the need to be quickly assessed but finding a solution is often complex and time consuming.</w:t>
      </w:r>
      <w:r w:rsidR="00840579" w:rsidRPr="004529CD">
        <w:rPr>
          <w:rFonts w:ascii="Segoe UI" w:hAnsi="Segoe UI" w:cs="Segoe UI"/>
          <w:sz w:val="20"/>
        </w:rPr>
        <w:t xml:space="preserve"> </w:t>
      </w:r>
      <w:r w:rsidRPr="004529CD">
        <w:rPr>
          <w:rFonts w:ascii="Segoe UI" w:hAnsi="Segoe UI" w:cs="Segoe UI"/>
          <w:sz w:val="20"/>
        </w:rPr>
        <w:t xml:space="preserve">Keeping your data secure, regardless of </w:t>
      </w:r>
      <w:r w:rsidR="001B7E06" w:rsidRPr="004529CD">
        <w:rPr>
          <w:rFonts w:ascii="Segoe UI" w:hAnsi="Segoe UI" w:cs="Segoe UI"/>
          <w:sz w:val="20"/>
        </w:rPr>
        <w:t xml:space="preserve">end computing </w:t>
      </w:r>
      <w:r w:rsidRPr="004529CD">
        <w:rPr>
          <w:rFonts w:ascii="Segoe UI" w:hAnsi="Segoe UI" w:cs="Segoe UI"/>
          <w:sz w:val="20"/>
        </w:rPr>
        <w:t xml:space="preserve">devices, is one of WVDs many strengths. </w:t>
      </w:r>
    </w:p>
    <w:p w14:paraId="5A0781AF" w14:textId="01FB4545"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has “reverse connect,” which literally negates the need for inbound traffic and reduces the overall attack surface of your ecosystem. </w:t>
      </w:r>
    </w:p>
    <w:p w14:paraId="420D7878" w14:textId="09B35A26" w:rsidR="00840579" w:rsidRPr="004529CD" w:rsidRDefault="007A0668"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Azure Active Directory authentication makes sure that all connections and user data is isolated for valid users within your ecosystem, making data sovereignty requirements easy to handle.</w:t>
      </w:r>
      <w:r w:rsidR="0072780C" w:rsidRPr="004529CD">
        <w:rPr>
          <w:rFonts w:ascii="Segoe UI" w:hAnsi="Segoe UI" w:cs="Segoe UI"/>
          <w:sz w:val="20"/>
        </w:rPr>
        <w:t xml:space="preserve"> </w:t>
      </w:r>
    </w:p>
    <w:p w14:paraId="1B0641B3" w14:textId="088BC8A2" w:rsidR="00F54871" w:rsidRPr="004529CD" w:rsidRDefault="0072780C" w:rsidP="004529CD">
      <w:pPr>
        <w:pStyle w:val="ListParagraph"/>
        <w:numPr>
          <w:ilvl w:val="0"/>
          <w:numId w:val="134"/>
        </w:numPr>
        <w:spacing w:after="0" w:line="276" w:lineRule="auto"/>
        <w:jc w:val="both"/>
        <w:rPr>
          <w:rFonts w:ascii="Segoe UI" w:hAnsi="Segoe UI" w:cs="Segoe UI"/>
          <w:sz w:val="20"/>
        </w:rPr>
      </w:pPr>
      <w:r w:rsidRPr="004529CD">
        <w:rPr>
          <w:rFonts w:ascii="Segoe UI" w:hAnsi="Segoe UI" w:cs="Segoe UI"/>
          <w:sz w:val="20"/>
        </w:rPr>
        <w:t xml:space="preserve">WVD and Azure </w:t>
      </w:r>
      <w:r w:rsidR="00685213" w:rsidRPr="004529CD">
        <w:rPr>
          <w:rFonts w:ascii="Segoe UI" w:hAnsi="Segoe UI" w:cs="Segoe UI"/>
          <w:sz w:val="20"/>
        </w:rPr>
        <w:t xml:space="preserve">have </w:t>
      </w:r>
      <w:r w:rsidRPr="004529CD">
        <w:rPr>
          <w:rFonts w:ascii="Segoe UI" w:hAnsi="Segoe UI" w:cs="Segoe UI"/>
          <w:sz w:val="20"/>
        </w:rPr>
        <w:t>more compliance certifications than any other cloud provider</w:t>
      </w:r>
      <w:r w:rsidR="00591B12" w:rsidRPr="004529CD">
        <w:rPr>
          <w:rFonts w:ascii="Segoe UI" w:hAnsi="Segoe UI" w:cs="Segoe UI"/>
          <w:noProof/>
          <w:sz w:val="20"/>
        </w:rPr>
        <w:t xml:space="preserve"> </w:t>
      </w:r>
    </w:p>
    <w:p w14:paraId="7B31B355" w14:textId="255E3552" w:rsidR="00840579" w:rsidRPr="004529CD" w:rsidRDefault="007A0668" w:rsidP="004529CD">
      <w:pPr>
        <w:spacing w:after="0" w:line="276" w:lineRule="auto"/>
        <w:jc w:val="both"/>
        <w:rPr>
          <w:rFonts w:ascii="Segoe UI" w:hAnsi="Segoe UI" w:cs="Segoe UI"/>
          <w:sz w:val="20"/>
        </w:rPr>
      </w:pPr>
      <w:r w:rsidRPr="004529CD">
        <w:rPr>
          <w:rFonts w:ascii="Segoe UI" w:hAnsi="Segoe UI" w:cs="Segoe UI"/>
          <w:sz w:val="20"/>
        </w:rPr>
        <w:t xml:space="preserve">More recently, Windows 7 </w:t>
      </w:r>
      <w:r w:rsidR="00143E81" w:rsidRPr="004529CD">
        <w:rPr>
          <w:rFonts w:ascii="Segoe UI" w:hAnsi="Segoe UI" w:cs="Segoe UI"/>
          <w:sz w:val="20"/>
        </w:rPr>
        <w:t xml:space="preserve">End of Support for </w:t>
      </w:r>
      <w:r w:rsidR="009F2A2C" w:rsidRPr="004529CD">
        <w:rPr>
          <w:rFonts w:ascii="Segoe UI" w:hAnsi="Segoe UI" w:cs="Segoe UI"/>
          <w:sz w:val="20"/>
        </w:rPr>
        <w:t xml:space="preserve">all </w:t>
      </w:r>
      <w:r w:rsidR="00C979A8" w:rsidRPr="004529CD">
        <w:rPr>
          <w:rFonts w:ascii="Segoe UI" w:hAnsi="Segoe UI" w:cs="Segoe UI"/>
          <w:sz w:val="20"/>
        </w:rPr>
        <w:t>desktop computing needs</w:t>
      </w:r>
      <w:r w:rsidRPr="004529CD">
        <w:rPr>
          <w:rFonts w:ascii="Segoe UI" w:hAnsi="Segoe UI" w:cs="Segoe UI"/>
          <w:sz w:val="20"/>
        </w:rPr>
        <w:t xml:space="preserve">, resulting in a wide variety of compliance issues for many businesses. However, WVD allows businesses to continue utilizing their legacy applications on a fully supported Windows 7 Operating System for the next three years, cost free. </w:t>
      </w:r>
    </w:p>
    <w:p w14:paraId="00AE11EB" w14:textId="1A66EB41"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The VDI Infrastructure and Public Facing IP are maintained by Microsoft so businesses do not have to be concerned with gateways or connection brokers.</w:t>
      </w:r>
    </w:p>
    <w:p w14:paraId="30F225C9" w14:textId="77777777" w:rsidR="007A0668" w:rsidRPr="004529CD" w:rsidRDefault="007A0668" w:rsidP="004529CD">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If you connect WVD to your existing Microsoft ecosystem, you can take advantage of Conditional Access, Multi-Factor Authentication and Role-based Access Control present in M365, and combine it with Azure’s compliance offerings and extensive team cybersecurity experts – effectively making WVD one of the most secure VDI platforms on the market.</w:t>
      </w:r>
    </w:p>
    <w:p w14:paraId="54A05973" w14:textId="77777777" w:rsidR="007A0668" w:rsidRPr="00A40854" w:rsidRDefault="007A0668" w:rsidP="00AA1554">
      <w:pPr>
        <w:pStyle w:val="Heading4"/>
      </w:pPr>
      <w:r w:rsidRPr="00A40854">
        <w:t>Scale</w:t>
      </w:r>
    </w:p>
    <w:p w14:paraId="2694766B" w14:textId="4427BEB6" w:rsidR="007A0668" w:rsidRPr="004529CD" w:rsidRDefault="007A0668" w:rsidP="00214586">
      <w:pPr>
        <w:spacing w:after="60" w:line="276" w:lineRule="auto"/>
        <w:jc w:val="both"/>
        <w:rPr>
          <w:rFonts w:ascii="Segoe UI" w:hAnsi="Segoe UI" w:cs="Segoe UI"/>
          <w:sz w:val="20"/>
        </w:rPr>
      </w:pPr>
      <w:r w:rsidRPr="004529CD">
        <w:rPr>
          <w:rFonts w:ascii="Segoe UI" w:hAnsi="Segoe UI" w:cs="Segoe UI"/>
          <w:sz w:val="20"/>
        </w:rPr>
        <w:t xml:space="preserve">Scaling your business to accommodate </w:t>
      </w:r>
      <w:r w:rsidR="00B87D90" w:rsidRPr="004529CD">
        <w:rPr>
          <w:rFonts w:ascii="Segoe UI" w:hAnsi="Segoe UI" w:cs="Segoe UI"/>
          <w:sz w:val="20"/>
        </w:rPr>
        <w:t>below requirements:</w:t>
      </w:r>
    </w:p>
    <w:p w14:paraId="2D487EA5" w14:textId="145E375C" w:rsidR="007A0668" w:rsidRPr="004529CD" w:rsidRDefault="007A0668" w:rsidP="00214586">
      <w:pPr>
        <w:spacing w:after="60" w:line="276" w:lineRule="auto"/>
        <w:jc w:val="both"/>
        <w:rPr>
          <w:rFonts w:ascii="Segoe UI" w:hAnsi="Segoe UI" w:cs="Segoe UI"/>
          <w:sz w:val="20"/>
        </w:rPr>
      </w:pPr>
      <w:r w:rsidRPr="004529CD">
        <w:rPr>
          <w:rFonts w:ascii="Segoe UI" w:hAnsi="Segoe UI" w:cs="Segoe UI"/>
          <w:sz w:val="20"/>
        </w:rPr>
        <w:t>Currently, Microsoft Azure boasts the largest geographical footprint of any cloud provider with more than 54 Azure Regions. This expansive footprint, in turn, enables an easy transition with new mergers and acquisitions, as well as enabling your remote workforce, irrespective of geographical location.</w:t>
      </w:r>
    </w:p>
    <w:p w14:paraId="2606F0F0" w14:textId="7D7E8DFF" w:rsidR="00C10C47" w:rsidRPr="004529CD" w:rsidRDefault="00376FBE" w:rsidP="004529CD">
      <w:p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8245" behindDoc="0" locked="0" layoutInCell="1" allowOverlap="1" wp14:anchorId="5CDA4603" wp14:editId="380DD224">
            <wp:simplePos x="0" y="0"/>
            <wp:positionH relativeFrom="column">
              <wp:posOffset>643255</wp:posOffset>
            </wp:positionH>
            <wp:positionV relativeFrom="paragraph">
              <wp:posOffset>849630</wp:posOffset>
            </wp:positionV>
            <wp:extent cx="5356860" cy="3134995"/>
            <wp:effectExtent l="0" t="0" r="0" b="8255"/>
            <wp:wrapTopAndBottom/>
            <wp:docPr id="1766391217" name="Picture 176639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6860" cy="3134995"/>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 xml:space="preserve">If a business’s virtual desktop journey requires the reuse of existing investments, such as Citrix, VMWare environments, or other solution providers, WVD has the inherent ability to support both persistent and non-persistent environments, while retaining the profile structure of previous environments. </w:t>
      </w:r>
    </w:p>
    <w:p w14:paraId="614F1574" w14:textId="77777777" w:rsidR="00FD183E" w:rsidRDefault="00FD183E" w:rsidP="00214586">
      <w:pPr>
        <w:spacing w:after="0"/>
      </w:pPr>
    </w:p>
    <w:p w14:paraId="1EBF9469" w14:textId="77777777" w:rsidR="007A0668" w:rsidRPr="00A40854" w:rsidRDefault="007A0668" w:rsidP="00AA1554">
      <w:pPr>
        <w:pStyle w:val="Heading4"/>
      </w:pPr>
      <w:r w:rsidRPr="00A40854">
        <w:t>Innovation</w:t>
      </w:r>
    </w:p>
    <w:p w14:paraId="003F37C6" w14:textId="4DF61904" w:rsidR="00D128A9"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 xml:space="preserve">WVD offers a business unparalleled agility with its </w:t>
      </w:r>
      <w:r w:rsidR="00DD27C4" w:rsidRPr="004529CD">
        <w:rPr>
          <w:rFonts w:ascii="Segoe UI" w:hAnsi="Segoe UI" w:cs="Segoe UI"/>
          <w:sz w:val="20"/>
        </w:rPr>
        <w:t xml:space="preserve">demand driven </w:t>
      </w:r>
      <w:r w:rsidRPr="004529CD">
        <w:rPr>
          <w:rFonts w:ascii="Segoe UI" w:hAnsi="Segoe UI" w:cs="Segoe UI"/>
          <w:sz w:val="20"/>
        </w:rPr>
        <w:t xml:space="preserve">scaling potential that can accommodate nearly any workload significantly faster than acquiring the equivalent hardware. </w:t>
      </w:r>
    </w:p>
    <w:p w14:paraId="307F2B75" w14:textId="5FE71344" w:rsidR="007A0668" w:rsidRPr="004529CD" w:rsidRDefault="00FD183E"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8246" behindDoc="1" locked="0" layoutInCell="1" allowOverlap="1" wp14:anchorId="68042CEA" wp14:editId="389EE940">
            <wp:simplePos x="0" y="0"/>
            <wp:positionH relativeFrom="column">
              <wp:posOffset>3043555</wp:posOffset>
            </wp:positionH>
            <wp:positionV relativeFrom="paragraph">
              <wp:posOffset>245745</wp:posOffset>
            </wp:positionV>
            <wp:extent cx="3485515" cy="2529205"/>
            <wp:effectExtent l="0" t="0" r="0" b="0"/>
            <wp:wrapSquare wrapText="bothSides"/>
            <wp:docPr id="1766391121" name="Picture 17663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5515" cy="2529205"/>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WVD offers the only multi-session Windows 10 user experience, while, at the same time, keeping cost considerably lower compared to any single session VM infrastructure due to high CPU utilization.</w:t>
      </w:r>
      <w:r w:rsidR="00F05DB6" w:rsidRPr="004529CD">
        <w:rPr>
          <w:rFonts w:ascii="Segoe UI" w:hAnsi="Segoe UI" w:cs="Segoe UI"/>
          <w:sz w:val="20"/>
        </w:rPr>
        <w:t xml:space="preserve"> </w:t>
      </w:r>
    </w:p>
    <w:p w14:paraId="19B2F1D6" w14:textId="3E685C01" w:rsidR="007A0668" w:rsidRPr="004529CD" w:rsidRDefault="00D128A9"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With WVD,</w:t>
      </w:r>
      <w:r w:rsidR="007A0668" w:rsidRPr="004529CD">
        <w:rPr>
          <w:rFonts w:ascii="Segoe UI" w:hAnsi="Segoe UI" w:cs="Segoe UI"/>
          <w:sz w:val="20"/>
        </w:rPr>
        <w:t xml:space="preserve"> business</w:t>
      </w:r>
      <w:r w:rsidRPr="004529CD">
        <w:rPr>
          <w:rFonts w:ascii="Segoe UI" w:hAnsi="Segoe UI" w:cs="Segoe UI"/>
          <w:sz w:val="20"/>
        </w:rPr>
        <w:t>es</w:t>
      </w:r>
      <w:r w:rsidR="007A0668" w:rsidRPr="004529CD">
        <w:rPr>
          <w:rFonts w:ascii="Segoe UI" w:hAnsi="Segoe UI" w:cs="Segoe UI"/>
          <w:sz w:val="20"/>
        </w:rPr>
        <w:t xml:space="preserve"> have access to the highest quality value-adding partner network. These value-adding partners, who work in tandem with Microsoft, make it possible for businesses to constantly have the ability to reach out and obtain professional guidance, with the assistance of third-party applications in Azure Marketplace ecosystem as well. The third-party applications have all been catered to the Microsoft APIs so you can tailor WVD workloads in any way. </w:t>
      </w:r>
    </w:p>
    <w:p w14:paraId="2C0FCCAF" w14:textId="679D81D5" w:rsidR="00C10C47" w:rsidRPr="004529CD" w:rsidRDefault="007A0668" w:rsidP="00B90349">
      <w:pPr>
        <w:pStyle w:val="ListParagraph"/>
        <w:numPr>
          <w:ilvl w:val="0"/>
          <w:numId w:val="135"/>
        </w:numPr>
        <w:spacing w:line="276" w:lineRule="auto"/>
        <w:jc w:val="both"/>
        <w:rPr>
          <w:rFonts w:ascii="Segoe UI" w:hAnsi="Segoe UI" w:cs="Segoe UI"/>
          <w:sz w:val="20"/>
        </w:rPr>
      </w:pPr>
      <w:r w:rsidRPr="004529CD">
        <w:rPr>
          <w:rFonts w:ascii="Segoe UI" w:hAnsi="Segoe UI" w:cs="Segoe UI"/>
          <w:sz w:val="20"/>
        </w:rPr>
        <w:t>Leveraging WVD also enables any business the capacity to utilize WVDs end-to-end diagnostic services. These services make the identification of root causes efficient and fast compared to an infrastructure, where logs can be dispersed across multiple clients, RDS servers, and VMs.</w:t>
      </w:r>
    </w:p>
    <w:p w14:paraId="3916F39A" w14:textId="1C6B2757" w:rsidR="007A0668" w:rsidRPr="00CE7FCD" w:rsidRDefault="007A0668" w:rsidP="008310D3">
      <w:pPr>
        <w:pStyle w:val="Heading3"/>
      </w:pPr>
      <w:bookmarkStart w:id="106" w:name="_Toc43321894"/>
      <w:r w:rsidRPr="00CE7FCD">
        <w:t xml:space="preserve">Business </w:t>
      </w:r>
      <w:r w:rsidR="00CE7FCD">
        <w:t>O</w:t>
      </w:r>
      <w:r w:rsidRPr="00CE7FCD">
        <w:t>utcomes of WVD</w:t>
      </w:r>
      <w:bookmarkEnd w:id="106"/>
    </w:p>
    <w:p w14:paraId="408C2859" w14:textId="55D0FC9C" w:rsidR="007A0668" w:rsidRPr="004529CD" w:rsidRDefault="001337CD" w:rsidP="004529CD">
      <w:pPr>
        <w:spacing w:after="120" w:line="276" w:lineRule="auto"/>
        <w:jc w:val="both"/>
        <w:rPr>
          <w:rFonts w:ascii="Segoe UI" w:hAnsi="Segoe UI" w:cs="Segoe UI"/>
          <w:sz w:val="20"/>
        </w:rPr>
      </w:pPr>
      <w:r w:rsidRPr="004529CD">
        <w:rPr>
          <w:rFonts w:ascii="Segoe UI" w:hAnsi="Segoe UI" w:cs="Segoe UI"/>
          <w:noProof/>
          <w:sz w:val="20"/>
        </w:rPr>
        <w:drawing>
          <wp:anchor distT="0" distB="0" distL="114300" distR="114300" simplePos="0" relativeHeight="251658244" behindDoc="1" locked="0" layoutInCell="1" allowOverlap="1" wp14:anchorId="350AEADA" wp14:editId="4AEBD8CF">
            <wp:simplePos x="0" y="0"/>
            <wp:positionH relativeFrom="column">
              <wp:posOffset>2624455</wp:posOffset>
            </wp:positionH>
            <wp:positionV relativeFrom="paragraph">
              <wp:posOffset>95250</wp:posOffset>
            </wp:positionV>
            <wp:extent cx="4051300" cy="2621280"/>
            <wp:effectExtent l="0" t="0" r="6350" b="7620"/>
            <wp:wrapSquare wrapText="bothSides"/>
            <wp:docPr id="1766391166" name="Picture 176639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300" cy="2621280"/>
                    </a:xfrm>
                    <a:prstGeom prst="rect">
                      <a:avLst/>
                    </a:prstGeom>
                    <a:noFill/>
                  </pic:spPr>
                </pic:pic>
              </a:graphicData>
            </a:graphic>
            <wp14:sizeRelH relativeFrom="margin">
              <wp14:pctWidth>0</wp14:pctWidth>
            </wp14:sizeRelH>
            <wp14:sizeRelV relativeFrom="margin">
              <wp14:pctHeight>0</wp14:pctHeight>
            </wp14:sizeRelV>
          </wp:anchor>
        </w:drawing>
      </w:r>
      <w:r w:rsidR="007A0668" w:rsidRPr="004529CD">
        <w:rPr>
          <w:rFonts w:ascii="Segoe UI" w:hAnsi="Segoe UI" w:cs="Segoe UI"/>
          <w:sz w:val="20"/>
        </w:rPr>
        <w:t>The next step for creating a comprehensive WVD adoption strategy is to take the business motivations and figure out what business outcome are likely to transpire.</w:t>
      </w:r>
      <w:r w:rsidR="002B660C" w:rsidRPr="004529CD">
        <w:rPr>
          <w:rFonts w:ascii="Segoe UI" w:hAnsi="Segoe UI" w:cs="Segoe UI"/>
          <w:noProof/>
          <w:sz w:val="20"/>
        </w:rPr>
        <w:t xml:space="preserve"> </w:t>
      </w:r>
    </w:p>
    <w:p w14:paraId="67B49DCB" w14:textId="77777777" w:rsidR="001337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categories of business outcomes vary between five general buckets. It is important for anticipated business outcomes to be ranked according to priority: from high, to mid, to low priority. </w:t>
      </w:r>
      <w:r w:rsidR="008C0F30" w:rsidRPr="004529CD">
        <w:rPr>
          <w:rFonts w:ascii="Segoe UI" w:hAnsi="Segoe UI" w:cs="Segoe UI"/>
          <w:sz w:val="20"/>
        </w:rPr>
        <w:t xml:space="preserve">They </w:t>
      </w:r>
      <w:r w:rsidRPr="004529CD">
        <w:rPr>
          <w:rFonts w:ascii="Segoe UI" w:hAnsi="Segoe UI" w:cs="Segoe UI"/>
          <w:sz w:val="20"/>
        </w:rPr>
        <w:t xml:space="preserve">include stakeholders, the business drivers behind a specific outcome, and associate what KPIs and capabilities are required in order to achieve the desired outcome. </w:t>
      </w:r>
    </w:p>
    <w:p w14:paraId="5BF4B59F" w14:textId="790FA18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 xml:space="preserve">The following categories </w:t>
      </w:r>
      <w:r w:rsidR="00492EC3" w:rsidRPr="004529CD">
        <w:rPr>
          <w:rFonts w:ascii="Segoe UI" w:hAnsi="Segoe UI" w:cs="Segoe UI"/>
          <w:sz w:val="20"/>
        </w:rPr>
        <w:t xml:space="preserve">as displayed in figure </w:t>
      </w:r>
      <w:r w:rsidRPr="004529CD">
        <w:rPr>
          <w:rFonts w:ascii="Segoe UI" w:hAnsi="Segoe UI" w:cs="Segoe UI"/>
          <w:sz w:val="20"/>
        </w:rPr>
        <w:t>are used to identify and categorize desired business outcomes</w:t>
      </w:r>
      <w:r w:rsidR="00492EC3" w:rsidRPr="004529CD">
        <w:rPr>
          <w:rFonts w:ascii="Segoe UI" w:hAnsi="Segoe UI" w:cs="Segoe UI"/>
          <w:sz w:val="20"/>
        </w:rPr>
        <w:t>.</w:t>
      </w:r>
    </w:p>
    <w:p w14:paraId="13C3E5B5" w14:textId="05701B20" w:rsidR="007A0668" w:rsidRPr="00CE7FCD" w:rsidRDefault="007A0668" w:rsidP="008310D3">
      <w:pPr>
        <w:pStyle w:val="Heading3"/>
      </w:pPr>
      <w:bookmarkStart w:id="107" w:name="_Toc43321895"/>
      <w:r w:rsidRPr="00CE7FCD">
        <w:lastRenderedPageBreak/>
        <w:t xml:space="preserve">Quantifying </w:t>
      </w:r>
      <w:r w:rsidR="00143CBA">
        <w:t>B</w:t>
      </w:r>
      <w:r w:rsidRPr="00CE7FCD">
        <w:t xml:space="preserve">usiness </w:t>
      </w:r>
      <w:r w:rsidR="00143CBA">
        <w:t>J</w:t>
      </w:r>
      <w:r w:rsidRPr="00CE7FCD">
        <w:t>ustification for WVD</w:t>
      </w:r>
      <w:bookmarkEnd w:id="107"/>
    </w:p>
    <w:p w14:paraId="5D5012D7" w14:textId="77777777" w:rsidR="007A0668" w:rsidRPr="004529CD" w:rsidRDefault="007A0668" w:rsidP="004529CD">
      <w:pPr>
        <w:spacing w:line="276" w:lineRule="auto"/>
        <w:jc w:val="both"/>
        <w:rPr>
          <w:rFonts w:ascii="Segoe UI" w:hAnsi="Segoe UI" w:cs="Segoe UI"/>
          <w:sz w:val="20"/>
        </w:rPr>
      </w:pPr>
      <w:r w:rsidRPr="004529CD">
        <w:rPr>
          <w:rFonts w:ascii="Segoe UI" w:hAnsi="Segoe UI" w:cs="Segoe UI"/>
          <w:sz w:val="20"/>
        </w:rPr>
        <w:t>Justifying the decision to migrate or adopt WVD will require somewhat complex calculations. In its basic form, the calculations needed to justify WVD are:</w:t>
      </w:r>
    </w:p>
    <w:tbl>
      <w:tblPr>
        <w:tblStyle w:val="TableGrid"/>
        <w:tblW w:w="0" w:type="auto"/>
        <w:jc w:val="center"/>
        <w:tblLook w:val="04A0" w:firstRow="1" w:lastRow="0" w:firstColumn="1" w:lastColumn="0" w:noHBand="0" w:noVBand="1"/>
      </w:tblPr>
      <w:tblGrid>
        <w:gridCol w:w="9709"/>
      </w:tblGrid>
      <w:tr w:rsidR="007A0668" w:rsidRPr="00E05B31" w14:paraId="048D0A55" w14:textId="77777777" w:rsidTr="00214586">
        <w:trPr>
          <w:trHeight w:val="1934"/>
          <w:jc w:val="center"/>
        </w:trPr>
        <w:tc>
          <w:tcPr>
            <w:tcW w:w="9709" w:type="dxa"/>
          </w:tcPr>
          <w:p w14:paraId="63EFA3E3" w14:textId="64EE174A" w:rsidR="007A0668" w:rsidRPr="00E05B31" w:rsidRDefault="007A0668" w:rsidP="00492EC3">
            <w:pPr>
              <w:spacing w:after="0" w:line="259" w:lineRule="auto"/>
              <w:jc w:val="both"/>
              <w:rPr>
                <w:rFonts w:ascii="Calibri" w:hAnsi="Calibri" w:cs="Calibri"/>
                <w:szCs w:val="22"/>
              </w:rPr>
            </w:pPr>
          </w:p>
          <w:p w14:paraId="7B6F16E0" w14:textId="77777777" w:rsidR="007A0668" w:rsidRPr="00D91EC9" w:rsidRDefault="007A0668" w:rsidP="00492EC3">
            <w:pPr>
              <w:spacing w:after="0" w:line="259" w:lineRule="auto"/>
              <w:jc w:val="both"/>
              <w:rPr>
                <w:rFonts w:ascii="Calibri" w:hAnsi="Calibri" w:cs="Calibri"/>
                <w:szCs w:val="22"/>
              </w:rPr>
            </w:pPr>
            <m:oMathPara>
              <m:oMathParaPr>
                <m:jc m:val="center"/>
              </m:oMathParaPr>
              <m:oMath>
                <m:r>
                  <m:rPr>
                    <m:sty m:val="b"/>
                  </m:rPr>
                  <w:rPr>
                    <w:rFonts w:ascii="Cambria Math" w:hAnsi="Cambria Math" w:cs="Calibri"/>
                    <w:szCs w:val="22"/>
                  </w:rPr>
                  <m:t>Return</m:t>
                </m:r>
                <m:r>
                  <m:rPr>
                    <m:sty m:val="p"/>
                  </m:rPr>
                  <w:rPr>
                    <w:rFonts w:ascii="Cambria Math" w:hAnsi="Cambria Math" w:cs="Calibri"/>
                    <w:szCs w:val="22"/>
                  </w:rPr>
                  <m:t xml:space="preserve"> </m:t>
                </m:r>
                <m:r>
                  <m:rPr>
                    <m:sty m:val="b"/>
                  </m:rPr>
                  <w:rPr>
                    <w:rFonts w:ascii="Cambria Math" w:hAnsi="Cambria Math" w:cs="Calibri"/>
                    <w:szCs w:val="22"/>
                  </w:rPr>
                  <m:t>on</m:t>
                </m:r>
                <m:r>
                  <m:rPr>
                    <m:sty m:val="p"/>
                  </m:rPr>
                  <w:rPr>
                    <w:rFonts w:ascii="Cambria Math" w:hAnsi="Cambria Math" w:cs="Calibri"/>
                    <w:szCs w:val="22"/>
                  </w:rPr>
                  <m:t xml:space="preserve"> </m:t>
                </m:r>
                <m:r>
                  <m:rPr>
                    <m:sty m:val="b"/>
                  </m:rPr>
                  <w:rPr>
                    <w:rFonts w:ascii="Cambria Math" w:hAnsi="Cambria Math" w:cs="Calibri"/>
                    <w:szCs w:val="22"/>
                  </w:rPr>
                  <m:t>investment</m:t>
                </m:r>
                <m:d>
                  <m:dPr>
                    <m:ctrlPr>
                      <w:rPr>
                        <w:rFonts w:ascii="Cambria Math" w:hAnsi="Cambria Math" w:cs="Calibri"/>
                        <w:szCs w:val="22"/>
                      </w:rPr>
                    </m:ctrlPr>
                  </m:dPr>
                  <m:e>
                    <m:r>
                      <m:rPr>
                        <m:sty m:val="b"/>
                      </m:rPr>
                      <w:rPr>
                        <w:rFonts w:ascii="Cambria Math" w:hAnsi="Cambria Math" w:cs="Calibri"/>
                        <w:szCs w:val="22"/>
                      </w:rPr>
                      <m:t>ROI</m:t>
                    </m:r>
                  </m:e>
                </m:d>
                <m:r>
                  <m:rPr>
                    <m:sty m:val="p"/>
                  </m:rPr>
                  <w:rPr>
                    <w:rFonts w:ascii="Cambria Math" w:hAnsi="Cambria Math" w:cs="Calibri"/>
                    <w:szCs w:val="22"/>
                  </w:rPr>
                  <m:t xml:space="preserve">=  </m:t>
                </m:r>
                <m:f>
                  <m:fPr>
                    <m:ctrlPr>
                      <w:rPr>
                        <w:rFonts w:ascii="Cambria Math" w:hAnsi="Cambria Math" w:cs="Calibri"/>
                        <w:szCs w:val="22"/>
                      </w:rPr>
                    </m:ctrlPr>
                  </m:fPr>
                  <m:num>
                    <m:r>
                      <m:rPr>
                        <m:sty m:val="b"/>
                      </m:rPr>
                      <w:rPr>
                        <w:rFonts w:ascii="Cambria Math" w:hAnsi="Cambria Math" w:cs="Calibri"/>
                        <w:szCs w:val="22"/>
                      </w:rPr>
                      <m:t>Gain</m:t>
                    </m:r>
                    <m:r>
                      <m:rPr>
                        <m:sty m:val="p"/>
                      </m:rPr>
                      <w:rPr>
                        <w:rFonts w:ascii="Cambria Math" w:hAnsi="Cambria Math" w:cs="Calibri"/>
                        <w:szCs w:val="22"/>
                      </w:rPr>
                      <m:t xml:space="preserve"> </m:t>
                    </m:r>
                    <m:r>
                      <m:rPr>
                        <m:sty m:val="b"/>
                      </m:rPr>
                      <w:rPr>
                        <w:rFonts w:ascii="Cambria Math" w:hAnsi="Cambria Math" w:cs="Calibri"/>
                        <w:szCs w:val="22"/>
                      </w:rPr>
                      <m:t>from</m:t>
                    </m:r>
                    <m:r>
                      <m:rPr>
                        <m:sty m:val="p"/>
                      </m:rPr>
                      <w:rPr>
                        <w:rFonts w:ascii="Cambria Math" w:hAnsi="Cambria Math" w:cs="Calibri"/>
                        <w:szCs w:val="22"/>
                      </w:rPr>
                      <m:t xml:space="preserve"> </m:t>
                    </m:r>
                    <m:r>
                      <m:rPr>
                        <m:sty m:val="b"/>
                      </m:rPr>
                      <w:rPr>
                        <w:rFonts w:ascii="Cambria Math" w:hAnsi="Cambria Math" w:cs="Calibri"/>
                        <w:szCs w:val="22"/>
                      </w:rPr>
                      <m:t>investment</m:t>
                    </m:r>
                    <m:r>
                      <m:rPr>
                        <m:sty m:val="p"/>
                      </m:rPr>
                      <w:rPr>
                        <w:rFonts w:ascii="Cambria Math" w:hAnsi="Cambria Math" w:cs="Calibri"/>
                        <w:szCs w:val="22"/>
                      </w:rPr>
                      <m:t>-</m:t>
                    </m:r>
                    <m:r>
                      <m:rPr>
                        <m:sty m:val="b"/>
                      </m:rPr>
                      <w:rPr>
                        <w:rFonts w:ascii="Cambria Math" w:hAnsi="Cambria Math" w:cs="Calibri"/>
                        <w:szCs w:val="22"/>
                      </w:rPr>
                      <m:t>Intial</m:t>
                    </m:r>
                    <m:r>
                      <m:rPr>
                        <m:sty m:val="p"/>
                      </m:rPr>
                      <w:rPr>
                        <w:rFonts w:ascii="Cambria Math" w:hAnsi="Cambria Math" w:cs="Calibri"/>
                        <w:szCs w:val="22"/>
                      </w:rPr>
                      <m:t xml:space="preserve"> </m:t>
                    </m:r>
                    <m:r>
                      <m:rPr>
                        <m:sty m:val="b"/>
                      </m:rPr>
                      <w:rPr>
                        <w:rFonts w:ascii="Cambria Math" w:hAnsi="Cambria Math" w:cs="Calibri"/>
                        <w:szCs w:val="22"/>
                      </w:rPr>
                      <m:t>investment</m:t>
                    </m:r>
                  </m:num>
                  <m:den>
                    <m:r>
                      <m:rPr>
                        <m:sty m:val="b"/>
                      </m:rPr>
                      <w:rPr>
                        <w:rFonts w:ascii="Cambria Math" w:hAnsi="Cambria Math" w:cs="Calibri"/>
                        <w:szCs w:val="22"/>
                      </w:rPr>
                      <m:t>Initial</m:t>
                    </m:r>
                    <m:r>
                      <m:rPr>
                        <m:sty m:val="p"/>
                      </m:rPr>
                      <w:rPr>
                        <w:rFonts w:ascii="Cambria Math" w:hAnsi="Cambria Math" w:cs="Calibri"/>
                        <w:szCs w:val="22"/>
                      </w:rPr>
                      <m:t xml:space="preserve"> </m:t>
                    </m:r>
                    <m:r>
                      <m:rPr>
                        <m:sty m:val="b"/>
                      </m:rPr>
                      <w:rPr>
                        <w:rFonts w:ascii="Cambria Math" w:hAnsi="Cambria Math" w:cs="Calibri"/>
                        <w:szCs w:val="22"/>
                      </w:rPr>
                      <m:t>Investment</m:t>
                    </m:r>
                  </m:den>
                </m:f>
              </m:oMath>
            </m:oMathPara>
          </w:p>
          <w:p w14:paraId="0B7B8520" w14:textId="77777777" w:rsidR="00D91EC9" w:rsidRPr="00D91EC9" w:rsidRDefault="00D91EC9" w:rsidP="00492EC3">
            <w:pPr>
              <w:spacing w:after="0" w:line="276" w:lineRule="auto"/>
              <w:jc w:val="both"/>
              <w:rPr>
                <w:rFonts w:ascii="Calibri" w:hAnsi="Calibri" w:cs="Calibri"/>
                <w:b/>
                <w:bCs/>
                <w:sz w:val="14"/>
                <w:szCs w:val="22"/>
              </w:rPr>
            </w:pPr>
          </w:p>
          <w:p w14:paraId="6FCD804A" w14:textId="76829ADA"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Initial investment</w:t>
            </w:r>
            <w:r w:rsidRPr="00E05B31">
              <w:rPr>
                <w:rFonts w:ascii="Calibri" w:hAnsi="Calibri" w:cs="Calibri"/>
                <w:szCs w:val="22"/>
              </w:rPr>
              <w:t xml:space="preserve"> is the capital expense and operating expense required to complete the WVD initiative.</w:t>
            </w:r>
          </w:p>
          <w:p w14:paraId="39BF8CE5" w14:textId="77777777" w:rsidR="007A0668" w:rsidRPr="00E05B31" w:rsidRDefault="007A0668" w:rsidP="00492EC3">
            <w:pPr>
              <w:spacing w:after="0" w:line="360" w:lineRule="auto"/>
              <w:jc w:val="both"/>
              <w:rPr>
                <w:rFonts w:ascii="Calibri" w:hAnsi="Calibri" w:cs="Calibri"/>
                <w:szCs w:val="22"/>
              </w:rPr>
            </w:pPr>
            <w:r w:rsidRPr="00E05B31">
              <w:rPr>
                <w:rFonts w:ascii="Calibri" w:hAnsi="Calibri" w:cs="Calibri"/>
                <w:b/>
                <w:bCs/>
                <w:szCs w:val="22"/>
              </w:rPr>
              <w:t>Gain from investment</w:t>
            </w:r>
            <w:r w:rsidRPr="00E05B31">
              <w:rPr>
                <w:rFonts w:ascii="Calibri" w:hAnsi="Calibri" w:cs="Calibri"/>
                <w:szCs w:val="22"/>
              </w:rPr>
              <w:t xml:space="preserve"> include revenue deltas and cost deltas.</w:t>
            </w:r>
          </w:p>
        </w:tc>
      </w:tr>
    </w:tbl>
    <w:p w14:paraId="61D22D58" w14:textId="44418A7A" w:rsidR="007A0668" w:rsidRPr="00CE7FCD" w:rsidRDefault="00251962" w:rsidP="008310D3">
      <w:pPr>
        <w:pStyle w:val="Heading3"/>
      </w:pPr>
      <w:bookmarkStart w:id="108" w:name="_Toc43321896"/>
      <w:r w:rsidRPr="00CE7FCD">
        <w:t>WVD First Project</w:t>
      </w:r>
      <w:bookmarkEnd w:id="108"/>
    </w:p>
    <w:p w14:paraId="38620A67" w14:textId="2BD06BB1" w:rsidR="00C10C47" w:rsidRPr="004529CD" w:rsidRDefault="007A0668" w:rsidP="004529CD">
      <w:pPr>
        <w:spacing w:after="120" w:line="276" w:lineRule="auto"/>
        <w:jc w:val="both"/>
        <w:rPr>
          <w:rFonts w:ascii="Segoe UI" w:hAnsi="Segoe UI" w:cs="Segoe UI"/>
          <w:sz w:val="20"/>
        </w:rPr>
      </w:pPr>
      <w:r w:rsidRPr="004529CD">
        <w:rPr>
          <w:rFonts w:ascii="Segoe UI" w:hAnsi="Segoe UI" w:cs="Segoe UI"/>
          <w:sz w:val="20"/>
        </w:rPr>
        <w:t>By considering all the motivations, outcomes, and justifications, you should be able to pinpoint a business strategy that supports your initial project. It is important that the outlined motivations are aligned with the new WVD engagement. The criteria should be able to demonstrate progress towards a defined business outcome.</w:t>
      </w:r>
    </w:p>
    <w:p w14:paraId="5DF04877" w14:textId="77777777"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First project expectation</w:t>
      </w:r>
    </w:p>
    <w:p w14:paraId="1258E6AE" w14:textId="6D070A01" w:rsidR="00C10C47" w:rsidRPr="004529CD" w:rsidRDefault="007A0668" w:rsidP="004529CD">
      <w:pPr>
        <w:spacing w:after="120" w:line="276" w:lineRule="auto"/>
        <w:ind w:left="360"/>
        <w:jc w:val="both"/>
        <w:rPr>
          <w:rFonts w:ascii="Segoe UI" w:hAnsi="Segoe UI" w:cs="Segoe UI"/>
          <w:sz w:val="20"/>
        </w:rPr>
      </w:pPr>
      <w:r w:rsidRPr="004529CD">
        <w:rPr>
          <w:rFonts w:ascii="Segoe UI" w:hAnsi="Segoe UI" w:cs="Segoe UI"/>
          <w:sz w:val="20"/>
        </w:rPr>
        <w:t xml:space="preserve">First project expectations are mainly used to test the waters and thus create a learning platform. Acknowledging the possibility of a first project may necessitate more effort than originally anticipated </w:t>
      </w:r>
      <w:r w:rsidR="00F13DE4" w:rsidRPr="004529CD">
        <w:rPr>
          <w:rFonts w:ascii="Segoe UI" w:hAnsi="Segoe UI" w:cs="Segoe UI"/>
          <w:sz w:val="20"/>
        </w:rPr>
        <w:t>to</w:t>
      </w:r>
      <w:r w:rsidRPr="004529CD">
        <w:rPr>
          <w:rFonts w:ascii="Segoe UI" w:hAnsi="Segoe UI" w:cs="Segoe UI"/>
          <w:sz w:val="20"/>
        </w:rPr>
        <w:t xml:space="preserve"> properly gauge production deployments. Starting fresh is typically difficult and that is why a first project objective should be to create a clear set of requirements for a long-term production solution.</w:t>
      </w:r>
    </w:p>
    <w:p w14:paraId="62083ED2" w14:textId="2E4826F2" w:rsidR="007A0668" w:rsidRPr="004529CD" w:rsidRDefault="007A0668" w:rsidP="004529CD">
      <w:pPr>
        <w:pStyle w:val="ListParagraph"/>
        <w:numPr>
          <w:ilvl w:val="0"/>
          <w:numId w:val="92"/>
        </w:numPr>
        <w:spacing w:after="0" w:line="276" w:lineRule="auto"/>
        <w:jc w:val="both"/>
        <w:rPr>
          <w:rFonts w:ascii="Segoe UI" w:hAnsi="Segoe UI" w:cs="Segoe UI"/>
          <w:b/>
          <w:sz w:val="20"/>
        </w:rPr>
      </w:pPr>
      <w:r w:rsidRPr="004529CD">
        <w:rPr>
          <w:rFonts w:ascii="Segoe UI" w:hAnsi="Segoe UI" w:cs="Segoe UI"/>
          <w:b/>
          <w:sz w:val="20"/>
        </w:rPr>
        <w:t>Greenfield scenario for WVD pilot project</w:t>
      </w:r>
    </w:p>
    <w:p w14:paraId="715EF1AD" w14:textId="7A6FB9CA" w:rsidR="007A0668" w:rsidRPr="004529CD" w:rsidRDefault="007A0668" w:rsidP="004529CD">
      <w:pPr>
        <w:spacing w:after="0" w:line="276" w:lineRule="auto"/>
        <w:ind w:left="360"/>
        <w:jc w:val="both"/>
        <w:rPr>
          <w:rFonts w:ascii="Segoe UI" w:hAnsi="Segoe UI" w:cs="Segoe UI"/>
          <w:sz w:val="20"/>
        </w:rPr>
      </w:pPr>
      <w:r w:rsidRPr="004529CD">
        <w:rPr>
          <w:rFonts w:ascii="Segoe UI" w:hAnsi="Segoe UI" w:cs="Segoe UI"/>
          <w:sz w:val="20"/>
        </w:rPr>
        <w:t>The greenfield deployment scenario - for any WVD pilot project - has a standard setup that both enables most scenarios and tests various capabilities associated with each setup.</w:t>
      </w:r>
    </w:p>
    <w:p w14:paraId="626A6F8F" w14:textId="77777777" w:rsidR="007A0668" w:rsidRDefault="007A0668" w:rsidP="00492EC3">
      <w:pPr>
        <w:spacing w:after="0"/>
        <w:jc w:val="both"/>
      </w:pPr>
    </w:p>
    <w:tbl>
      <w:tblPr>
        <w:tblW w:w="949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2585"/>
        <w:gridCol w:w="2320"/>
      </w:tblGrid>
      <w:tr w:rsidR="007A0668" w:rsidRPr="004529CD" w14:paraId="33D3B6DB" w14:textId="77777777" w:rsidTr="00D91EC9">
        <w:trPr>
          <w:trHeight w:val="315"/>
        </w:trPr>
        <w:tc>
          <w:tcPr>
            <w:tcW w:w="4585" w:type="dxa"/>
            <w:shd w:val="clear" w:color="auto" w:fill="0F6FC6" w:themeFill="accent1"/>
            <w:noWrap/>
            <w:vAlign w:val="center"/>
            <w:hideMark/>
          </w:tcPr>
          <w:p w14:paraId="2846A894"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WVD Pilot Configuration</w:t>
            </w:r>
          </w:p>
        </w:tc>
        <w:tc>
          <w:tcPr>
            <w:tcW w:w="2585" w:type="dxa"/>
            <w:shd w:val="clear" w:color="auto" w:fill="0F6FC6" w:themeFill="accent1"/>
            <w:noWrap/>
            <w:vAlign w:val="center"/>
            <w:hideMark/>
          </w:tcPr>
          <w:p w14:paraId="39BDF142"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1</w:t>
            </w:r>
          </w:p>
        </w:tc>
        <w:tc>
          <w:tcPr>
            <w:tcW w:w="2320" w:type="dxa"/>
            <w:shd w:val="clear" w:color="auto" w:fill="0F6FC6" w:themeFill="accent1"/>
            <w:noWrap/>
            <w:vAlign w:val="center"/>
            <w:hideMark/>
          </w:tcPr>
          <w:p w14:paraId="46DD535B" w14:textId="77777777" w:rsidR="007A0668" w:rsidRPr="004529CD" w:rsidRDefault="007A0668" w:rsidP="004529CD">
            <w:pPr>
              <w:spacing w:after="0"/>
              <w:jc w:val="both"/>
              <w:rPr>
                <w:rFonts w:ascii="Segoe UI" w:hAnsi="Segoe UI" w:cs="Segoe UI"/>
                <w:b/>
                <w:bCs/>
                <w:color w:val="FFFFFF"/>
                <w:sz w:val="20"/>
                <w:szCs w:val="22"/>
              </w:rPr>
            </w:pPr>
            <w:r w:rsidRPr="004529CD">
              <w:rPr>
                <w:rFonts w:ascii="Segoe UI" w:hAnsi="Segoe UI" w:cs="Segoe UI"/>
                <w:b/>
                <w:bCs/>
                <w:color w:val="FFFFFF" w:themeColor="background1"/>
                <w:sz w:val="20"/>
                <w:szCs w:val="22"/>
              </w:rPr>
              <w:t>Host pool 2</w:t>
            </w:r>
          </w:p>
        </w:tc>
      </w:tr>
      <w:tr w:rsidR="007A0668" w:rsidRPr="004529CD" w14:paraId="23C37FD4" w14:textId="77777777" w:rsidTr="00D91EC9">
        <w:trPr>
          <w:trHeight w:val="315"/>
        </w:trPr>
        <w:tc>
          <w:tcPr>
            <w:tcW w:w="4585" w:type="dxa"/>
            <w:shd w:val="clear" w:color="auto" w:fill="auto"/>
            <w:noWrap/>
            <w:vAlign w:val="center"/>
            <w:hideMark/>
          </w:tcPr>
          <w:p w14:paraId="5C1ABF8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WVD (W7, W10, W10 MS, WS)</w:t>
            </w:r>
          </w:p>
        </w:tc>
        <w:tc>
          <w:tcPr>
            <w:tcW w:w="2585" w:type="dxa"/>
            <w:shd w:val="clear" w:color="auto" w:fill="auto"/>
            <w:noWrap/>
            <w:vAlign w:val="center"/>
            <w:hideMark/>
          </w:tcPr>
          <w:p w14:paraId="0931B0CD"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 Multi-session</w:t>
            </w:r>
          </w:p>
        </w:tc>
        <w:tc>
          <w:tcPr>
            <w:tcW w:w="2320" w:type="dxa"/>
            <w:shd w:val="clear" w:color="auto" w:fill="auto"/>
            <w:noWrap/>
            <w:vAlign w:val="center"/>
            <w:hideMark/>
          </w:tcPr>
          <w:p w14:paraId="52586264"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Windows 10</w:t>
            </w:r>
          </w:p>
        </w:tc>
      </w:tr>
      <w:tr w:rsidR="007A0668" w:rsidRPr="004529CD" w14:paraId="013402ED" w14:textId="77777777" w:rsidTr="00D91EC9">
        <w:trPr>
          <w:trHeight w:val="315"/>
        </w:trPr>
        <w:tc>
          <w:tcPr>
            <w:tcW w:w="4585" w:type="dxa"/>
            <w:shd w:val="clear" w:color="000000" w:fill="0070C0"/>
            <w:noWrap/>
            <w:vAlign w:val="center"/>
            <w:hideMark/>
          </w:tcPr>
          <w:p w14:paraId="1E0BB844" w14:textId="77777777" w:rsidR="007A0668" w:rsidRPr="004529CD" w:rsidRDefault="007A0668" w:rsidP="004529CD">
            <w:pPr>
              <w:spacing w:after="0"/>
              <w:jc w:val="both"/>
              <w:rPr>
                <w:rFonts w:ascii="Segoe UI" w:hAnsi="Segoe UI" w:cs="Segoe UI"/>
                <w:b/>
                <w:bCs/>
                <w:color w:val="FFFFFF" w:themeColor="background1"/>
                <w:sz w:val="20"/>
                <w:szCs w:val="22"/>
              </w:rPr>
            </w:pPr>
            <w:r w:rsidRPr="004529CD">
              <w:rPr>
                <w:rFonts w:ascii="Segoe UI" w:hAnsi="Segoe UI" w:cs="Segoe UI"/>
                <w:b/>
                <w:bCs/>
                <w:color w:val="FFFFFF" w:themeColor="background1"/>
                <w:sz w:val="20"/>
                <w:szCs w:val="22"/>
              </w:rPr>
              <w:t>Customer Environment / User Requirements</w:t>
            </w:r>
          </w:p>
        </w:tc>
        <w:tc>
          <w:tcPr>
            <w:tcW w:w="2585" w:type="dxa"/>
            <w:shd w:val="clear" w:color="auto" w:fill="auto"/>
            <w:noWrap/>
            <w:vAlign w:val="center"/>
            <w:hideMark/>
          </w:tcPr>
          <w:p w14:paraId="42A8D0C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c>
          <w:tcPr>
            <w:tcW w:w="2320" w:type="dxa"/>
            <w:shd w:val="clear" w:color="auto" w:fill="auto"/>
            <w:noWrap/>
            <w:vAlign w:val="center"/>
            <w:hideMark/>
          </w:tcPr>
          <w:p w14:paraId="615E7ED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w:t>
            </w:r>
          </w:p>
        </w:tc>
      </w:tr>
      <w:tr w:rsidR="007A0668" w:rsidRPr="004529CD" w14:paraId="6C1AFF93" w14:textId="77777777" w:rsidTr="00D91EC9">
        <w:trPr>
          <w:trHeight w:val="315"/>
        </w:trPr>
        <w:tc>
          <w:tcPr>
            <w:tcW w:w="4585" w:type="dxa"/>
            <w:shd w:val="clear" w:color="auto" w:fill="auto"/>
            <w:noWrap/>
            <w:vAlign w:val="center"/>
            <w:hideMark/>
          </w:tcPr>
          <w:p w14:paraId="43610042"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User Type</w:t>
            </w:r>
          </w:p>
        </w:tc>
        <w:tc>
          <w:tcPr>
            <w:tcW w:w="2585" w:type="dxa"/>
            <w:shd w:val="clear" w:color="auto" w:fill="auto"/>
            <w:noWrap/>
            <w:vAlign w:val="center"/>
            <w:hideMark/>
          </w:tcPr>
          <w:p w14:paraId="7B53CCB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c>
          <w:tcPr>
            <w:tcW w:w="2320" w:type="dxa"/>
            <w:shd w:val="clear" w:color="auto" w:fill="auto"/>
            <w:noWrap/>
            <w:vAlign w:val="center"/>
            <w:hideMark/>
          </w:tcPr>
          <w:p w14:paraId="58E1DE5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Medium</w:t>
            </w:r>
          </w:p>
        </w:tc>
      </w:tr>
      <w:tr w:rsidR="007A0668" w:rsidRPr="004529CD" w14:paraId="46DD3F99" w14:textId="77777777" w:rsidTr="00D91EC9">
        <w:trPr>
          <w:trHeight w:val="315"/>
        </w:trPr>
        <w:tc>
          <w:tcPr>
            <w:tcW w:w="4585" w:type="dxa"/>
            <w:shd w:val="clear" w:color="auto" w:fill="auto"/>
            <w:noWrap/>
            <w:vAlign w:val="center"/>
            <w:hideMark/>
          </w:tcPr>
          <w:p w14:paraId="62CB9A0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App group</w:t>
            </w:r>
          </w:p>
        </w:tc>
        <w:tc>
          <w:tcPr>
            <w:tcW w:w="2585" w:type="dxa"/>
            <w:shd w:val="clear" w:color="auto" w:fill="auto"/>
            <w:noWrap/>
            <w:vAlign w:val="center"/>
            <w:hideMark/>
          </w:tcPr>
          <w:p w14:paraId="37E18AB6"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Desktop app group</w:t>
            </w:r>
          </w:p>
        </w:tc>
        <w:tc>
          <w:tcPr>
            <w:tcW w:w="2320" w:type="dxa"/>
            <w:shd w:val="clear" w:color="auto" w:fill="auto"/>
            <w:noWrap/>
            <w:vAlign w:val="center"/>
            <w:hideMark/>
          </w:tcPr>
          <w:p w14:paraId="6293457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Remote app group</w:t>
            </w:r>
          </w:p>
        </w:tc>
      </w:tr>
      <w:tr w:rsidR="007A0668" w:rsidRPr="004529CD" w14:paraId="186C396D" w14:textId="77777777" w:rsidTr="00D91EC9">
        <w:trPr>
          <w:trHeight w:val="315"/>
        </w:trPr>
        <w:tc>
          <w:tcPr>
            <w:tcW w:w="4585" w:type="dxa"/>
            <w:shd w:val="clear" w:color="auto" w:fill="auto"/>
            <w:noWrap/>
            <w:vAlign w:val="center"/>
            <w:hideMark/>
          </w:tcPr>
          <w:p w14:paraId="30DDA81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Named (total) users</w:t>
            </w:r>
          </w:p>
        </w:tc>
        <w:tc>
          <w:tcPr>
            <w:tcW w:w="2585" w:type="dxa"/>
            <w:shd w:val="clear" w:color="auto" w:fill="auto"/>
            <w:noWrap/>
            <w:vAlign w:val="center"/>
            <w:hideMark/>
          </w:tcPr>
          <w:p w14:paraId="4286A6EA"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75</w:t>
            </w:r>
          </w:p>
        </w:tc>
        <w:tc>
          <w:tcPr>
            <w:tcW w:w="2320" w:type="dxa"/>
            <w:shd w:val="clear" w:color="auto" w:fill="auto"/>
            <w:noWrap/>
            <w:vAlign w:val="center"/>
            <w:hideMark/>
          </w:tcPr>
          <w:p w14:paraId="42BE450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25</w:t>
            </w:r>
          </w:p>
        </w:tc>
      </w:tr>
      <w:tr w:rsidR="007A0668" w:rsidRPr="004529CD" w14:paraId="2ED08BA6" w14:textId="77777777" w:rsidTr="00D91EC9">
        <w:trPr>
          <w:trHeight w:val="315"/>
        </w:trPr>
        <w:tc>
          <w:tcPr>
            <w:tcW w:w="4585" w:type="dxa"/>
            <w:shd w:val="clear" w:color="auto" w:fill="auto"/>
            <w:noWrap/>
            <w:vAlign w:val="center"/>
            <w:hideMark/>
          </w:tcPr>
          <w:p w14:paraId="0AE3D06F"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Peak Concurrency</w:t>
            </w:r>
          </w:p>
        </w:tc>
        <w:tc>
          <w:tcPr>
            <w:tcW w:w="2585" w:type="dxa"/>
            <w:shd w:val="clear" w:color="auto" w:fill="auto"/>
            <w:noWrap/>
            <w:vAlign w:val="center"/>
            <w:hideMark/>
          </w:tcPr>
          <w:p w14:paraId="60BFF0E3"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80%</w:t>
            </w:r>
          </w:p>
        </w:tc>
        <w:tc>
          <w:tcPr>
            <w:tcW w:w="2320" w:type="dxa"/>
            <w:shd w:val="clear" w:color="auto" w:fill="auto"/>
            <w:noWrap/>
            <w:vAlign w:val="center"/>
            <w:hideMark/>
          </w:tcPr>
          <w:p w14:paraId="3E89280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100%</w:t>
            </w:r>
          </w:p>
        </w:tc>
      </w:tr>
      <w:tr w:rsidR="007A0668" w:rsidRPr="004529CD" w14:paraId="70C72046" w14:textId="77777777" w:rsidTr="00D91EC9">
        <w:trPr>
          <w:trHeight w:val="315"/>
        </w:trPr>
        <w:tc>
          <w:tcPr>
            <w:tcW w:w="4585" w:type="dxa"/>
            <w:shd w:val="clear" w:color="auto" w:fill="auto"/>
            <w:noWrap/>
            <w:vAlign w:val="center"/>
            <w:hideMark/>
          </w:tcPr>
          <w:p w14:paraId="118A3E9E"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 / Personal</w:t>
            </w:r>
          </w:p>
        </w:tc>
        <w:tc>
          <w:tcPr>
            <w:tcW w:w="2585" w:type="dxa"/>
            <w:shd w:val="clear" w:color="auto" w:fill="auto"/>
            <w:noWrap/>
            <w:vAlign w:val="center"/>
            <w:hideMark/>
          </w:tcPr>
          <w:p w14:paraId="7F90E8AB"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Pooled</w:t>
            </w:r>
          </w:p>
        </w:tc>
        <w:tc>
          <w:tcPr>
            <w:tcW w:w="2320" w:type="dxa"/>
            <w:shd w:val="clear" w:color="auto" w:fill="auto"/>
            <w:noWrap/>
            <w:vAlign w:val="center"/>
            <w:hideMark/>
          </w:tcPr>
          <w:p w14:paraId="753AEDF1"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Personal</w:t>
            </w:r>
          </w:p>
        </w:tc>
      </w:tr>
      <w:tr w:rsidR="007A0668" w:rsidRPr="004529CD" w14:paraId="57B600A8" w14:textId="77777777" w:rsidTr="00D91EC9">
        <w:trPr>
          <w:trHeight w:val="315"/>
        </w:trPr>
        <w:tc>
          <w:tcPr>
            <w:tcW w:w="4585" w:type="dxa"/>
            <w:shd w:val="clear" w:color="auto" w:fill="auto"/>
            <w:noWrap/>
            <w:vAlign w:val="center"/>
            <w:hideMark/>
          </w:tcPr>
          <w:p w14:paraId="222E02A9"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 xml:space="preserve">Azure Region (Example of one potential region) </w:t>
            </w:r>
          </w:p>
        </w:tc>
        <w:tc>
          <w:tcPr>
            <w:tcW w:w="2585" w:type="dxa"/>
            <w:shd w:val="clear" w:color="auto" w:fill="auto"/>
            <w:noWrap/>
            <w:vAlign w:val="center"/>
            <w:hideMark/>
          </w:tcPr>
          <w:p w14:paraId="5A28D028"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c>
          <w:tcPr>
            <w:tcW w:w="2320" w:type="dxa"/>
            <w:shd w:val="clear" w:color="auto" w:fill="auto"/>
            <w:noWrap/>
            <w:vAlign w:val="center"/>
            <w:hideMark/>
          </w:tcPr>
          <w:p w14:paraId="6AC6624C" w14:textId="77777777" w:rsidR="007A0668" w:rsidRPr="004529CD" w:rsidRDefault="007A0668" w:rsidP="004529CD">
            <w:pPr>
              <w:spacing w:after="0"/>
              <w:jc w:val="both"/>
              <w:rPr>
                <w:rFonts w:ascii="Segoe UI" w:hAnsi="Segoe UI" w:cs="Segoe UI"/>
                <w:color w:val="000000"/>
                <w:sz w:val="20"/>
                <w:szCs w:val="22"/>
              </w:rPr>
            </w:pPr>
            <w:r w:rsidRPr="004529CD">
              <w:rPr>
                <w:rFonts w:ascii="Segoe UI" w:hAnsi="Segoe UI" w:cs="Segoe UI"/>
                <w:color w:val="000000"/>
                <w:sz w:val="20"/>
                <w:szCs w:val="22"/>
              </w:rPr>
              <w:t>US-East</w:t>
            </w:r>
          </w:p>
        </w:tc>
      </w:tr>
    </w:tbl>
    <w:p w14:paraId="7C442164" w14:textId="77777777" w:rsidR="007A0668" w:rsidRDefault="007A0668" w:rsidP="00492EC3">
      <w:pPr>
        <w:jc w:val="both"/>
      </w:pPr>
    </w:p>
    <w:p w14:paraId="593AFFAB" w14:textId="6E796160" w:rsidR="00501E70" w:rsidRDefault="005A019C" w:rsidP="00492EC3">
      <w:pPr>
        <w:pStyle w:val="Heading2"/>
        <w:jc w:val="both"/>
      </w:pPr>
      <w:bookmarkStart w:id="109" w:name="_Toc43321897"/>
      <w:r w:rsidRPr="00850852">
        <w:t>Plan</w:t>
      </w:r>
      <w:ins w:id="110" w:author="Prasad Paluri" w:date="2020-05-11T20:14:00Z">
        <w:r w:rsidR="34FDCE8D">
          <w:t xml:space="preserve"> Phase</w:t>
        </w:r>
      </w:ins>
      <w:bookmarkEnd w:id="109"/>
    </w:p>
    <w:p w14:paraId="00874CBE" w14:textId="77777777" w:rsidR="004529CD" w:rsidRDefault="00E2324C" w:rsidP="004529CD">
      <w:pPr>
        <w:spacing w:after="60" w:line="276" w:lineRule="auto"/>
        <w:jc w:val="both"/>
        <w:rPr>
          <w:rFonts w:ascii="Segoe UI" w:eastAsia="Calibri" w:hAnsi="Segoe UI" w:cs="Segoe UI"/>
          <w:sz w:val="20"/>
        </w:rPr>
      </w:pPr>
      <w:r w:rsidRPr="004529CD">
        <w:rPr>
          <w:rFonts w:ascii="Segoe UI" w:eastAsia="Calibri" w:hAnsi="Segoe UI" w:cs="Segoe UI"/>
          <w:sz w:val="20"/>
        </w:rPr>
        <w:t xml:space="preserve">Planning is a </w:t>
      </w:r>
      <w:r w:rsidR="00317CB0" w:rsidRPr="004529CD">
        <w:rPr>
          <w:rFonts w:ascii="Segoe UI" w:eastAsia="Calibri" w:hAnsi="Segoe UI" w:cs="Segoe UI"/>
          <w:sz w:val="20"/>
        </w:rPr>
        <w:t>crucial</w:t>
      </w:r>
      <w:r w:rsidRPr="004529CD">
        <w:rPr>
          <w:rFonts w:ascii="Segoe UI" w:eastAsia="Calibri" w:hAnsi="Segoe UI" w:cs="Segoe UI"/>
          <w:sz w:val="20"/>
        </w:rPr>
        <w:t xml:space="preserve"> </w:t>
      </w:r>
      <w:r w:rsidR="00317CB0" w:rsidRPr="004529CD">
        <w:rPr>
          <w:rFonts w:ascii="Segoe UI" w:eastAsia="Calibri" w:hAnsi="Segoe UI" w:cs="Segoe UI"/>
          <w:sz w:val="20"/>
        </w:rPr>
        <w:t>step</w:t>
      </w:r>
      <w:r w:rsidRPr="004529CD">
        <w:rPr>
          <w:rFonts w:ascii="Segoe UI" w:eastAsia="Calibri" w:hAnsi="Segoe UI" w:cs="Segoe UI"/>
          <w:sz w:val="20"/>
        </w:rPr>
        <w:t xml:space="preserve"> </w:t>
      </w:r>
      <w:r w:rsidR="00554112" w:rsidRPr="004529CD">
        <w:rPr>
          <w:rFonts w:ascii="Segoe UI" w:eastAsia="Calibri" w:hAnsi="Segoe UI" w:cs="Segoe UI"/>
          <w:sz w:val="20"/>
        </w:rPr>
        <w:t xml:space="preserve">which aids to build a </w:t>
      </w:r>
      <w:r w:rsidR="00FD5799" w:rsidRPr="004529CD">
        <w:rPr>
          <w:rFonts w:ascii="Segoe UI" w:eastAsia="Calibri" w:hAnsi="Segoe UI" w:cs="Segoe UI"/>
          <w:sz w:val="20"/>
        </w:rPr>
        <w:t xml:space="preserve">roadmap to </w:t>
      </w:r>
      <w:r w:rsidR="00851088" w:rsidRPr="004529CD">
        <w:rPr>
          <w:rFonts w:ascii="Segoe UI" w:eastAsia="Calibri" w:hAnsi="Segoe UI" w:cs="Segoe UI"/>
          <w:sz w:val="20"/>
        </w:rPr>
        <w:t xml:space="preserve">transform the </w:t>
      </w:r>
      <w:r w:rsidR="00AC6A5A" w:rsidRPr="004529CD">
        <w:rPr>
          <w:rFonts w:ascii="Segoe UI" w:eastAsia="Calibri" w:hAnsi="Segoe UI" w:cs="Segoe UI"/>
          <w:sz w:val="20"/>
        </w:rPr>
        <w:t xml:space="preserve">strategy </w:t>
      </w:r>
      <w:r w:rsidR="00851088" w:rsidRPr="004529CD">
        <w:rPr>
          <w:rFonts w:ascii="Segoe UI" w:eastAsia="Calibri" w:hAnsi="Segoe UI" w:cs="Segoe UI"/>
          <w:sz w:val="20"/>
        </w:rPr>
        <w:t xml:space="preserve">goals and business motivation </w:t>
      </w:r>
      <w:r w:rsidR="002C0640" w:rsidRPr="004529CD">
        <w:rPr>
          <w:rFonts w:ascii="Segoe UI" w:eastAsia="Calibri" w:hAnsi="Segoe UI" w:cs="Segoe UI"/>
          <w:sz w:val="20"/>
        </w:rPr>
        <w:t>in</w:t>
      </w:r>
      <w:r w:rsidR="00851088" w:rsidRPr="004529CD">
        <w:rPr>
          <w:rFonts w:ascii="Segoe UI" w:eastAsia="Calibri" w:hAnsi="Segoe UI" w:cs="Segoe UI"/>
          <w:sz w:val="20"/>
        </w:rPr>
        <w:t xml:space="preserve">to </w:t>
      </w:r>
      <w:r w:rsidR="00C34E34" w:rsidRPr="004529CD">
        <w:rPr>
          <w:rFonts w:ascii="Segoe UI" w:eastAsia="Calibri" w:hAnsi="Segoe UI" w:cs="Segoe UI"/>
          <w:sz w:val="20"/>
        </w:rPr>
        <w:t>actionable items</w:t>
      </w:r>
      <w:r w:rsidR="00AC6A5A" w:rsidRPr="004529CD">
        <w:rPr>
          <w:rFonts w:ascii="Segoe UI" w:eastAsia="Calibri" w:hAnsi="Segoe UI" w:cs="Segoe UI"/>
          <w:sz w:val="20"/>
        </w:rPr>
        <w:t xml:space="preserve"> in align</w:t>
      </w:r>
      <w:r w:rsidR="002C0640" w:rsidRPr="004529CD">
        <w:rPr>
          <w:rFonts w:ascii="Segoe UI" w:eastAsia="Calibri" w:hAnsi="Segoe UI" w:cs="Segoe UI"/>
          <w:sz w:val="20"/>
        </w:rPr>
        <w:t>ment</w:t>
      </w:r>
      <w:r w:rsidR="00AC6A5A" w:rsidRPr="004529CD">
        <w:rPr>
          <w:rFonts w:ascii="Segoe UI" w:eastAsia="Calibri" w:hAnsi="Segoe UI" w:cs="Segoe UI"/>
          <w:sz w:val="20"/>
        </w:rPr>
        <w:t xml:space="preserve"> with the technical efforts.</w:t>
      </w:r>
    </w:p>
    <w:p w14:paraId="77F9663C" w14:textId="77777777" w:rsidR="001337CD" w:rsidRDefault="00326C2E" w:rsidP="004529CD">
      <w:pPr>
        <w:spacing w:after="0" w:line="276" w:lineRule="auto"/>
        <w:jc w:val="both"/>
        <w:rPr>
          <w:rFonts w:ascii="Segoe UI" w:eastAsia="Calibri" w:hAnsi="Segoe UI" w:cs="Segoe UI"/>
          <w:sz w:val="20"/>
        </w:rPr>
      </w:pPr>
      <w:r w:rsidRPr="004529CD">
        <w:rPr>
          <w:rFonts w:ascii="Segoe UI" w:eastAsia="Calibri" w:hAnsi="Segoe UI" w:cs="Segoe UI"/>
          <w:sz w:val="20"/>
        </w:rPr>
        <w:t>T</w:t>
      </w:r>
      <w:r w:rsidR="00DC3741" w:rsidRPr="004529CD">
        <w:rPr>
          <w:rFonts w:ascii="Segoe UI" w:eastAsia="Calibri" w:hAnsi="Segoe UI" w:cs="Segoe UI"/>
          <w:sz w:val="20"/>
        </w:rPr>
        <w:t xml:space="preserve">he following </w:t>
      </w:r>
      <w:r w:rsidR="002C0640" w:rsidRPr="004529CD">
        <w:rPr>
          <w:rFonts w:ascii="Segoe UI" w:eastAsia="Calibri" w:hAnsi="Segoe UI" w:cs="Segoe UI"/>
          <w:sz w:val="20"/>
        </w:rPr>
        <w:t>subsections cover the plan phase</w:t>
      </w:r>
      <w:r w:rsidR="001337CD">
        <w:rPr>
          <w:rFonts w:ascii="Segoe UI" w:eastAsia="Calibri" w:hAnsi="Segoe UI" w:cs="Segoe UI"/>
          <w:sz w:val="20"/>
        </w:rPr>
        <w:t>:</w:t>
      </w:r>
    </w:p>
    <w:p w14:paraId="528FF16F"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Digital Estate</w:t>
      </w:r>
    </w:p>
    <w:p w14:paraId="00DC54AB"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lastRenderedPageBreak/>
        <w:t>Cloud Adoption Plan</w:t>
      </w:r>
    </w:p>
    <w:p w14:paraId="45ACD415"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Skill Readiness</w:t>
      </w:r>
    </w:p>
    <w:p w14:paraId="6AAC3C60" w14:textId="77777777" w:rsidR="001337CD" w:rsidRPr="001337CD" w:rsidRDefault="001337CD" w:rsidP="001337CD">
      <w:pPr>
        <w:pStyle w:val="ListParagraph"/>
        <w:numPr>
          <w:ilvl w:val="0"/>
          <w:numId w:val="104"/>
        </w:numPr>
        <w:spacing w:line="276" w:lineRule="auto"/>
        <w:jc w:val="both"/>
        <w:rPr>
          <w:rFonts w:ascii="Segoe UI" w:hAnsi="Segoe UI" w:cs="Segoe UI"/>
          <w:sz w:val="20"/>
        </w:rPr>
      </w:pPr>
      <w:r w:rsidRPr="001337CD">
        <w:rPr>
          <w:rFonts w:ascii="Segoe UI" w:hAnsi="Segoe UI" w:cs="Segoe UI"/>
          <w:sz w:val="20"/>
        </w:rPr>
        <w:t>Azure Environment Assessment</w:t>
      </w:r>
    </w:p>
    <w:p w14:paraId="52ABE22B" w14:textId="26E3B675" w:rsidR="00D44389" w:rsidRPr="004529CD" w:rsidRDefault="001337CD" w:rsidP="004529CD">
      <w:pPr>
        <w:spacing w:after="0" w:line="276" w:lineRule="auto"/>
        <w:jc w:val="both"/>
        <w:rPr>
          <w:rFonts w:ascii="Segoe UI" w:eastAsia="Calibri" w:hAnsi="Segoe UI" w:cs="Segoe UI"/>
          <w:vanish/>
          <w:sz w:val="20"/>
        </w:rPr>
      </w:pPr>
      <w:r>
        <w:rPr>
          <w:rFonts w:ascii="Segoe UI" w:eastAsia="Calibri" w:hAnsi="Segoe UI" w:cs="Segoe UI"/>
          <w:sz w:val="20"/>
        </w:rPr>
        <w:t>T</w:t>
      </w:r>
      <w:r w:rsidR="00DC3741" w:rsidRPr="004529CD">
        <w:rPr>
          <w:rFonts w:ascii="Segoe UI" w:eastAsia="Calibri" w:hAnsi="Segoe UI" w:cs="Segoe UI"/>
          <w:sz w:val="20"/>
        </w:rPr>
        <w:t xml:space="preserve">his approach captures </w:t>
      </w:r>
      <w:r w:rsidR="002C0640" w:rsidRPr="004529CD">
        <w:rPr>
          <w:rFonts w:ascii="Segoe UI" w:eastAsia="Calibri" w:hAnsi="Segoe UI" w:cs="Segoe UI"/>
          <w:sz w:val="20"/>
        </w:rPr>
        <w:t>important</w:t>
      </w:r>
      <w:r w:rsidR="00DC3741" w:rsidRPr="004529CD">
        <w:rPr>
          <w:rFonts w:ascii="Segoe UI" w:eastAsia="Calibri" w:hAnsi="Segoe UI" w:cs="Segoe UI"/>
          <w:sz w:val="20"/>
        </w:rPr>
        <w:t xml:space="preserve"> tasks to drive adoption efforts.</w:t>
      </w:r>
      <w:r w:rsidR="00DC3741" w:rsidRPr="001337CD">
        <w:rPr>
          <w:rFonts w:ascii="Segoe UI" w:eastAsia="Calibri" w:hAnsi="Segoe UI" w:cs="Segoe UI"/>
          <w:sz w:val="20"/>
        </w:rPr>
        <w:t xml:space="preserve"> </w:t>
      </w:r>
      <w:r w:rsidR="00DC3741" w:rsidRPr="004529CD">
        <w:rPr>
          <w:rFonts w:ascii="Segoe UI" w:eastAsia="Calibri" w:hAnsi="Segoe UI" w:cs="Segoe UI"/>
          <w:sz w:val="20"/>
        </w:rPr>
        <w:t xml:space="preserve">The </w:t>
      </w:r>
      <w:r w:rsidR="002C0640" w:rsidRPr="004529CD">
        <w:rPr>
          <w:rFonts w:ascii="Segoe UI" w:eastAsia="Calibri" w:hAnsi="Segoe UI" w:cs="Segoe UI"/>
          <w:sz w:val="20"/>
        </w:rPr>
        <w:t>derived</w:t>
      </w:r>
      <w:r w:rsidR="00DC3741" w:rsidRPr="004529CD">
        <w:rPr>
          <w:rFonts w:ascii="Segoe UI" w:eastAsia="Calibri" w:hAnsi="Segoe UI" w:cs="Segoe UI"/>
          <w:sz w:val="20"/>
        </w:rPr>
        <w:t xml:space="preserve"> plan then maps to the metrics and motivations defined in the cloud adoption strategy.</w:t>
      </w:r>
      <w:bookmarkStart w:id="111" w:name="_Toc38546123"/>
      <w:bookmarkStart w:id="112" w:name="_Toc38546550"/>
      <w:bookmarkStart w:id="113" w:name="_Toc38549946"/>
      <w:bookmarkStart w:id="114" w:name="_Toc38550817"/>
      <w:bookmarkStart w:id="115" w:name="_Toc39514085"/>
      <w:bookmarkEnd w:id="111"/>
      <w:bookmarkEnd w:id="112"/>
      <w:bookmarkEnd w:id="113"/>
      <w:bookmarkEnd w:id="114"/>
      <w:bookmarkEnd w:id="115"/>
    </w:p>
    <w:p w14:paraId="4294D30B" w14:textId="6E9922E8" w:rsidR="5A11CB40" w:rsidRPr="004529CD" w:rsidRDefault="5A11CB40" w:rsidP="004529CD">
      <w:pPr>
        <w:spacing w:after="0" w:line="276" w:lineRule="auto"/>
        <w:jc w:val="both"/>
        <w:rPr>
          <w:rFonts w:ascii="Segoe UI" w:eastAsia="Calibri" w:hAnsi="Segoe UI" w:cs="Segoe UI"/>
          <w:sz w:val="20"/>
        </w:rPr>
      </w:pPr>
    </w:p>
    <w:p w14:paraId="62BD13A2" w14:textId="507D2D7B" w:rsidR="00B16099" w:rsidRDefault="00B2707F" w:rsidP="008310D3">
      <w:pPr>
        <w:pStyle w:val="Heading3"/>
      </w:pPr>
      <w:bookmarkStart w:id="116" w:name="_Toc43321898"/>
      <w:r>
        <w:t>Digital Estate</w:t>
      </w:r>
      <w:bookmarkEnd w:id="116"/>
    </w:p>
    <w:p w14:paraId="53C7A9E3" w14:textId="6D46B573" w:rsidR="00AC60FB" w:rsidRPr="004529CD" w:rsidRDefault="004529CD" w:rsidP="004529CD">
      <w:pPr>
        <w:spacing w:after="0" w:line="276" w:lineRule="auto"/>
        <w:jc w:val="both"/>
        <w:rPr>
          <w:rFonts w:ascii="Segoe UI" w:eastAsia="Calibri" w:hAnsi="Segoe UI" w:cs="Segoe UI"/>
          <w:sz w:val="20"/>
        </w:rPr>
      </w:pPr>
      <w:r w:rsidRPr="004529CD">
        <w:rPr>
          <w:rFonts w:ascii="Segoe UI" w:eastAsia="Calibri" w:hAnsi="Segoe UI" w:cs="Segoe UI"/>
          <w:noProof/>
          <w:sz w:val="20"/>
        </w:rPr>
        <w:drawing>
          <wp:anchor distT="0" distB="0" distL="114300" distR="114300" simplePos="0" relativeHeight="251658243" behindDoc="0" locked="0" layoutInCell="1" allowOverlap="1" wp14:anchorId="76541F6A" wp14:editId="15B726E8">
            <wp:simplePos x="0" y="0"/>
            <wp:positionH relativeFrom="column">
              <wp:posOffset>2841625</wp:posOffset>
            </wp:positionH>
            <wp:positionV relativeFrom="paragraph">
              <wp:posOffset>277495</wp:posOffset>
            </wp:positionV>
            <wp:extent cx="3737610" cy="2731770"/>
            <wp:effectExtent l="0" t="0" r="0" b="0"/>
            <wp:wrapSquare wrapText="bothSides"/>
            <wp:docPr id="1766391165" name="Picture 176639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7610" cy="2731770"/>
                    </a:xfrm>
                    <a:prstGeom prst="rect">
                      <a:avLst/>
                    </a:prstGeom>
                    <a:noFill/>
                  </pic:spPr>
                </pic:pic>
              </a:graphicData>
            </a:graphic>
            <wp14:sizeRelH relativeFrom="margin">
              <wp14:pctWidth>0</wp14:pctWidth>
            </wp14:sizeRelH>
            <wp14:sizeRelV relativeFrom="margin">
              <wp14:pctHeight>0</wp14:pctHeight>
            </wp14:sizeRelV>
          </wp:anchor>
        </w:drawing>
      </w:r>
      <w:r w:rsidR="009A7D61" w:rsidRPr="004529CD">
        <w:rPr>
          <w:rFonts w:ascii="Segoe UI" w:eastAsia="Calibri" w:hAnsi="Segoe UI" w:cs="Segoe UI"/>
          <w:sz w:val="20"/>
        </w:rPr>
        <w:t xml:space="preserve">The initial part of planning is understanding your digital estate and your need and based on that understanding – a plan can be constructed. </w:t>
      </w:r>
      <w:r w:rsidR="00090C5A" w:rsidRPr="004529CD">
        <w:rPr>
          <w:rFonts w:ascii="Segoe UI" w:eastAsia="Calibri" w:hAnsi="Segoe UI" w:cs="Segoe UI"/>
          <w:sz w:val="20"/>
        </w:rPr>
        <w:t xml:space="preserve">In other words, a digital estate is the collection of IT assets </w:t>
      </w:r>
      <w:r w:rsidR="00931629" w:rsidRPr="004529CD">
        <w:rPr>
          <w:rFonts w:ascii="Segoe UI" w:eastAsia="Calibri" w:hAnsi="Segoe UI" w:cs="Segoe UI"/>
          <w:sz w:val="20"/>
        </w:rPr>
        <w:t>that power your business processes and supporting operations.</w:t>
      </w:r>
      <w:r w:rsidR="00466CAA" w:rsidRPr="004529CD">
        <w:rPr>
          <w:rFonts w:ascii="Segoe UI" w:eastAsia="Calibri" w:hAnsi="Segoe UI" w:cs="Segoe UI"/>
          <w:sz w:val="20"/>
        </w:rPr>
        <w:t xml:space="preserve"> From a WVD perspective</w:t>
      </w:r>
      <w:r w:rsidR="00741B0B" w:rsidRPr="004529CD">
        <w:rPr>
          <w:rFonts w:ascii="Segoe UI" w:eastAsia="Calibri" w:hAnsi="Segoe UI" w:cs="Segoe UI"/>
          <w:sz w:val="20"/>
        </w:rPr>
        <w:t>,</w:t>
      </w:r>
      <w:r w:rsidR="00466CAA" w:rsidRPr="004529CD">
        <w:rPr>
          <w:rFonts w:ascii="Segoe UI" w:eastAsia="Calibri" w:hAnsi="Segoe UI" w:cs="Segoe UI"/>
          <w:sz w:val="20"/>
        </w:rPr>
        <w:t xml:space="preserve"> it is </w:t>
      </w:r>
      <w:r w:rsidR="00A92023" w:rsidRPr="004529CD">
        <w:rPr>
          <w:rFonts w:ascii="Segoe UI" w:eastAsia="Calibri" w:hAnsi="Segoe UI" w:cs="Segoe UI"/>
          <w:sz w:val="20"/>
        </w:rPr>
        <w:t xml:space="preserve">imperative </w:t>
      </w:r>
      <w:r w:rsidR="00C84E43" w:rsidRPr="004529CD">
        <w:rPr>
          <w:rFonts w:ascii="Segoe UI" w:eastAsia="Calibri" w:hAnsi="Segoe UI" w:cs="Segoe UI"/>
          <w:sz w:val="20"/>
        </w:rPr>
        <w:t xml:space="preserve">to </w:t>
      </w:r>
      <w:r w:rsidR="009E50EC" w:rsidRPr="004529CD">
        <w:rPr>
          <w:rFonts w:ascii="Segoe UI" w:eastAsia="Calibri" w:hAnsi="Segoe UI" w:cs="Segoe UI"/>
          <w:sz w:val="20"/>
        </w:rPr>
        <w:t xml:space="preserve">quantify the </w:t>
      </w:r>
      <w:r w:rsidR="001E3732" w:rsidRPr="004529CD">
        <w:rPr>
          <w:rFonts w:ascii="Segoe UI" w:eastAsia="Calibri" w:hAnsi="Segoe UI" w:cs="Segoe UI"/>
          <w:sz w:val="20"/>
        </w:rPr>
        <w:t xml:space="preserve">complex </w:t>
      </w:r>
      <w:r w:rsidR="00F878F8" w:rsidRPr="004529CD">
        <w:rPr>
          <w:rFonts w:ascii="Segoe UI" w:eastAsia="Calibri" w:hAnsi="Segoe UI" w:cs="Segoe UI"/>
          <w:sz w:val="20"/>
        </w:rPr>
        <w:t>digital workplace</w:t>
      </w:r>
      <w:r w:rsidR="00652CE0" w:rsidRPr="004529CD">
        <w:rPr>
          <w:rFonts w:ascii="Segoe UI" w:eastAsia="Calibri" w:hAnsi="Segoe UI" w:cs="Segoe UI"/>
          <w:sz w:val="20"/>
        </w:rPr>
        <w:t xml:space="preserve"> </w:t>
      </w:r>
      <w:r w:rsidR="001E3732" w:rsidRPr="004529CD">
        <w:rPr>
          <w:rFonts w:ascii="Segoe UI" w:eastAsia="Calibri" w:hAnsi="Segoe UI" w:cs="Segoe UI"/>
          <w:sz w:val="20"/>
        </w:rPr>
        <w:t xml:space="preserve">that end users navigate day to day to stay productive. </w:t>
      </w:r>
      <w:r w:rsidR="00794397" w:rsidRPr="004529CD">
        <w:rPr>
          <w:rFonts w:ascii="Segoe UI" w:eastAsia="Calibri" w:hAnsi="Segoe UI" w:cs="Segoe UI"/>
          <w:sz w:val="20"/>
        </w:rPr>
        <w:t xml:space="preserve">We must </w:t>
      </w:r>
      <w:r w:rsidR="00185CD3" w:rsidRPr="004529CD">
        <w:rPr>
          <w:rFonts w:ascii="Segoe UI" w:eastAsia="Calibri" w:hAnsi="Segoe UI" w:cs="Segoe UI"/>
          <w:sz w:val="20"/>
        </w:rPr>
        <w:t>assess</w:t>
      </w:r>
      <w:r w:rsidR="001E3732" w:rsidRPr="004529CD">
        <w:rPr>
          <w:rFonts w:ascii="Segoe UI" w:eastAsia="Calibri" w:hAnsi="Segoe UI" w:cs="Segoe UI"/>
          <w:sz w:val="20"/>
        </w:rPr>
        <w:t xml:space="preserve"> </w:t>
      </w:r>
      <w:r w:rsidR="00794397" w:rsidRPr="004529CD">
        <w:rPr>
          <w:rFonts w:ascii="Segoe UI" w:eastAsia="Calibri" w:hAnsi="Segoe UI" w:cs="Segoe UI"/>
          <w:sz w:val="20"/>
        </w:rPr>
        <w:t xml:space="preserve">the </w:t>
      </w:r>
      <w:r w:rsidR="001C6F6C" w:rsidRPr="004529CD">
        <w:rPr>
          <w:rFonts w:ascii="Segoe UI" w:eastAsia="Calibri" w:hAnsi="Segoe UI" w:cs="Segoe UI"/>
          <w:sz w:val="20"/>
        </w:rPr>
        <w:t xml:space="preserve">distinct services, </w:t>
      </w:r>
      <w:r w:rsidR="001E3732" w:rsidRPr="004529CD">
        <w:rPr>
          <w:rFonts w:ascii="Segoe UI" w:eastAsia="Calibri" w:hAnsi="Segoe UI" w:cs="Segoe UI"/>
          <w:sz w:val="20"/>
        </w:rPr>
        <w:t>devices</w:t>
      </w:r>
      <w:r w:rsidR="001C6F6C" w:rsidRPr="004529CD">
        <w:rPr>
          <w:rFonts w:ascii="Segoe UI" w:eastAsia="Calibri" w:hAnsi="Segoe UI" w:cs="Segoe UI"/>
          <w:sz w:val="20"/>
        </w:rPr>
        <w:t xml:space="preserve"> &amp; </w:t>
      </w:r>
      <w:r w:rsidR="001E3732" w:rsidRPr="004529CD">
        <w:rPr>
          <w:rFonts w:ascii="Segoe UI" w:eastAsia="Calibri" w:hAnsi="Segoe UI" w:cs="Segoe UI"/>
          <w:sz w:val="20"/>
        </w:rPr>
        <w:t xml:space="preserve">form </w:t>
      </w:r>
      <w:r w:rsidR="001C6F6C" w:rsidRPr="004529CD">
        <w:rPr>
          <w:rFonts w:ascii="Segoe UI" w:eastAsia="Calibri" w:hAnsi="Segoe UI" w:cs="Segoe UI"/>
          <w:sz w:val="20"/>
        </w:rPr>
        <w:t>f</w:t>
      </w:r>
      <w:r w:rsidR="001E3732" w:rsidRPr="004529CD">
        <w:rPr>
          <w:rFonts w:ascii="Segoe UI" w:eastAsia="Calibri" w:hAnsi="Segoe UI" w:cs="Segoe UI"/>
          <w:sz w:val="20"/>
        </w:rPr>
        <w:t xml:space="preserve">actors, </w:t>
      </w:r>
      <w:r w:rsidR="00C84E43" w:rsidRPr="004529CD">
        <w:rPr>
          <w:rFonts w:ascii="Segoe UI" w:eastAsia="Calibri" w:hAnsi="Segoe UI" w:cs="Segoe UI"/>
          <w:sz w:val="20"/>
        </w:rPr>
        <w:t>applications</w:t>
      </w:r>
      <w:r w:rsidR="004E0655" w:rsidRPr="004529CD">
        <w:rPr>
          <w:rFonts w:ascii="Segoe UI" w:eastAsia="Calibri" w:hAnsi="Segoe UI" w:cs="Segoe UI"/>
          <w:sz w:val="20"/>
        </w:rPr>
        <w:t xml:space="preserve"> (desktop, remote </w:t>
      </w:r>
      <w:r w:rsidR="3A1CD765" w:rsidRPr="004529CD">
        <w:rPr>
          <w:rFonts w:ascii="Segoe UI" w:eastAsia="Calibri" w:hAnsi="Segoe UI" w:cs="Segoe UI"/>
          <w:sz w:val="20"/>
        </w:rPr>
        <w:t>and SaaS</w:t>
      </w:r>
      <w:r w:rsidR="004E0655" w:rsidRPr="004529CD">
        <w:rPr>
          <w:rFonts w:ascii="Segoe UI" w:eastAsia="Calibri" w:hAnsi="Segoe UI" w:cs="Segoe UI"/>
          <w:sz w:val="20"/>
        </w:rPr>
        <w:t xml:space="preserve"> apps)</w:t>
      </w:r>
      <w:r w:rsidR="00C84E43" w:rsidRPr="004529CD">
        <w:rPr>
          <w:rFonts w:ascii="Segoe UI" w:eastAsia="Calibri" w:hAnsi="Segoe UI" w:cs="Segoe UI"/>
          <w:sz w:val="20"/>
        </w:rPr>
        <w:t xml:space="preserve"> and </w:t>
      </w:r>
      <w:r w:rsidR="003E3B9F" w:rsidRPr="004529CD">
        <w:rPr>
          <w:rFonts w:ascii="Segoe UI" w:eastAsia="Calibri" w:hAnsi="Segoe UI" w:cs="Segoe UI"/>
          <w:sz w:val="20"/>
        </w:rPr>
        <w:t xml:space="preserve">other assistive </w:t>
      </w:r>
      <w:r w:rsidR="00C84E43" w:rsidRPr="004529CD">
        <w:rPr>
          <w:rFonts w:ascii="Segoe UI" w:eastAsia="Calibri" w:hAnsi="Segoe UI" w:cs="Segoe UI"/>
          <w:sz w:val="20"/>
        </w:rPr>
        <w:t>workloads that you wish to</w:t>
      </w:r>
      <w:r w:rsidR="00741B0B" w:rsidRPr="004529CD">
        <w:rPr>
          <w:rFonts w:ascii="Segoe UI" w:eastAsia="Calibri" w:hAnsi="Segoe UI" w:cs="Segoe UI"/>
          <w:sz w:val="20"/>
        </w:rPr>
        <w:t xml:space="preserve"> </w:t>
      </w:r>
      <w:r w:rsidR="00403EB7" w:rsidRPr="004529CD">
        <w:rPr>
          <w:rFonts w:ascii="Segoe UI" w:eastAsia="Calibri" w:hAnsi="Segoe UI" w:cs="Segoe UI"/>
          <w:sz w:val="20"/>
        </w:rPr>
        <w:t>use in the</w:t>
      </w:r>
      <w:r w:rsidR="0008574C" w:rsidRPr="004529CD">
        <w:rPr>
          <w:rFonts w:ascii="Segoe UI" w:eastAsia="Calibri" w:hAnsi="Segoe UI" w:cs="Segoe UI"/>
          <w:sz w:val="20"/>
        </w:rPr>
        <w:t xml:space="preserve"> </w:t>
      </w:r>
      <w:r w:rsidR="00013C76" w:rsidRPr="004529CD">
        <w:rPr>
          <w:rFonts w:ascii="Segoe UI" w:eastAsia="Calibri" w:hAnsi="Segoe UI" w:cs="Segoe UI"/>
          <w:sz w:val="20"/>
        </w:rPr>
        <w:t>cloud.</w:t>
      </w:r>
      <w:r w:rsidR="002A06E9" w:rsidRPr="004529CD">
        <w:rPr>
          <w:rFonts w:ascii="Segoe UI" w:hAnsi="Segoe UI" w:cs="Segoe UI"/>
          <w:noProof/>
          <w:sz w:val="20"/>
        </w:rPr>
        <w:t xml:space="preserve"> </w:t>
      </w:r>
    </w:p>
    <w:p w14:paraId="6B9B58C6" w14:textId="77777777" w:rsidR="003228C9" w:rsidRDefault="00141FB5" w:rsidP="003228C9">
      <w:pPr>
        <w:spacing w:after="0" w:line="276" w:lineRule="auto"/>
        <w:jc w:val="both"/>
        <w:rPr>
          <w:rFonts w:ascii="Segoe UI" w:eastAsia="Calibri" w:hAnsi="Segoe UI" w:cs="Segoe UI"/>
          <w:sz w:val="20"/>
        </w:rPr>
      </w:pPr>
      <w:r w:rsidRPr="004529CD">
        <w:rPr>
          <w:rFonts w:ascii="Segoe UI" w:eastAsia="Calibri" w:hAnsi="Segoe UI" w:cs="Segoe UI"/>
          <w:sz w:val="20"/>
        </w:rPr>
        <w:t>Microsoft Monitoring Agent</w:t>
      </w:r>
      <w:r w:rsidR="001A0F72" w:rsidRPr="004529CD">
        <w:rPr>
          <w:rFonts w:ascii="Segoe UI" w:eastAsia="Calibri" w:hAnsi="Segoe UI" w:cs="Segoe UI"/>
          <w:sz w:val="20"/>
        </w:rPr>
        <w:t xml:space="preserve"> </w:t>
      </w:r>
      <w:r w:rsidR="002C50B8" w:rsidRPr="004529CD">
        <w:rPr>
          <w:rFonts w:ascii="Segoe UI" w:eastAsia="Calibri" w:hAnsi="Segoe UI" w:cs="Segoe UI"/>
          <w:sz w:val="20"/>
        </w:rPr>
        <w:t>can</w:t>
      </w:r>
      <w:r w:rsidR="002631F2" w:rsidRPr="004529CD">
        <w:rPr>
          <w:rFonts w:ascii="Segoe UI" w:eastAsia="Calibri" w:hAnsi="Segoe UI" w:cs="Segoe UI"/>
          <w:sz w:val="20"/>
        </w:rPr>
        <w:t xml:space="preserve"> be </w:t>
      </w:r>
      <w:r w:rsidR="001A0F72" w:rsidRPr="004529CD">
        <w:rPr>
          <w:rFonts w:ascii="Segoe UI" w:eastAsia="Calibri" w:hAnsi="Segoe UI" w:cs="Segoe UI"/>
          <w:sz w:val="20"/>
        </w:rPr>
        <w:t>deployed on both physical and vi</w:t>
      </w:r>
      <w:r w:rsidR="00875AA4" w:rsidRPr="004529CD">
        <w:rPr>
          <w:rFonts w:ascii="Segoe UI" w:eastAsia="Calibri" w:hAnsi="Segoe UI" w:cs="Segoe UI"/>
          <w:sz w:val="20"/>
        </w:rPr>
        <w:t>rtual end computing devices</w:t>
      </w:r>
      <w:r w:rsidR="00CB113E" w:rsidRPr="004529CD">
        <w:rPr>
          <w:rFonts w:ascii="Segoe UI" w:eastAsia="Calibri" w:hAnsi="Segoe UI" w:cs="Segoe UI"/>
          <w:sz w:val="20"/>
        </w:rPr>
        <w:t xml:space="preserve">, </w:t>
      </w:r>
      <w:r w:rsidR="00501B6A" w:rsidRPr="004529CD">
        <w:rPr>
          <w:rFonts w:ascii="Segoe UI" w:eastAsia="Calibri" w:hAnsi="Segoe UI" w:cs="Segoe UI"/>
          <w:sz w:val="20"/>
        </w:rPr>
        <w:t xml:space="preserve">which </w:t>
      </w:r>
      <w:r w:rsidR="008A7E93" w:rsidRPr="004529CD">
        <w:rPr>
          <w:rFonts w:ascii="Segoe UI" w:eastAsia="Calibri" w:hAnsi="Segoe UI" w:cs="Segoe UI"/>
          <w:sz w:val="20"/>
        </w:rPr>
        <w:t>in turn</w:t>
      </w:r>
      <w:r w:rsidR="00501B6A" w:rsidRPr="004529CD">
        <w:rPr>
          <w:rFonts w:ascii="Segoe UI" w:eastAsia="Calibri" w:hAnsi="Segoe UI" w:cs="Segoe UI"/>
          <w:sz w:val="20"/>
        </w:rPr>
        <w:t xml:space="preserve"> gathers</w:t>
      </w:r>
      <w:r w:rsidR="008A7E93" w:rsidRPr="004529CD">
        <w:rPr>
          <w:rFonts w:ascii="Segoe UI" w:eastAsia="Calibri" w:hAnsi="Segoe UI" w:cs="Segoe UI"/>
          <w:sz w:val="20"/>
        </w:rPr>
        <w:t xml:space="preserve">, </w:t>
      </w:r>
      <w:r w:rsidR="00501B6A" w:rsidRPr="004529CD">
        <w:rPr>
          <w:rFonts w:ascii="Segoe UI" w:eastAsia="Calibri" w:hAnsi="Segoe UI" w:cs="Segoe UI"/>
          <w:sz w:val="20"/>
        </w:rPr>
        <w:t xml:space="preserve">analyses the </w:t>
      </w:r>
      <w:r w:rsidR="00D664ED" w:rsidRPr="004529CD">
        <w:rPr>
          <w:rFonts w:ascii="Segoe UI" w:eastAsia="Calibri" w:hAnsi="Segoe UI" w:cs="Segoe UI"/>
          <w:sz w:val="20"/>
        </w:rPr>
        <w:t>telemetry</w:t>
      </w:r>
      <w:r w:rsidR="0067571F" w:rsidRPr="004529CD">
        <w:rPr>
          <w:rFonts w:ascii="Segoe UI" w:eastAsia="Calibri" w:hAnsi="Segoe UI" w:cs="Segoe UI"/>
          <w:sz w:val="20"/>
        </w:rPr>
        <w:t xml:space="preserve"> of the workloads</w:t>
      </w:r>
      <w:r w:rsidR="008A7E93" w:rsidRPr="004529CD">
        <w:rPr>
          <w:rFonts w:ascii="Segoe UI" w:eastAsia="Calibri" w:hAnsi="Segoe UI" w:cs="Segoe UI"/>
          <w:sz w:val="20"/>
        </w:rPr>
        <w:t xml:space="preserve"> and also help to build heuristics of </w:t>
      </w:r>
      <w:r w:rsidR="006C199F" w:rsidRPr="004529CD">
        <w:rPr>
          <w:rFonts w:ascii="Segoe UI" w:eastAsia="Calibri" w:hAnsi="Segoe UI" w:cs="Segoe UI"/>
          <w:sz w:val="20"/>
        </w:rPr>
        <w:t>end</w:t>
      </w:r>
      <w:r w:rsidR="008D2CD8" w:rsidRPr="004529CD">
        <w:rPr>
          <w:rFonts w:ascii="Segoe UI" w:eastAsia="Calibri" w:hAnsi="Segoe UI" w:cs="Segoe UI"/>
          <w:sz w:val="20"/>
        </w:rPr>
        <w:t xml:space="preserve"> </w:t>
      </w:r>
      <w:r w:rsidR="006C199F" w:rsidRPr="004529CD">
        <w:rPr>
          <w:rFonts w:ascii="Segoe UI" w:eastAsia="Calibri" w:hAnsi="Segoe UI" w:cs="Segoe UI"/>
          <w:sz w:val="20"/>
        </w:rPr>
        <w:t xml:space="preserve">user </w:t>
      </w:r>
      <w:r w:rsidR="008A7E93" w:rsidRPr="004529CD">
        <w:rPr>
          <w:rFonts w:ascii="Segoe UI" w:eastAsia="Calibri" w:hAnsi="Segoe UI" w:cs="Segoe UI"/>
          <w:sz w:val="20"/>
        </w:rPr>
        <w:t>usage patterns</w:t>
      </w:r>
      <w:r w:rsidR="00E74883" w:rsidRPr="004529CD">
        <w:rPr>
          <w:rFonts w:ascii="Segoe UI" w:eastAsia="Calibri" w:hAnsi="Segoe UI" w:cs="Segoe UI"/>
          <w:sz w:val="20"/>
        </w:rPr>
        <w:t xml:space="preserve">. All of this information, </w:t>
      </w:r>
      <w:r w:rsidR="001D5C26" w:rsidRPr="004529CD">
        <w:rPr>
          <w:rFonts w:ascii="Segoe UI" w:eastAsia="Calibri" w:hAnsi="Segoe UI" w:cs="Segoe UI"/>
          <w:sz w:val="20"/>
        </w:rPr>
        <w:t>whether</w:t>
      </w:r>
      <w:r w:rsidR="00E74883" w:rsidRPr="004529CD">
        <w:rPr>
          <w:rFonts w:ascii="Segoe UI" w:eastAsia="Calibri" w:hAnsi="Segoe UI" w:cs="Segoe UI"/>
          <w:sz w:val="20"/>
        </w:rPr>
        <w:t xml:space="preserve"> it is </w:t>
      </w:r>
      <w:r w:rsidR="179E7DD4" w:rsidRPr="004529CD">
        <w:rPr>
          <w:rFonts w:ascii="Segoe UI" w:eastAsia="Calibri" w:hAnsi="Segoe UI" w:cs="Segoe UI"/>
          <w:sz w:val="20"/>
        </w:rPr>
        <w:t>On-premise</w:t>
      </w:r>
      <w:r w:rsidR="00E74883" w:rsidRPr="004529CD">
        <w:rPr>
          <w:rFonts w:ascii="Segoe UI" w:eastAsia="Calibri" w:hAnsi="Segoe UI" w:cs="Segoe UI"/>
          <w:sz w:val="20"/>
        </w:rPr>
        <w:t xml:space="preserve"> or cloud</w:t>
      </w:r>
      <w:r w:rsidR="001D5C26" w:rsidRPr="004529CD">
        <w:rPr>
          <w:rFonts w:ascii="Segoe UI" w:eastAsia="Calibri" w:hAnsi="Segoe UI" w:cs="Segoe UI"/>
          <w:sz w:val="20"/>
        </w:rPr>
        <w:t xml:space="preserve"> is collected in a</w:t>
      </w:r>
      <w:r w:rsidR="005B5BC3" w:rsidRPr="004529CD">
        <w:rPr>
          <w:rFonts w:ascii="Segoe UI" w:eastAsia="Calibri" w:hAnsi="Segoe UI" w:cs="Segoe UI"/>
          <w:sz w:val="20"/>
        </w:rPr>
        <w:t xml:space="preserve"> centralized</w:t>
      </w:r>
      <w:r w:rsidR="00B93EAC" w:rsidRPr="004529CD">
        <w:rPr>
          <w:rFonts w:ascii="Segoe UI" w:eastAsia="Calibri" w:hAnsi="Segoe UI" w:cs="Segoe UI"/>
          <w:sz w:val="20"/>
        </w:rPr>
        <w:t xml:space="preserve"> L</w:t>
      </w:r>
      <w:r w:rsidR="005B5BC3" w:rsidRPr="004529CD">
        <w:rPr>
          <w:rFonts w:ascii="Segoe UI" w:eastAsia="Calibri" w:hAnsi="Segoe UI" w:cs="Segoe UI"/>
          <w:sz w:val="20"/>
        </w:rPr>
        <w:t xml:space="preserve">og </w:t>
      </w:r>
      <w:r w:rsidR="00B93EAC" w:rsidRPr="004529CD">
        <w:rPr>
          <w:rFonts w:ascii="Segoe UI" w:eastAsia="Calibri" w:hAnsi="Segoe UI" w:cs="Segoe UI"/>
          <w:sz w:val="20"/>
        </w:rPr>
        <w:t>A</w:t>
      </w:r>
      <w:r w:rsidR="005B5BC3" w:rsidRPr="004529CD">
        <w:rPr>
          <w:rFonts w:ascii="Segoe UI" w:eastAsia="Calibri" w:hAnsi="Segoe UI" w:cs="Segoe UI"/>
          <w:sz w:val="20"/>
        </w:rPr>
        <w:t>nalytics database</w:t>
      </w:r>
      <w:r w:rsidR="00820B89" w:rsidRPr="004529CD">
        <w:rPr>
          <w:rFonts w:ascii="Segoe UI" w:eastAsia="Calibri" w:hAnsi="Segoe UI" w:cs="Segoe UI"/>
          <w:sz w:val="20"/>
        </w:rPr>
        <w:t xml:space="preserve">. </w:t>
      </w:r>
      <w:r w:rsidR="00456837" w:rsidRPr="004529CD">
        <w:rPr>
          <w:rFonts w:ascii="Segoe UI" w:eastAsia="Calibri" w:hAnsi="Segoe UI" w:cs="Segoe UI"/>
          <w:sz w:val="20"/>
        </w:rPr>
        <w:t xml:space="preserve">Realization of this telemetry data </w:t>
      </w:r>
      <w:r w:rsidR="001C27E6" w:rsidRPr="004529CD">
        <w:rPr>
          <w:rFonts w:ascii="Segoe UI" w:eastAsia="Calibri" w:hAnsi="Segoe UI" w:cs="Segoe UI"/>
          <w:sz w:val="20"/>
        </w:rPr>
        <w:t>make</w:t>
      </w:r>
      <w:r w:rsidR="0036671B" w:rsidRPr="004529CD">
        <w:rPr>
          <w:rFonts w:ascii="Segoe UI" w:eastAsia="Calibri" w:hAnsi="Segoe UI" w:cs="Segoe UI"/>
          <w:sz w:val="20"/>
        </w:rPr>
        <w:t>s</w:t>
      </w:r>
      <w:r w:rsidR="001C27E6" w:rsidRPr="004529CD">
        <w:rPr>
          <w:rFonts w:ascii="Segoe UI" w:eastAsia="Calibri" w:hAnsi="Segoe UI" w:cs="Segoe UI"/>
          <w:sz w:val="20"/>
        </w:rPr>
        <w:t xml:space="preserve"> it possible to </w:t>
      </w:r>
      <w:r w:rsidR="00CA6FFB" w:rsidRPr="004529CD">
        <w:rPr>
          <w:rFonts w:ascii="Segoe UI" w:eastAsia="Calibri" w:hAnsi="Segoe UI" w:cs="Segoe UI"/>
          <w:sz w:val="20"/>
        </w:rPr>
        <w:t>visualize</w:t>
      </w:r>
      <w:r w:rsidR="001C27E6" w:rsidRPr="004529CD">
        <w:rPr>
          <w:rFonts w:ascii="Segoe UI" w:eastAsia="Calibri" w:hAnsi="Segoe UI" w:cs="Segoe UI"/>
          <w:sz w:val="20"/>
        </w:rPr>
        <w:t xml:space="preserve"> and </w:t>
      </w:r>
      <w:r w:rsidR="00C6026B" w:rsidRPr="004529CD">
        <w:rPr>
          <w:rFonts w:ascii="Segoe UI" w:eastAsia="Calibri" w:hAnsi="Segoe UI" w:cs="Segoe UI"/>
          <w:sz w:val="20"/>
        </w:rPr>
        <w:t xml:space="preserve">leverage </w:t>
      </w:r>
      <w:r w:rsidR="006B2845" w:rsidRPr="004529CD">
        <w:rPr>
          <w:rFonts w:ascii="Segoe UI" w:eastAsia="Calibri" w:hAnsi="Segoe UI" w:cs="Segoe UI"/>
          <w:sz w:val="20"/>
        </w:rPr>
        <w:t>insights thus</w:t>
      </w:r>
      <w:r w:rsidR="00D71958" w:rsidRPr="004529CD">
        <w:rPr>
          <w:rFonts w:ascii="Segoe UI" w:eastAsia="Calibri" w:hAnsi="Segoe UI" w:cs="Segoe UI"/>
          <w:sz w:val="20"/>
        </w:rPr>
        <w:t xml:space="preserve"> proactively </w:t>
      </w:r>
      <w:r w:rsidR="00CA6FFB" w:rsidRPr="004529CD">
        <w:rPr>
          <w:rFonts w:ascii="Segoe UI" w:eastAsia="Calibri" w:hAnsi="Segoe UI" w:cs="Segoe UI"/>
          <w:sz w:val="20"/>
        </w:rPr>
        <w:t>solve the problems before they can occur.</w:t>
      </w:r>
      <w:r w:rsidR="0036671B" w:rsidRPr="004529CD">
        <w:rPr>
          <w:rFonts w:ascii="Segoe UI" w:eastAsia="Calibri" w:hAnsi="Segoe UI" w:cs="Segoe UI"/>
          <w:sz w:val="20"/>
        </w:rPr>
        <w:t xml:space="preserve"> </w:t>
      </w:r>
    </w:p>
    <w:p w14:paraId="39DBAA6C" w14:textId="77777777" w:rsidR="001337CD" w:rsidRDefault="00820B89" w:rsidP="001337CD">
      <w:pPr>
        <w:spacing w:after="0" w:line="276" w:lineRule="auto"/>
        <w:jc w:val="both"/>
        <w:rPr>
          <w:rFonts w:ascii="Segoe UI" w:eastAsia="Calibri" w:hAnsi="Segoe UI" w:cs="Segoe UI"/>
          <w:sz w:val="20"/>
        </w:rPr>
      </w:pPr>
      <w:r w:rsidRPr="004529CD">
        <w:rPr>
          <w:rFonts w:ascii="Segoe UI" w:eastAsia="Calibri" w:hAnsi="Segoe UI" w:cs="Segoe UI"/>
          <w:sz w:val="20"/>
        </w:rPr>
        <w:t>With the aid of Azure Monitor</w:t>
      </w:r>
      <w:r w:rsidR="00D97E53" w:rsidRPr="004529CD">
        <w:rPr>
          <w:rFonts w:ascii="Segoe UI" w:eastAsia="Calibri" w:hAnsi="Segoe UI" w:cs="Segoe UI"/>
          <w:sz w:val="20"/>
        </w:rPr>
        <w:t>,</w:t>
      </w:r>
      <w:r w:rsidRPr="004529CD">
        <w:rPr>
          <w:rFonts w:ascii="Segoe UI" w:eastAsia="Calibri" w:hAnsi="Segoe UI" w:cs="Segoe UI"/>
          <w:sz w:val="20"/>
        </w:rPr>
        <w:t xml:space="preserve"> </w:t>
      </w:r>
      <w:r w:rsidR="006B2845" w:rsidRPr="004529CD">
        <w:rPr>
          <w:rFonts w:ascii="Segoe UI" w:eastAsia="Calibri" w:hAnsi="Segoe UI" w:cs="Segoe UI"/>
          <w:sz w:val="20"/>
        </w:rPr>
        <w:t>this information</w:t>
      </w:r>
      <w:r w:rsidRPr="004529CD">
        <w:rPr>
          <w:rFonts w:ascii="Segoe UI" w:eastAsia="Calibri" w:hAnsi="Segoe UI" w:cs="Segoe UI"/>
          <w:sz w:val="20"/>
        </w:rPr>
        <w:t xml:space="preserve"> can be analyzed f</w:t>
      </w:r>
      <w:r w:rsidR="00185FAD" w:rsidRPr="004529CD">
        <w:rPr>
          <w:rFonts w:ascii="Segoe UI" w:eastAsia="Calibri" w:hAnsi="Segoe UI" w:cs="Segoe UI"/>
          <w:sz w:val="20"/>
        </w:rPr>
        <w:t xml:space="preserve">urther in </w:t>
      </w:r>
      <w:r w:rsidR="0085396C" w:rsidRPr="004529CD">
        <w:rPr>
          <w:rFonts w:ascii="Segoe UI" w:eastAsia="Calibri" w:hAnsi="Segoe UI" w:cs="Segoe UI"/>
          <w:sz w:val="20"/>
        </w:rPr>
        <w:t>r</w:t>
      </w:r>
      <w:r w:rsidR="0036671B" w:rsidRPr="004529CD">
        <w:rPr>
          <w:rFonts w:ascii="Segoe UI" w:eastAsia="Calibri" w:hAnsi="Segoe UI" w:cs="Segoe UI"/>
          <w:sz w:val="20"/>
        </w:rPr>
        <w:t>eal</w:t>
      </w:r>
      <w:r w:rsidR="00157977" w:rsidRPr="004529CD">
        <w:rPr>
          <w:rFonts w:ascii="Segoe UI" w:eastAsia="Calibri" w:hAnsi="Segoe UI" w:cs="Segoe UI"/>
          <w:sz w:val="20"/>
        </w:rPr>
        <w:t>-</w:t>
      </w:r>
      <w:r w:rsidR="0036671B" w:rsidRPr="004529CD">
        <w:rPr>
          <w:rFonts w:ascii="Segoe UI" w:eastAsia="Calibri" w:hAnsi="Segoe UI" w:cs="Segoe UI"/>
          <w:sz w:val="20"/>
        </w:rPr>
        <w:t>time</w:t>
      </w:r>
      <w:r w:rsidR="004D46C9" w:rsidRPr="004529CD">
        <w:rPr>
          <w:rFonts w:ascii="Segoe UI" w:eastAsia="Calibri" w:hAnsi="Segoe UI" w:cs="Segoe UI"/>
          <w:sz w:val="20"/>
        </w:rPr>
        <w:t>,</w:t>
      </w:r>
      <w:r w:rsidR="00A12DB9" w:rsidRPr="004529CD">
        <w:rPr>
          <w:rFonts w:ascii="Segoe UI" w:eastAsia="Calibri" w:hAnsi="Segoe UI" w:cs="Segoe UI"/>
          <w:sz w:val="20"/>
        </w:rPr>
        <w:t xml:space="preserve"> </w:t>
      </w:r>
      <w:r w:rsidR="0059415B" w:rsidRPr="004529CD">
        <w:rPr>
          <w:rFonts w:ascii="Segoe UI" w:eastAsia="Calibri" w:hAnsi="Segoe UI" w:cs="Segoe UI"/>
          <w:sz w:val="20"/>
        </w:rPr>
        <w:t>proactively</w:t>
      </w:r>
      <w:r w:rsidR="00A12DB9" w:rsidRPr="004529CD">
        <w:rPr>
          <w:rFonts w:ascii="Segoe UI" w:eastAsia="Calibri" w:hAnsi="Segoe UI" w:cs="Segoe UI"/>
          <w:sz w:val="20"/>
        </w:rPr>
        <w:t xml:space="preserve"> documenting the key decision drivers for the </w:t>
      </w:r>
      <w:r w:rsidR="004B31DA" w:rsidRPr="004529CD">
        <w:rPr>
          <w:rFonts w:ascii="Segoe UI" w:eastAsia="Calibri" w:hAnsi="Segoe UI" w:cs="Segoe UI"/>
          <w:sz w:val="20"/>
        </w:rPr>
        <w:t xml:space="preserve">adaption of WVD. </w:t>
      </w:r>
      <w:r w:rsidR="0059415B" w:rsidRPr="004529CD">
        <w:rPr>
          <w:rFonts w:ascii="Segoe UI" w:eastAsia="Calibri" w:hAnsi="Segoe UI" w:cs="Segoe UI"/>
          <w:sz w:val="20"/>
        </w:rPr>
        <w:t xml:space="preserve"> </w:t>
      </w:r>
    </w:p>
    <w:p w14:paraId="443CD0D1" w14:textId="35F602F1" w:rsidR="001604AA" w:rsidRPr="004529CD" w:rsidRDefault="003228C9" w:rsidP="004529CD">
      <w:pPr>
        <w:spacing w:line="276" w:lineRule="auto"/>
        <w:jc w:val="both"/>
        <w:rPr>
          <w:rFonts w:ascii="Segoe UI" w:eastAsia="Calibri" w:hAnsi="Segoe UI" w:cs="Segoe UI"/>
          <w:sz w:val="20"/>
        </w:rPr>
      </w:pPr>
      <w:r>
        <w:rPr>
          <w:rFonts w:ascii="Segoe UI" w:eastAsia="Calibri" w:hAnsi="Segoe UI" w:cs="Segoe UI"/>
          <w:sz w:val="20"/>
        </w:rPr>
        <w:t>The processes which drive the adaption of WVD are detailed below:</w:t>
      </w:r>
    </w:p>
    <w:p w14:paraId="15CD75C9" w14:textId="68973A9D" w:rsidR="00DA3CCD" w:rsidRDefault="00DA3CCD" w:rsidP="003E581E">
      <w:pPr>
        <w:pStyle w:val="Heading4"/>
        <w:spacing w:after="120"/>
      </w:pPr>
      <w:r w:rsidRPr="00DA3CCD">
        <w:t xml:space="preserve">Cloud Rationalization </w:t>
      </w:r>
    </w:p>
    <w:p w14:paraId="1AD9516C" w14:textId="75110A2C" w:rsidR="003E581E" w:rsidRPr="004529CD" w:rsidRDefault="003E581E" w:rsidP="004529CD">
      <w:pPr>
        <w:spacing w:after="120" w:line="276" w:lineRule="auto"/>
        <w:jc w:val="both"/>
        <w:rPr>
          <w:rFonts w:ascii="Segoe UI" w:hAnsi="Segoe UI" w:cs="Segoe UI"/>
          <w:b/>
          <w:sz w:val="20"/>
          <w:szCs w:val="20"/>
        </w:rPr>
      </w:pPr>
      <w:r w:rsidRPr="004529CD">
        <w:rPr>
          <w:rFonts w:ascii="Segoe UI" w:hAnsi="Segoe UI" w:cs="Segoe UI"/>
          <w:sz w:val="20"/>
          <w:szCs w:val="20"/>
        </w:rPr>
        <w:t xml:space="preserve">Cloud rationalization is the process of evaluating </w:t>
      </w:r>
      <w:r w:rsidR="00F56C44" w:rsidRPr="004529CD">
        <w:rPr>
          <w:rFonts w:ascii="Segoe UI" w:hAnsi="Segoe UI" w:cs="Segoe UI"/>
          <w:sz w:val="20"/>
          <w:szCs w:val="20"/>
        </w:rPr>
        <w:t xml:space="preserve">applications and strategically identifying </w:t>
      </w:r>
      <w:r w:rsidR="0041321C" w:rsidRPr="004529CD">
        <w:rPr>
          <w:rFonts w:ascii="Segoe UI" w:hAnsi="Segoe UI" w:cs="Segoe UI"/>
          <w:sz w:val="20"/>
          <w:szCs w:val="20"/>
        </w:rPr>
        <w:t>assets</w:t>
      </w:r>
      <w:r w:rsidR="00F56C44" w:rsidRPr="004529CD">
        <w:rPr>
          <w:rFonts w:ascii="Segoe UI" w:hAnsi="Segoe UI" w:cs="Segoe UI"/>
          <w:sz w:val="20"/>
          <w:szCs w:val="20"/>
        </w:rPr>
        <w:t xml:space="preserve"> within </w:t>
      </w:r>
      <w:r w:rsidR="000E3629" w:rsidRPr="004529CD">
        <w:rPr>
          <w:rFonts w:ascii="Segoe UI" w:hAnsi="Segoe UI" w:cs="Segoe UI"/>
          <w:sz w:val="20"/>
          <w:szCs w:val="20"/>
        </w:rPr>
        <w:t>the</w:t>
      </w:r>
      <w:r w:rsidR="00F56C44" w:rsidRPr="004529CD">
        <w:rPr>
          <w:rFonts w:ascii="Segoe UI" w:hAnsi="Segoe UI" w:cs="Segoe UI"/>
          <w:sz w:val="20"/>
          <w:szCs w:val="20"/>
        </w:rPr>
        <w:t xml:space="preserve"> </w:t>
      </w:r>
      <w:r w:rsidR="000E3629" w:rsidRPr="004529CD">
        <w:rPr>
          <w:rFonts w:ascii="Segoe UI" w:hAnsi="Segoe UI" w:cs="Segoe UI"/>
          <w:sz w:val="20"/>
          <w:szCs w:val="20"/>
        </w:rPr>
        <w:t>cloud</w:t>
      </w:r>
      <w:r w:rsidR="00F56C44" w:rsidRPr="004529CD">
        <w:rPr>
          <w:rFonts w:ascii="Segoe UI" w:hAnsi="Segoe UI" w:cs="Segoe UI"/>
          <w:sz w:val="20"/>
          <w:szCs w:val="20"/>
        </w:rPr>
        <w:t xml:space="preserve"> that needs to be</w:t>
      </w:r>
      <w:r w:rsidRPr="004529CD">
        <w:rPr>
          <w:rFonts w:ascii="Segoe UI" w:hAnsi="Segoe UI" w:cs="Segoe UI"/>
          <w:sz w:val="20"/>
          <w:szCs w:val="20"/>
        </w:rPr>
        <w:t xml:space="preserve"> </w:t>
      </w:r>
      <w:r w:rsidR="0041321C" w:rsidRPr="004529CD">
        <w:rPr>
          <w:rFonts w:ascii="Segoe UI" w:hAnsi="Segoe UI" w:cs="Segoe UI"/>
          <w:sz w:val="20"/>
          <w:szCs w:val="20"/>
        </w:rPr>
        <w:t>replaced</w:t>
      </w:r>
      <w:r w:rsidRPr="004529CD">
        <w:rPr>
          <w:rFonts w:ascii="Segoe UI" w:hAnsi="Segoe UI" w:cs="Segoe UI"/>
          <w:sz w:val="20"/>
          <w:szCs w:val="20"/>
        </w:rPr>
        <w:t xml:space="preserve"> or modernize</w:t>
      </w:r>
      <w:r w:rsidR="0041321C" w:rsidRPr="004529CD">
        <w:rPr>
          <w:rFonts w:ascii="Segoe UI" w:hAnsi="Segoe UI" w:cs="Segoe UI"/>
          <w:sz w:val="20"/>
          <w:szCs w:val="20"/>
        </w:rPr>
        <w:t>d</w:t>
      </w:r>
      <w:r w:rsidRPr="004529CD">
        <w:rPr>
          <w:rFonts w:ascii="Segoe UI" w:hAnsi="Segoe UI" w:cs="Segoe UI"/>
          <w:sz w:val="20"/>
          <w:szCs w:val="20"/>
        </w:rPr>
        <w:t>.</w:t>
      </w:r>
      <w:r w:rsidR="000E3629" w:rsidRPr="004529CD">
        <w:rPr>
          <w:rFonts w:ascii="Segoe UI" w:hAnsi="Segoe UI" w:cs="Segoe UI"/>
          <w:sz w:val="20"/>
          <w:szCs w:val="20"/>
        </w:rPr>
        <w:t xml:space="preserve"> It is an on-going process of transforming assets to facilitate changes in the cloud.</w:t>
      </w:r>
      <w:r w:rsidR="001337CD">
        <w:rPr>
          <w:rFonts w:ascii="Segoe UI" w:hAnsi="Segoe UI" w:cs="Segoe UI"/>
          <w:sz w:val="20"/>
          <w:szCs w:val="20"/>
        </w:rPr>
        <w:t xml:space="preserve"> This can be done in 3 ways as described below:</w:t>
      </w:r>
    </w:p>
    <w:p w14:paraId="065E540D" w14:textId="24D1ACA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Rehost scenario</w:t>
      </w:r>
    </w:p>
    <w:p w14:paraId="6BCB2972" w14:textId="77777777" w:rsidR="00DA3CCD" w:rsidRPr="004529CD" w:rsidRDefault="00DA3CCD" w:rsidP="004529CD">
      <w:pPr>
        <w:spacing w:after="0" w:line="276" w:lineRule="auto"/>
        <w:jc w:val="both"/>
        <w:rPr>
          <w:rFonts w:ascii="Segoe UI" w:hAnsi="Segoe UI" w:cs="Segoe UI"/>
          <w:sz w:val="20"/>
          <w:szCs w:val="20"/>
        </w:rPr>
      </w:pPr>
      <w:r w:rsidRPr="004529CD">
        <w:rPr>
          <w:rFonts w:ascii="Segoe UI" w:hAnsi="Segoe UI" w:cs="Segoe UI"/>
          <w:sz w:val="20"/>
          <w:szCs w:val="20"/>
          <w:shd w:val="clear" w:color="auto" w:fill="FFFFFF"/>
        </w:rPr>
        <w:t>Also known as a </w:t>
      </w:r>
      <w:r w:rsidRPr="004529CD">
        <w:rPr>
          <w:rStyle w:val="Emphasis"/>
          <w:rFonts w:ascii="Segoe UI" w:hAnsi="Segoe UI" w:cs="Segoe UI"/>
          <w:color w:val="171717"/>
          <w:sz w:val="20"/>
          <w:szCs w:val="20"/>
          <w:shd w:val="clear" w:color="auto" w:fill="FFFFFF"/>
        </w:rPr>
        <w:t>lift and shift</w:t>
      </w:r>
      <w:r w:rsidRPr="004529CD">
        <w:rPr>
          <w:rFonts w:ascii="Segoe UI" w:hAnsi="Segoe UI" w:cs="Segoe UI"/>
          <w:sz w:val="20"/>
          <w:szCs w:val="20"/>
          <w:shd w:val="clear" w:color="auto" w:fill="FFFFFF"/>
        </w:rPr>
        <w:t> migration, a rehost effort moves a current state asset to the chosen cloud provider, with minimal change to overall architecture.</w:t>
      </w:r>
    </w:p>
    <w:p w14:paraId="6C01F97D"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Lifting and shifting in cloud:</w:t>
      </w:r>
    </w:p>
    <w:p w14:paraId="22CD3303" w14:textId="77777777" w:rsidR="00DA3CCD" w:rsidRPr="004529CD" w:rsidRDefault="00DA3CCD" w:rsidP="004529CD">
      <w:pPr>
        <w:pStyle w:val="ListParagraph"/>
        <w:numPr>
          <w:ilvl w:val="0"/>
          <w:numId w:val="45"/>
        </w:numPr>
        <w:spacing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 xml:space="preserve">Migration of Win7 workload to Azure WVD </w:t>
      </w:r>
    </w:p>
    <w:p w14:paraId="352AC4A5" w14:textId="2112AF75" w:rsidR="00DA3CCD" w:rsidRDefault="00DA3CCD" w:rsidP="001337CD">
      <w:pPr>
        <w:pStyle w:val="ListParagraph"/>
        <w:numPr>
          <w:ilvl w:val="0"/>
          <w:numId w:val="45"/>
        </w:numPr>
        <w:spacing w:line="276" w:lineRule="auto"/>
        <w:contextualSpacing w:val="0"/>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Migration of Win 7 Virtual Desktop Infrastructure to Win 10 VDI Single session</w:t>
      </w:r>
    </w:p>
    <w:p w14:paraId="64E1ED8C" w14:textId="77777777" w:rsidR="001337CD" w:rsidRPr="001337CD" w:rsidRDefault="001337CD" w:rsidP="001337CD">
      <w:pPr>
        <w:spacing w:line="276" w:lineRule="auto"/>
        <w:jc w:val="both"/>
        <w:rPr>
          <w:rFonts w:ascii="Segoe UI" w:hAnsi="Segoe UI" w:cs="Segoe UI"/>
          <w:sz w:val="20"/>
          <w:szCs w:val="20"/>
          <w:shd w:val="clear" w:color="auto" w:fill="FFFFFF"/>
        </w:rPr>
      </w:pPr>
    </w:p>
    <w:p w14:paraId="51EB9F6D" w14:textId="6C7A2EF4" w:rsidR="00DA3CCD" w:rsidRPr="004529CD" w:rsidRDefault="00DA3CCD" w:rsidP="004529CD">
      <w:pPr>
        <w:spacing w:after="60" w:line="276" w:lineRule="auto"/>
        <w:jc w:val="both"/>
        <w:rPr>
          <w:rFonts w:ascii="Segoe UI" w:hAnsi="Segoe UI" w:cs="Segoe UI"/>
          <w:b/>
          <w:sz w:val="20"/>
          <w:szCs w:val="20"/>
        </w:rPr>
      </w:pPr>
      <w:r w:rsidRPr="004529CD">
        <w:rPr>
          <w:rFonts w:ascii="Segoe UI" w:hAnsi="Segoe UI" w:cs="Segoe UI"/>
          <w:b/>
          <w:sz w:val="20"/>
          <w:szCs w:val="20"/>
        </w:rPr>
        <w:lastRenderedPageBreak/>
        <w:t>Rearchitect scenario</w:t>
      </w:r>
    </w:p>
    <w:p w14:paraId="574FFAFA"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Some aging applications aren't compatible with cloud providers because of the architectural decisions that were made when the application was built. In these cases, the application might need to be rearchitected before transformation.</w:t>
      </w:r>
    </w:p>
    <w:p w14:paraId="325C359E" w14:textId="77777777" w:rsidR="00DA3CCD" w:rsidRPr="004529CD" w:rsidRDefault="00DA3CCD" w:rsidP="004529CD">
      <w:pPr>
        <w:spacing w:after="0" w:line="276" w:lineRule="auto"/>
        <w:jc w:val="both"/>
        <w:rPr>
          <w:rFonts w:ascii="Segoe UI" w:hAnsi="Segoe UI" w:cs="Segoe UI"/>
          <w:sz w:val="20"/>
          <w:szCs w:val="20"/>
          <w:shd w:val="clear" w:color="auto" w:fill="FFFFFF"/>
        </w:rPr>
      </w:pPr>
      <w:r w:rsidRPr="004529CD">
        <w:rPr>
          <w:rFonts w:ascii="Segoe UI" w:hAnsi="Segoe UI" w:cs="Segoe UI"/>
          <w:sz w:val="20"/>
          <w:szCs w:val="20"/>
          <w:shd w:val="clear" w:color="auto" w:fill="FFFFFF"/>
        </w:rPr>
        <w:t>Scenarios that are considered as Rearchitect Scenarios:</w:t>
      </w:r>
    </w:p>
    <w:p w14:paraId="1681BE5A" w14:textId="3C46C668" w:rsidR="00DA3CCD" w:rsidRPr="004529CD" w:rsidRDefault="00DA3CCD" w:rsidP="004529CD">
      <w:pPr>
        <w:pStyle w:val="ListParagraph"/>
        <w:numPr>
          <w:ilvl w:val="0"/>
          <w:numId w:val="46"/>
        </w:numPr>
        <w:spacing w:after="0" w:line="276" w:lineRule="auto"/>
        <w:ind w:left="634" w:hanging="270"/>
        <w:jc w:val="both"/>
        <w:textAlignment w:val="baseline"/>
        <w:rPr>
          <w:rFonts w:ascii="Segoe UI" w:hAnsi="Segoe UI" w:cs="Segoe UI"/>
          <w:sz w:val="20"/>
          <w:szCs w:val="20"/>
        </w:rPr>
      </w:pPr>
      <w:r w:rsidRPr="004529CD">
        <w:rPr>
          <w:rFonts w:ascii="Segoe UI" w:hAnsi="Segoe UI" w:cs="Segoe UI"/>
          <w:sz w:val="20"/>
          <w:szCs w:val="20"/>
          <w:shd w:val="clear" w:color="auto" w:fill="FFFFFF"/>
        </w:rPr>
        <w:t xml:space="preserve">Migrating workload from RDS to Windows Virtual Desktop: </w:t>
      </w:r>
      <w:r w:rsidRPr="004529CD">
        <w:rPr>
          <w:rFonts w:ascii="Segoe UI" w:hAnsi="Segoe UI" w:cs="Segoe UI"/>
          <w:sz w:val="20"/>
          <w:szCs w:val="20"/>
        </w:rPr>
        <w:t xml:space="preserve">Customers who need to migrate their existing on-prem RDS deployments to Azure and host them as Session hosts in WVD need this section. </w:t>
      </w:r>
    </w:p>
    <w:p w14:paraId="0A702EE8" w14:textId="77777777" w:rsidR="00DA3CCD" w:rsidRPr="004529CD" w:rsidRDefault="00DA3CCD" w:rsidP="004529CD">
      <w:pPr>
        <w:spacing w:before="120" w:after="0" w:line="276" w:lineRule="auto"/>
        <w:jc w:val="both"/>
        <w:textAlignment w:val="baseline"/>
        <w:rPr>
          <w:rFonts w:ascii="Segoe UI" w:hAnsi="Segoe UI" w:cs="Segoe UI"/>
          <w:sz w:val="20"/>
          <w:szCs w:val="20"/>
        </w:rPr>
      </w:pPr>
      <w:r w:rsidRPr="004529CD">
        <w:rPr>
          <w:rFonts w:ascii="Segoe UI" w:hAnsi="Segoe UI" w:cs="Segoe UI"/>
          <w:sz w:val="20"/>
          <w:szCs w:val="20"/>
        </w:rPr>
        <w:t>This section shall describe how on-premises infrastructure will be migrated to Azure and integrated with WVD. </w:t>
      </w:r>
    </w:p>
    <w:p w14:paraId="0CC4343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Deploy and configure ASR Agents on the Physical hosts </w:t>
      </w:r>
    </w:p>
    <w:p w14:paraId="5E137206"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replication to Azure Storage account </w:t>
      </w:r>
    </w:p>
    <w:p w14:paraId="2B0A46CB"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a test failover to validate that the VMs are fully replicated without any issues </w:t>
      </w:r>
    </w:p>
    <w:p w14:paraId="444AA1D4"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Perform final failover to Migrate the VMs to Azure </w:t>
      </w:r>
    </w:p>
    <w:p w14:paraId="7E2F11D0"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Install WVD Agents on the VMs to create a Host pool and attach these VMs to the Host pool </w:t>
      </w:r>
    </w:p>
    <w:p w14:paraId="6ECB438F"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Configure FSLogix on the VMs if they are non-persistent </w:t>
      </w:r>
    </w:p>
    <w:p w14:paraId="06EBAD7A" w14:textId="77777777" w:rsidR="00DA3CCD" w:rsidRPr="004529CD" w:rsidRDefault="00DA3CCD" w:rsidP="004529CD">
      <w:pPr>
        <w:numPr>
          <w:ilvl w:val="0"/>
          <w:numId w:val="46"/>
        </w:numPr>
        <w:spacing w:after="0" w:line="276" w:lineRule="auto"/>
        <w:jc w:val="both"/>
        <w:textAlignment w:val="baseline"/>
        <w:rPr>
          <w:rFonts w:ascii="Segoe UI" w:hAnsi="Segoe UI" w:cs="Segoe UI"/>
          <w:sz w:val="20"/>
          <w:szCs w:val="20"/>
        </w:rPr>
      </w:pPr>
      <w:r w:rsidRPr="004529CD">
        <w:rPr>
          <w:rFonts w:ascii="Segoe UI" w:hAnsi="Segoe UI" w:cs="Segoe UI"/>
          <w:sz w:val="20"/>
          <w:szCs w:val="20"/>
        </w:rPr>
        <w:t>Create and publish Remote Apps/Desktops and grant access to Users </w:t>
      </w:r>
    </w:p>
    <w:p w14:paraId="1A6AE3C9" w14:textId="77777777" w:rsidR="00DA3CCD" w:rsidRPr="004529CD" w:rsidRDefault="00DA3CCD" w:rsidP="004529CD">
      <w:pPr>
        <w:spacing w:after="0" w:line="276" w:lineRule="auto"/>
        <w:ind w:left="1080"/>
        <w:jc w:val="both"/>
        <w:textAlignment w:val="baseline"/>
        <w:rPr>
          <w:rFonts w:ascii="Segoe UI" w:hAnsi="Segoe UI" w:cs="Segoe UI"/>
          <w:sz w:val="20"/>
          <w:szCs w:val="20"/>
        </w:rPr>
      </w:pPr>
    </w:p>
    <w:p w14:paraId="11B14DEB" w14:textId="77777777" w:rsidR="00DA3CCD" w:rsidRPr="004529CD" w:rsidRDefault="00DA3CCD" w:rsidP="001337CD">
      <w:pPr>
        <w:spacing w:after="60" w:line="276" w:lineRule="auto"/>
        <w:jc w:val="both"/>
        <w:rPr>
          <w:rFonts w:ascii="Segoe UI" w:hAnsi="Segoe UI" w:cs="Segoe UI"/>
          <w:b/>
          <w:sz w:val="20"/>
          <w:szCs w:val="20"/>
        </w:rPr>
      </w:pPr>
      <w:r w:rsidRPr="004529CD">
        <w:rPr>
          <w:rFonts w:ascii="Segoe UI" w:hAnsi="Segoe UI" w:cs="Segoe UI"/>
          <w:b/>
          <w:sz w:val="20"/>
          <w:szCs w:val="20"/>
        </w:rPr>
        <w:t>Rebuild scenario</w:t>
      </w:r>
    </w:p>
    <w:p w14:paraId="28686DA4" w14:textId="4CB5F14B" w:rsidR="00602F85" w:rsidRPr="004529CD" w:rsidRDefault="00D30B32" w:rsidP="00D76E38">
      <w:pPr>
        <w:spacing w:line="276" w:lineRule="auto"/>
        <w:jc w:val="both"/>
        <w:rPr>
          <w:rFonts w:ascii="Segoe UI" w:hAnsi="Segoe UI" w:cs="Segoe UI"/>
          <w:iCs/>
          <w:sz w:val="20"/>
          <w:szCs w:val="20"/>
          <w:shd w:val="clear" w:color="auto" w:fill="FFFFFF"/>
        </w:rPr>
      </w:pPr>
      <w:r w:rsidRPr="004529CD">
        <w:rPr>
          <w:rFonts w:ascii="Segoe UI" w:hAnsi="Segoe UI" w:cs="Segoe UI"/>
          <w:iCs/>
          <w:sz w:val="20"/>
          <w:szCs w:val="20"/>
          <w:shd w:val="clear" w:color="auto" w:fill="FFFFFF"/>
        </w:rPr>
        <w:t xml:space="preserve">In this scenario, original coding is discarded. </w:t>
      </w:r>
      <w:r w:rsidR="00602F85" w:rsidRPr="004529CD">
        <w:rPr>
          <w:rFonts w:ascii="Segoe UI" w:hAnsi="Segoe UI" w:cs="Segoe UI"/>
          <w:iCs/>
          <w:sz w:val="20"/>
          <w:szCs w:val="20"/>
          <w:shd w:val="clear" w:color="auto" w:fill="FFFFFF"/>
        </w:rPr>
        <w:t xml:space="preserve">Rebuilding the application allows us to take advantage of more advanced and innovative features and improve </w:t>
      </w:r>
      <w:r w:rsidR="00E37526" w:rsidRPr="004529CD">
        <w:rPr>
          <w:rFonts w:ascii="Segoe UI" w:hAnsi="Segoe UI" w:cs="Segoe UI"/>
          <w:iCs/>
          <w:sz w:val="20"/>
          <w:szCs w:val="20"/>
          <w:shd w:val="clear" w:color="auto" w:fill="FFFFFF"/>
        </w:rPr>
        <w:t>the</w:t>
      </w:r>
      <w:r w:rsidR="00602F85" w:rsidRPr="004529CD">
        <w:rPr>
          <w:rFonts w:ascii="Segoe UI" w:hAnsi="Segoe UI" w:cs="Segoe UI"/>
          <w:iCs/>
          <w:sz w:val="20"/>
          <w:szCs w:val="20"/>
          <w:shd w:val="clear" w:color="auto" w:fill="FFFFFF"/>
        </w:rPr>
        <w:t xml:space="preserve"> application even further.</w:t>
      </w:r>
      <w:r w:rsidR="00822D43" w:rsidRPr="004529CD">
        <w:rPr>
          <w:rFonts w:ascii="Segoe UI" w:hAnsi="Segoe UI" w:cs="Segoe UI"/>
          <w:iCs/>
          <w:sz w:val="20"/>
          <w:szCs w:val="20"/>
          <w:shd w:val="clear" w:color="auto" w:fill="FFFFFF"/>
        </w:rPr>
        <w:t xml:space="preserve"> The new </w:t>
      </w:r>
      <w:r w:rsidR="00C8432D" w:rsidRPr="004529CD">
        <w:rPr>
          <w:rFonts w:ascii="Segoe UI" w:hAnsi="Segoe UI" w:cs="Segoe UI"/>
          <w:iCs/>
          <w:sz w:val="20"/>
          <w:szCs w:val="20"/>
          <w:shd w:val="clear" w:color="auto" w:fill="FFFFFF"/>
        </w:rPr>
        <w:t xml:space="preserve">cloud-native application would be inexpensive to operate and it is usually done for applications </w:t>
      </w:r>
      <w:r w:rsidR="00CD71E0" w:rsidRPr="004529CD">
        <w:rPr>
          <w:rFonts w:ascii="Segoe UI" w:hAnsi="Segoe UI" w:cs="Segoe UI"/>
          <w:iCs/>
          <w:sz w:val="20"/>
          <w:szCs w:val="20"/>
          <w:shd w:val="clear" w:color="auto" w:fill="FFFFFF"/>
        </w:rPr>
        <w:t>which are now unsupported or misaligned with the current business processes.</w:t>
      </w:r>
    </w:p>
    <w:p w14:paraId="13A7B027" w14:textId="5586141D" w:rsidR="7F871FC3" w:rsidRPr="00CE7FCD" w:rsidRDefault="009A64F8" w:rsidP="00912763">
      <w:pPr>
        <w:pStyle w:val="Heading4"/>
      </w:pPr>
      <w:r w:rsidRPr="00CE7FCD">
        <w:t>Documentation of Digital Estate</w:t>
      </w:r>
    </w:p>
    <w:p w14:paraId="1DAB386B" w14:textId="47040E86" w:rsidR="001D62B9" w:rsidRPr="004529CD" w:rsidRDefault="00690F5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Assessing</w:t>
      </w:r>
      <w:r w:rsidR="00C31F06" w:rsidRPr="004529CD">
        <w:rPr>
          <w:rFonts w:ascii="Segoe UI" w:eastAsiaTheme="majorEastAsia" w:hAnsi="Segoe UI" w:cs="Segoe UI"/>
          <w:sz w:val="20"/>
        </w:rPr>
        <w:t xml:space="preserve"> the environment help us</w:t>
      </w:r>
      <w:r w:rsidR="004B3506" w:rsidRPr="004529CD">
        <w:rPr>
          <w:rFonts w:ascii="Segoe UI" w:eastAsiaTheme="majorEastAsia" w:hAnsi="Segoe UI" w:cs="Segoe UI"/>
          <w:sz w:val="20"/>
        </w:rPr>
        <w:t xml:space="preserve"> establish a </w:t>
      </w:r>
      <w:r w:rsidR="00DF1BD0" w:rsidRPr="004529CD">
        <w:rPr>
          <w:rFonts w:ascii="Segoe UI" w:eastAsiaTheme="majorEastAsia" w:hAnsi="Segoe UI" w:cs="Segoe UI"/>
          <w:sz w:val="20"/>
        </w:rPr>
        <w:t>“</w:t>
      </w:r>
      <w:r w:rsidR="00895380" w:rsidRPr="004529CD">
        <w:rPr>
          <w:rFonts w:ascii="Segoe UI" w:eastAsiaTheme="majorEastAsia" w:hAnsi="Segoe UI" w:cs="Segoe UI"/>
          <w:sz w:val="20"/>
        </w:rPr>
        <w:t>P</w:t>
      </w:r>
      <w:r w:rsidR="00C1426C" w:rsidRPr="004529CD">
        <w:rPr>
          <w:rFonts w:ascii="Segoe UI" w:eastAsiaTheme="majorEastAsia" w:hAnsi="Segoe UI" w:cs="Segoe UI"/>
          <w:sz w:val="20"/>
        </w:rPr>
        <w:t>rivilege</w:t>
      </w:r>
      <w:r w:rsidR="004B3506" w:rsidRPr="004529CD">
        <w:rPr>
          <w:rFonts w:ascii="Segoe UI" w:eastAsiaTheme="majorEastAsia" w:hAnsi="Segoe UI" w:cs="Segoe UI"/>
          <w:sz w:val="20"/>
        </w:rPr>
        <w:t xml:space="preserve"> </w:t>
      </w:r>
      <w:r w:rsidR="00895380" w:rsidRPr="004529CD">
        <w:rPr>
          <w:rFonts w:ascii="Segoe UI" w:eastAsiaTheme="majorEastAsia" w:hAnsi="Segoe UI" w:cs="Segoe UI"/>
          <w:sz w:val="20"/>
        </w:rPr>
        <w:t>V</w:t>
      </w:r>
      <w:r w:rsidR="004B3506" w:rsidRPr="004529CD">
        <w:rPr>
          <w:rFonts w:ascii="Segoe UI" w:eastAsiaTheme="majorEastAsia" w:hAnsi="Segoe UI" w:cs="Segoe UI"/>
          <w:sz w:val="20"/>
        </w:rPr>
        <w:t>antage</w:t>
      </w:r>
      <w:r w:rsidR="00895380" w:rsidRPr="004529CD">
        <w:rPr>
          <w:rFonts w:ascii="Segoe UI" w:eastAsiaTheme="majorEastAsia" w:hAnsi="Segoe UI" w:cs="Segoe UI"/>
          <w:sz w:val="20"/>
        </w:rPr>
        <w:t xml:space="preserve"> point</w:t>
      </w:r>
      <w:r w:rsidR="00DF1BD0" w:rsidRPr="004529CD">
        <w:rPr>
          <w:rFonts w:ascii="Segoe UI" w:eastAsiaTheme="majorEastAsia" w:hAnsi="Segoe UI" w:cs="Segoe UI"/>
          <w:sz w:val="20"/>
        </w:rPr>
        <w:t>”</w:t>
      </w:r>
      <w:r w:rsidR="00F94F37" w:rsidRPr="004529CD">
        <w:rPr>
          <w:rFonts w:ascii="Segoe UI" w:eastAsiaTheme="majorEastAsia" w:hAnsi="Segoe UI" w:cs="Segoe UI"/>
          <w:sz w:val="20"/>
        </w:rPr>
        <w:t xml:space="preserve"> for end</w:t>
      </w:r>
      <w:r w:rsidR="00AA62E0" w:rsidRPr="004529CD">
        <w:rPr>
          <w:rFonts w:ascii="Segoe UI" w:eastAsiaTheme="majorEastAsia" w:hAnsi="Segoe UI" w:cs="Segoe UI"/>
          <w:sz w:val="20"/>
        </w:rPr>
        <w:t xml:space="preserve"> </w:t>
      </w:r>
      <w:r w:rsidR="009942CC" w:rsidRPr="004529CD">
        <w:rPr>
          <w:rFonts w:ascii="Segoe UI" w:eastAsiaTheme="majorEastAsia" w:hAnsi="Segoe UI" w:cs="Segoe UI"/>
          <w:sz w:val="20"/>
        </w:rPr>
        <w:t>user computing</w:t>
      </w:r>
      <w:r w:rsidR="00F94F37" w:rsidRPr="004529CD">
        <w:rPr>
          <w:rFonts w:ascii="Segoe UI" w:eastAsiaTheme="majorEastAsia" w:hAnsi="Segoe UI" w:cs="Segoe UI"/>
          <w:sz w:val="20"/>
        </w:rPr>
        <w:t xml:space="preserve"> needs</w:t>
      </w:r>
      <w:r w:rsidR="005A3D33" w:rsidRPr="004529CD">
        <w:rPr>
          <w:rFonts w:ascii="Segoe UI" w:eastAsiaTheme="majorEastAsia" w:hAnsi="Segoe UI" w:cs="Segoe UI"/>
          <w:sz w:val="20"/>
        </w:rPr>
        <w:t>,</w:t>
      </w:r>
      <w:r w:rsidR="00B6513D" w:rsidRPr="004529CD">
        <w:rPr>
          <w:rFonts w:ascii="Segoe UI" w:eastAsiaTheme="majorEastAsia" w:hAnsi="Segoe UI" w:cs="Segoe UI"/>
          <w:sz w:val="20"/>
        </w:rPr>
        <w:t xml:space="preserve"> as</w:t>
      </w:r>
      <w:r w:rsidR="00B6113F" w:rsidRPr="004529CD">
        <w:rPr>
          <w:rFonts w:ascii="Segoe UI" w:eastAsiaTheme="majorEastAsia" w:hAnsi="Segoe UI" w:cs="Segoe UI"/>
          <w:sz w:val="20"/>
        </w:rPr>
        <w:t xml:space="preserve"> we derive </w:t>
      </w:r>
      <w:r w:rsidR="00AA62E0" w:rsidRPr="004529CD">
        <w:rPr>
          <w:rFonts w:ascii="Segoe UI" w:eastAsiaTheme="majorEastAsia" w:hAnsi="Segoe UI" w:cs="Segoe UI"/>
          <w:i/>
          <w:iCs/>
          <w:sz w:val="20"/>
        </w:rPr>
        <w:t>“W</w:t>
      </w:r>
      <w:r w:rsidR="00B6113F" w:rsidRPr="004529CD">
        <w:rPr>
          <w:rFonts w:ascii="Segoe UI" w:eastAsiaTheme="majorEastAsia" w:hAnsi="Segoe UI" w:cs="Segoe UI"/>
          <w:i/>
          <w:iCs/>
          <w:sz w:val="20"/>
        </w:rPr>
        <w:t xml:space="preserve">here the business of </w:t>
      </w:r>
      <w:r w:rsidR="004E1B15" w:rsidRPr="004529CD">
        <w:rPr>
          <w:rFonts w:ascii="Segoe UI" w:eastAsiaTheme="majorEastAsia" w:hAnsi="Segoe UI" w:cs="Segoe UI"/>
          <w:i/>
          <w:iCs/>
          <w:sz w:val="20"/>
        </w:rPr>
        <w:t>productivity</w:t>
      </w:r>
      <w:r w:rsidR="00B6113F" w:rsidRPr="004529CD">
        <w:rPr>
          <w:rFonts w:ascii="Segoe UI" w:eastAsiaTheme="majorEastAsia" w:hAnsi="Segoe UI" w:cs="Segoe UI"/>
          <w:i/>
          <w:iCs/>
          <w:sz w:val="20"/>
        </w:rPr>
        <w:t xml:space="preserve"> happens with</w:t>
      </w:r>
      <w:r w:rsidR="00254C7D" w:rsidRPr="004529CD">
        <w:rPr>
          <w:rFonts w:ascii="Segoe UI" w:eastAsiaTheme="majorEastAsia" w:hAnsi="Segoe UI" w:cs="Segoe UI"/>
          <w:i/>
          <w:iCs/>
          <w:sz w:val="20"/>
        </w:rPr>
        <w:t>in</w:t>
      </w:r>
      <w:r w:rsidR="00B6113F" w:rsidRPr="004529CD">
        <w:rPr>
          <w:rFonts w:ascii="Segoe UI" w:eastAsiaTheme="majorEastAsia" w:hAnsi="Segoe UI" w:cs="Segoe UI"/>
          <w:i/>
          <w:iCs/>
          <w:sz w:val="20"/>
        </w:rPr>
        <w:t xml:space="preserve"> our </w:t>
      </w:r>
      <w:r w:rsidR="004E1B15" w:rsidRPr="004529CD">
        <w:rPr>
          <w:rFonts w:ascii="Segoe UI" w:eastAsiaTheme="majorEastAsia" w:hAnsi="Segoe UI" w:cs="Segoe UI"/>
          <w:i/>
          <w:iCs/>
          <w:sz w:val="20"/>
        </w:rPr>
        <w:t>digital</w:t>
      </w:r>
      <w:r w:rsidR="00B6113F" w:rsidRPr="004529CD">
        <w:rPr>
          <w:rFonts w:ascii="Segoe UI" w:eastAsiaTheme="majorEastAsia" w:hAnsi="Segoe UI" w:cs="Segoe UI"/>
          <w:i/>
          <w:iCs/>
          <w:sz w:val="20"/>
        </w:rPr>
        <w:t xml:space="preserve"> workplace estate</w:t>
      </w:r>
      <w:r w:rsidR="00AA62E0" w:rsidRPr="004529CD">
        <w:rPr>
          <w:rFonts w:ascii="Segoe UI" w:eastAsiaTheme="majorEastAsia" w:hAnsi="Segoe UI" w:cs="Segoe UI"/>
          <w:i/>
          <w:iCs/>
          <w:sz w:val="20"/>
        </w:rPr>
        <w:t>?”</w:t>
      </w:r>
      <w:r w:rsidR="00B6113F" w:rsidRPr="004529CD">
        <w:rPr>
          <w:rFonts w:ascii="Segoe UI" w:eastAsiaTheme="majorEastAsia" w:hAnsi="Segoe UI" w:cs="Segoe UI"/>
          <w:sz w:val="20"/>
        </w:rPr>
        <w:t xml:space="preserve"> (i.e. laptop, endpoint,</w:t>
      </w:r>
      <w:r w:rsidR="004E1B15" w:rsidRPr="004529CD">
        <w:rPr>
          <w:rFonts w:ascii="Segoe UI" w:eastAsiaTheme="majorEastAsia" w:hAnsi="Segoe UI" w:cs="Segoe UI"/>
          <w:sz w:val="20"/>
        </w:rPr>
        <w:t xml:space="preserve"> virtual machine)</w:t>
      </w:r>
      <w:r w:rsidR="00F87126" w:rsidRPr="004529CD">
        <w:rPr>
          <w:rFonts w:ascii="Segoe UI" w:eastAsiaTheme="majorEastAsia" w:hAnsi="Segoe UI" w:cs="Segoe UI"/>
          <w:sz w:val="20"/>
        </w:rPr>
        <w:t xml:space="preserve">. </w:t>
      </w:r>
      <w:r w:rsidR="00CA4456" w:rsidRPr="004529CD">
        <w:rPr>
          <w:rFonts w:ascii="Segoe UI" w:eastAsiaTheme="majorEastAsia" w:hAnsi="Segoe UI" w:cs="Segoe UI"/>
          <w:sz w:val="20"/>
        </w:rPr>
        <w:t>For WVD</w:t>
      </w:r>
      <w:r w:rsidR="0039601D" w:rsidRPr="004529CD">
        <w:rPr>
          <w:rFonts w:ascii="Segoe UI" w:eastAsiaTheme="majorEastAsia" w:hAnsi="Segoe UI" w:cs="Segoe UI"/>
          <w:sz w:val="20"/>
        </w:rPr>
        <w:t>,</w:t>
      </w:r>
      <w:r w:rsidR="00CA4456" w:rsidRPr="004529CD">
        <w:rPr>
          <w:rFonts w:ascii="Segoe UI" w:eastAsiaTheme="majorEastAsia" w:hAnsi="Segoe UI" w:cs="Segoe UI"/>
          <w:sz w:val="20"/>
        </w:rPr>
        <w:t xml:space="preserve"> </w:t>
      </w:r>
      <w:r w:rsidR="00535B00" w:rsidRPr="004529CD">
        <w:rPr>
          <w:rFonts w:ascii="Segoe UI" w:eastAsiaTheme="majorEastAsia" w:hAnsi="Segoe UI" w:cs="Segoe UI"/>
          <w:sz w:val="20"/>
        </w:rPr>
        <w:t xml:space="preserve">continuous </w:t>
      </w:r>
      <w:r w:rsidR="007D0744" w:rsidRPr="004529CD">
        <w:rPr>
          <w:rFonts w:ascii="Segoe UI" w:eastAsiaTheme="majorEastAsia" w:hAnsi="Segoe UI" w:cs="Segoe UI"/>
          <w:sz w:val="20"/>
        </w:rPr>
        <w:t>assessment helps</w:t>
      </w:r>
      <w:r w:rsidR="00A232F7" w:rsidRPr="004529CD">
        <w:rPr>
          <w:rFonts w:ascii="Segoe UI" w:eastAsiaTheme="majorEastAsia" w:hAnsi="Segoe UI" w:cs="Segoe UI"/>
          <w:sz w:val="20"/>
        </w:rPr>
        <w:t xml:space="preserve"> us to </w:t>
      </w:r>
      <w:r w:rsidR="00C44FD5" w:rsidRPr="004529CD">
        <w:rPr>
          <w:rFonts w:ascii="Segoe UI" w:eastAsiaTheme="majorEastAsia" w:hAnsi="Segoe UI" w:cs="Segoe UI"/>
          <w:sz w:val="20"/>
        </w:rPr>
        <w:t>define the</w:t>
      </w:r>
      <w:r w:rsidR="00902D04" w:rsidRPr="004529CD">
        <w:rPr>
          <w:rFonts w:ascii="Segoe UI" w:eastAsiaTheme="majorEastAsia" w:hAnsi="Segoe UI" w:cs="Segoe UI"/>
          <w:sz w:val="20"/>
        </w:rPr>
        <w:t xml:space="preserve"> drivers listed below</w:t>
      </w:r>
      <w:r w:rsidR="00A90C62" w:rsidRPr="004529CD">
        <w:rPr>
          <w:rFonts w:ascii="Segoe UI" w:eastAsiaTheme="majorEastAsia" w:hAnsi="Segoe UI" w:cs="Segoe UI"/>
          <w:sz w:val="20"/>
        </w:rPr>
        <w:t>:</w:t>
      </w:r>
    </w:p>
    <w:p w14:paraId="30C8F995" w14:textId="291B9449" w:rsidR="002D2478" w:rsidRPr="004529CD" w:rsidRDefault="005F5310"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 xml:space="preserve">Core Applications </w:t>
      </w:r>
      <w:r w:rsidR="000F612D" w:rsidRPr="004529CD">
        <w:rPr>
          <w:rFonts w:ascii="Segoe UI" w:eastAsiaTheme="majorEastAsia" w:hAnsi="Segoe UI" w:cs="Segoe UI"/>
          <w:b/>
          <w:bCs/>
          <w:sz w:val="20"/>
        </w:rPr>
        <w:t>&amp; Data</w:t>
      </w:r>
      <w:r w:rsidR="00486244" w:rsidRPr="004529CD">
        <w:rPr>
          <w:rFonts w:ascii="Segoe UI" w:eastAsiaTheme="majorEastAsia" w:hAnsi="Segoe UI" w:cs="Segoe UI"/>
          <w:b/>
          <w:bCs/>
          <w:sz w:val="20"/>
        </w:rPr>
        <w:t xml:space="preserve"> </w:t>
      </w:r>
    </w:p>
    <w:p w14:paraId="5C6C55BB" w14:textId="41885E93" w:rsidR="0012670E" w:rsidRPr="004529CD" w:rsidRDefault="00486244" w:rsidP="004529CD">
      <w:pPr>
        <w:pStyle w:val="ListParagraph"/>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076405" w:rsidRPr="004529CD">
        <w:rPr>
          <w:rFonts w:ascii="Segoe UI" w:eastAsiaTheme="majorEastAsia" w:hAnsi="Segoe UI" w:cs="Segoe UI"/>
          <w:sz w:val="20"/>
        </w:rPr>
        <w:t>quantitative</w:t>
      </w:r>
      <w:r w:rsidRPr="004529CD">
        <w:rPr>
          <w:rFonts w:ascii="Segoe UI" w:eastAsiaTheme="majorEastAsia" w:hAnsi="Segoe UI" w:cs="Segoe UI"/>
          <w:sz w:val="20"/>
        </w:rPr>
        <w:t xml:space="preserve"> inventory </w:t>
      </w:r>
      <w:r w:rsidR="00E6340C" w:rsidRPr="004529CD">
        <w:rPr>
          <w:rFonts w:ascii="Segoe UI" w:eastAsiaTheme="majorEastAsia" w:hAnsi="Segoe UI" w:cs="Segoe UI"/>
          <w:sz w:val="20"/>
        </w:rPr>
        <w:t>of desktop</w:t>
      </w:r>
      <w:r w:rsidRPr="004529CD">
        <w:rPr>
          <w:rFonts w:ascii="Segoe UI" w:eastAsiaTheme="majorEastAsia" w:hAnsi="Segoe UI" w:cs="Segoe UI"/>
          <w:sz w:val="20"/>
        </w:rPr>
        <w:t xml:space="preserve"> applications, </w:t>
      </w:r>
      <w:r w:rsidR="00F45340" w:rsidRPr="004529CD">
        <w:rPr>
          <w:rFonts w:ascii="Segoe UI" w:eastAsiaTheme="majorEastAsia" w:hAnsi="Segoe UI" w:cs="Segoe UI"/>
          <w:sz w:val="20"/>
        </w:rPr>
        <w:t>SaaS apps</w:t>
      </w:r>
      <w:r w:rsidRPr="004529CD">
        <w:rPr>
          <w:rFonts w:ascii="Segoe UI" w:eastAsiaTheme="majorEastAsia" w:hAnsi="Segoe UI" w:cs="Segoe UI"/>
          <w:sz w:val="20"/>
        </w:rPr>
        <w:t xml:space="preserve">, </w:t>
      </w:r>
      <w:r w:rsidR="00F45340" w:rsidRPr="004529CD">
        <w:rPr>
          <w:rFonts w:ascii="Segoe UI" w:eastAsiaTheme="majorEastAsia" w:hAnsi="Segoe UI" w:cs="Segoe UI"/>
          <w:sz w:val="20"/>
        </w:rPr>
        <w:t>data storage</w:t>
      </w:r>
      <w:r w:rsidRPr="004529CD">
        <w:rPr>
          <w:rFonts w:ascii="Segoe UI" w:eastAsiaTheme="majorEastAsia" w:hAnsi="Segoe UI" w:cs="Segoe UI"/>
          <w:sz w:val="20"/>
        </w:rPr>
        <w:t>, and system performance metrics</w:t>
      </w:r>
      <w:r w:rsidR="00ED0097" w:rsidRPr="004529CD">
        <w:rPr>
          <w:rFonts w:ascii="Segoe UI" w:eastAsiaTheme="majorEastAsia" w:hAnsi="Segoe UI" w:cs="Segoe UI"/>
          <w:sz w:val="20"/>
        </w:rPr>
        <w:t xml:space="preserve"> that helps us to rationalize </w:t>
      </w:r>
      <w:r w:rsidR="00EC2E31" w:rsidRPr="004529CD">
        <w:rPr>
          <w:rFonts w:ascii="Segoe UI" w:eastAsiaTheme="majorEastAsia" w:hAnsi="Segoe UI" w:cs="Segoe UI"/>
          <w:sz w:val="20"/>
        </w:rPr>
        <w:t xml:space="preserve">and </w:t>
      </w:r>
      <w:r w:rsidR="007556E8" w:rsidRPr="004529CD">
        <w:rPr>
          <w:rFonts w:ascii="Segoe UI" w:eastAsiaTheme="majorEastAsia" w:hAnsi="Segoe UI" w:cs="Segoe UI"/>
          <w:sz w:val="20"/>
        </w:rPr>
        <w:t xml:space="preserve">document </w:t>
      </w:r>
      <w:r w:rsidR="00A34DFE" w:rsidRPr="004529CD">
        <w:rPr>
          <w:rFonts w:ascii="Segoe UI" w:eastAsiaTheme="majorEastAsia" w:hAnsi="Segoe UI" w:cs="Segoe UI"/>
          <w:sz w:val="20"/>
        </w:rPr>
        <w:t>ideal cand</w:t>
      </w:r>
      <w:r w:rsidR="0016230A" w:rsidRPr="004529CD">
        <w:rPr>
          <w:rFonts w:ascii="Segoe UI" w:eastAsiaTheme="majorEastAsia" w:hAnsi="Segoe UI" w:cs="Segoe UI"/>
          <w:sz w:val="20"/>
        </w:rPr>
        <w:t xml:space="preserve">idates </w:t>
      </w:r>
      <w:r w:rsidR="00A34DFE" w:rsidRPr="004529CD">
        <w:rPr>
          <w:rFonts w:ascii="Segoe UI" w:eastAsiaTheme="majorEastAsia" w:hAnsi="Segoe UI" w:cs="Segoe UI"/>
          <w:sz w:val="20"/>
        </w:rPr>
        <w:t>of apps</w:t>
      </w:r>
      <w:r w:rsidR="00EC2E31" w:rsidRPr="004529CD">
        <w:rPr>
          <w:rFonts w:ascii="Segoe UI" w:eastAsiaTheme="majorEastAsia" w:hAnsi="Segoe UI" w:cs="Segoe UI"/>
          <w:sz w:val="20"/>
        </w:rPr>
        <w:t xml:space="preserve"> </w:t>
      </w:r>
      <w:r w:rsidR="00D02ED6" w:rsidRPr="004529CD">
        <w:rPr>
          <w:rFonts w:ascii="Segoe UI" w:eastAsiaTheme="majorEastAsia" w:hAnsi="Segoe UI" w:cs="Segoe UI"/>
          <w:sz w:val="20"/>
        </w:rPr>
        <w:t>&amp; services</w:t>
      </w:r>
      <w:r w:rsidR="00A34DFE" w:rsidRPr="004529CD">
        <w:rPr>
          <w:rFonts w:ascii="Segoe UI" w:eastAsiaTheme="majorEastAsia" w:hAnsi="Segoe UI" w:cs="Segoe UI"/>
          <w:sz w:val="20"/>
        </w:rPr>
        <w:t xml:space="preserve"> to be hosted on WVD enviro</w:t>
      </w:r>
      <w:r w:rsidR="00577E64" w:rsidRPr="004529CD">
        <w:rPr>
          <w:rFonts w:ascii="Segoe UI" w:eastAsiaTheme="majorEastAsia" w:hAnsi="Segoe UI" w:cs="Segoe UI"/>
          <w:sz w:val="20"/>
        </w:rPr>
        <w:t>n</w:t>
      </w:r>
      <w:r w:rsidR="00A34DFE" w:rsidRPr="004529CD">
        <w:rPr>
          <w:rFonts w:ascii="Segoe UI" w:eastAsiaTheme="majorEastAsia" w:hAnsi="Segoe UI" w:cs="Segoe UI"/>
          <w:sz w:val="20"/>
        </w:rPr>
        <w:t>ment</w:t>
      </w:r>
    </w:p>
    <w:p w14:paraId="4986A503" w14:textId="272E959E"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Important Digital Workplace Features</w:t>
      </w:r>
    </w:p>
    <w:p w14:paraId="03D89BFB" w14:textId="0FCE2EE6" w:rsidR="0012670E" w:rsidRPr="004529CD" w:rsidRDefault="00A762A5"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 </w:t>
      </w:r>
      <w:r w:rsidR="00D02ED6" w:rsidRPr="004529CD">
        <w:rPr>
          <w:rFonts w:ascii="Segoe UI" w:eastAsiaTheme="majorEastAsia" w:hAnsi="Segoe UI" w:cs="Segoe UI"/>
          <w:sz w:val="20"/>
        </w:rPr>
        <w:t>qualitative</w:t>
      </w:r>
      <w:r w:rsidR="00E34EB1" w:rsidRPr="004529CD">
        <w:rPr>
          <w:rFonts w:ascii="Segoe UI" w:eastAsiaTheme="majorEastAsia" w:hAnsi="Segoe UI" w:cs="Segoe UI"/>
          <w:sz w:val="20"/>
        </w:rPr>
        <w:t xml:space="preserve"> analysis </w:t>
      </w:r>
      <w:r w:rsidR="00577E64" w:rsidRPr="004529CD">
        <w:rPr>
          <w:rFonts w:ascii="Segoe UI" w:eastAsiaTheme="majorEastAsia" w:hAnsi="Segoe UI" w:cs="Segoe UI"/>
          <w:sz w:val="20"/>
        </w:rPr>
        <w:t>of feature</w:t>
      </w:r>
      <w:r w:rsidR="0087041D" w:rsidRPr="004529CD">
        <w:rPr>
          <w:rFonts w:ascii="Segoe UI" w:eastAsiaTheme="majorEastAsia" w:hAnsi="Segoe UI" w:cs="Segoe UI"/>
          <w:sz w:val="20"/>
        </w:rPr>
        <w:t>s</w:t>
      </w:r>
      <w:r w:rsidR="00AF18D0" w:rsidRPr="004529CD">
        <w:rPr>
          <w:rFonts w:ascii="Segoe UI" w:eastAsiaTheme="majorEastAsia" w:hAnsi="Segoe UI" w:cs="Segoe UI"/>
          <w:sz w:val="20"/>
        </w:rPr>
        <w:t xml:space="preserve"> and </w:t>
      </w:r>
      <w:r w:rsidR="00076405" w:rsidRPr="004529CD">
        <w:rPr>
          <w:rFonts w:ascii="Segoe UI" w:eastAsiaTheme="majorEastAsia" w:hAnsi="Segoe UI" w:cs="Segoe UI"/>
          <w:sz w:val="20"/>
        </w:rPr>
        <w:t>capabilities</w:t>
      </w:r>
      <w:r w:rsidR="00AF18D0" w:rsidRPr="004529CD">
        <w:rPr>
          <w:rFonts w:ascii="Segoe UI" w:eastAsiaTheme="majorEastAsia" w:hAnsi="Segoe UI" w:cs="Segoe UI"/>
          <w:sz w:val="20"/>
        </w:rPr>
        <w:t xml:space="preserve"> </w:t>
      </w:r>
      <w:r w:rsidR="29CB8EF9" w:rsidRPr="004529CD">
        <w:rPr>
          <w:rFonts w:ascii="Segoe UI" w:eastAsiaTheme="majorEastAsia" w:hAnsi="Segoe UI" w:cs="Segoe UI"/>
          <w:sz w:val="20"/>
        </w:rPr>
        <w:t xml:space="preserve">are </w:t>
      </w:r>
      <w:r w:rsidR="00AF18D0" w:rsidRPr="004529CD">
        <w:rPr>
          <w:rFonts w:ascii="Segoe UI" w:eastAsiaTheme="majorEastAsia" w:hAnsi="Segoe UI" w:cs="Segoe UI"/>
          <w:sz w:val="20"/>
        </w:rPr>
        <w:t xml:space="preserve">to be </w:t>
      </w:r>
      <w:r w:rsidR="107074CF" w:rsidRPr="004529CD">
        <w:rPr>
          <w:rFonts w:ascii="Segoe UI" w:eastAsiaTheme="majorEastAsia" w:hAnsi="Segoe UI" w:cs="Segoe UI"/>
          <w:sz w:val="20"/>
        </w:rPr>
        <w:t xml:space="preserve">identified </w:t>
      </w:r>
      <w:r w:rsidR="001876D2" w:rsidRPr="004529CD">
        <w:rPr>
          <w:rFonts w:ascii="Segoe UI" w:eastAsiaTheme="majorEastAsia" w:hAnsi="Segoe UI" w:cs="Segoe UI"/>
          <w:sz w:val="20"/>
        </w:rPr>
        <w:t xml:space="preserve">by </w:t>
      </w:r>
      <w:r w:rsidR="7B27227A" w:rsidRPr="004529CD">
        <w:rPr>
          <w:rFonts w:ascii="Segoe UI" w:eastAsiaTheme="majorEastAsia" w:hAnsi="Segoe UI" w:cs="Segoe UI"/>
          <w:sz w:val="20"/>
        </w:rPr>
        <w:t>business stakeholders</w:t>
      </w:r>
      <w:r w:rsidR="2ED67753" w:rsidRPr="004529CD">
        <w:rPr>
          <w:rFonts w:ascii="Segoe UI" w:eastAsiaTheme="majorEastAsia" w:hAnsi="Segoe UI" w:cs="Segoe UI"/>
          <w:sz w:val="20"/>
        </w:rPr>
        <w:t xml:space="preserve"> as t</w:t>
      </w:r>
      <w:r w:rsidR="00754C86" w:rsidRPr="004529CD">
        <w:rPr>
          <w:rFonts w:ascii="Segoe UI" w:eastAsiaTheme="majorEastAsia" w:hAnsi="Segoe UI" w:cs="Segoe UI"/>
          <w:sz w:val="20"/>
        </w:rPr>
        <w:t>hese are u</w:t>
      </w:r>
      <w:r w:rsidR="00106100" w:rsidRPr="004529CD">
        <w:rPr>
          <w:rFonts w:ascii="Segoe UI" w:eastAsiaTheme="majorEastAsia" w:hAnsi="Segoe UI" w:cs="Segoe UI"/>
          <w:sz w:val="20"/>
        </w:rPr>
        <w:t xml:space="preserve">nique to the </w:t>
      </w:r>
      <w:r w:rsidR="00B3091C" w:rsidRPr="004529CD">
        <w:rPr>
          <w:rFonts w:ascii="Segoe UI" w:eastAsiaTheme="majorEastAsia" w:hAnsi="Segoe UI" w:cs="Segoe UI"/>
          <w:sz w:val="20"/>
        </w:rPr>
        <w:t xml:space="preserve">organization and solution </w:t>
      </w:r>
      <w:r w:rsidR="00444AB2" w:rsidRPr="004529CD">
        <w:rPr>
          <w:rFonts w:ascii="Segoe UI" w:eastAsiaTheme="majorEastAsia" w:hAnsi="Segoe UI" w:cs="Segoe UI"/>
          <w:sz w:val="20"/>
        </w:rPr>
        <w:t>identified</w:t>
      </w:r>
      <w:r w:rsidR="00106100" w:rsidRPr="004529CD">
        <w:rPr>
          <w:rFonts w:ascii="Segoe UI" w:eastAsiaTheme="majorEastAsia" w:hAnsi="Segoe UI" w:cs="Segoe UI"/>
          <w:sz w:val="20"/>
        </w:rPr>
        <w:t xml:space="preserve"> and can </w:t>
      </w:r>
      <w:r w:rsidR="61C34933" w:rsidRPr="004529CD">
        <w:rPr>
          <w:rFonts w:ascii="Segoe UI" w:eastAsiaTheme="majorEastAsia" w:hAnsi="Segoe UI" w:cs="Segoe UI"/>
          <w:sz w:val="20"/>
        </w:rPr>
        <w:t xml:space="preserve">only </w:t>
      </w:r>
      <w:r w:rsidR="00106100" w:rsidRPr="004529CD">
        <w:rPr>
          <w:rFonts w:ascii="Segoe UI" w:eastAsiaTheme="majorEastAsia" w:hAnsi="Segoe UI" w:cs="Segoe UI"/>
          <w:sz w:val="20"/>
        </w:rPr>
        <w:t>be answered by business stakeholders and power user</w:t>
      </w:r>
      <w:r w:rsidR="001E102B" w:rsidRPr="004529CD">
        <w:rPr>
          <w:rFonts w:ascii="Segoe UI" w:eastAsiaTheme="majorEastAsia" w:hAnsi="Segoe UI" w:cs="Segoe UI"/>
          <w:sz w:val="20"/>
        </w:rPr>
        <w:t>s</w:t>
      </w:r>
      <w:r w:rsidR="00577E64" w:rsidRPr="004529CD">
        <w:rPr>
          <w:rFonts w:ascii="Segoe UI" w:eastAsiaTheme="majorEastAsia" w:hAnsi="Segoe UI" w:cs="Segoe UI"/>
          <w:sz w:val="20"/>
        </w:rPr>
        <w:t>. For WVD</w:t>
      </w:r>
      <w:r w:rsidR="002725D3" w:rsidRPr="004529CD">
        <w:rPr>
          <w:rFonts w:ascii="Segoe UI" w:eastAsiaTheme="majorEastAsia" w:hAnsi="Segoe UI" w:cs="Segoe UI"/>
          <w:sz w:val="20"/>
        </w:rPr>
        <w:t>,</w:t>
      </w:r>
      <w:r w:rsidR="00AF14A3" w:rsidRPr="004529CD">
        <w:rPr>
          <w:rFonts w:ascii="Segoe UI" w:eastAsiaTheme="majorEastAsia" w:hAnsi="Segoe UI" w:cs="Segoe UI"/>
          <w:sz w:val="20"/>
        </w:rPr>
        <w:t xml:space="preserve"> this helps to </w:t>
      </w:r>
      <w:r w:rsidR="00850B53" w:rsidRPr="004529CD">
        <w:rPr>
          <w:rFonts w:ascii="Segoe UI" w:eastAsiaTheme="majorEastAsia" w:hAnsi="Segoe UI" w:cs="Segoe UI"/>
          <w:sz w:val="20"/>
        </w:rPr>
        <w:t xml:space="preserve">map the </w:t>
      </w:r>
      <w:r w:rsidR="003C781A" w:rsidRPr="004529CD">
        <w:rPr>
          <w:rFonts w:ascii="Segoe UI" w:eastAsiaTheme="majorEastAsia" w:hAnsi="Segoe UI" w:cs="Segoe UI"/>
          <w:sz w:val="20"/>
        </w:rPr>
        <w:t>end user experience to</w:t>
      </w:r>
      <w:r w:rsidR="004D29F5" w:rsidRPr="004529CD">
        <w:rPr>
          <w:rFonts w:ascii="Segoe UI" w:eastAsiaTheme="majorEastAsia" w:hAnsi="Segoe UI" w:cs="Segoe UI"/>
          <w:sz w:val="20"/>
        </w:rPr>
        <w:t xml:space="preserve"> </w:t>
      </w:r>
      <w:r w:rsidR="00ED0B3C" w:rsidRPr="004529CD">
        <w:rPr>
          <w:rFonts w:ascii="Segoe UI" w:eastAsiaTheme="majorEastAsia" w:hAnsi="Segoe UI" w:cs="Segoe UI"/>
          <w:sz w:val="20"/>
        </w:rPr>
        <w:t>mu</w:t>
      </w:r>
      <w:r w:rsidR="00076405" w:rsidRPr="004529CD">
        <w:rPr>
          <w:rFonts w:ascii="Segoe UI" w:eastAsiaTheme="majorEastAsia" w:hAnsi="Segoe UI" w:cs="Segoe UI"/>
          <w:sz w:val="20"/>
        </w:rPr>
        <w:t>l</w:t>
      </w:r>
      <w:r w:rsidR="00ED0B3C" w:rsidRPr="004529CD">
        <w:rPr>
          <w:rFonts w:ascii="Segoe UI" w:eastAsiaTheme="majorEastAsia" w:hAnsi="Segoe UI" w:cs="Segoe UI"/>
          <w:sz w:val="20"/>
        </w:rPr>
        <w:t xml:space="preserve">ti-session </w:t>
      </w:r>
      <w:r w:rsidR="002D2478" w:rsidRPr="004529CD">
        <w:rPr>
          <w:rFonts w:ascii="Segoe UI" w:eastAsiaTheme="majorEastAsia" w:hAnsi="Segoe UI" w:cs="Segoe UI"/>
          <w:sz w:val="20"/>
        </w:rPr>
        <w:t xml:space="preserve">offerings </w:t>
      </w:r>
      <w:r w:rsidR="002725D3" w:rsidRPr="004529CD">
        <w:rPr>
          <w:rFonts w:ascii="Segoe UI" w:eastAsiaTheme="majorEastAsia" w:hAnsi="Segoe UI" w:cs="Segoe UI"/>
          <w:sz w:val="20"/>
        </w:rPr>
        <w:t>of the platform</w:t>
      </w:r>
    </w:p>
    <w:p w14:paraId="38ECA28E" w14:textId="4329B9AA" w:rsidR="002D2478" w:rsidRPr="004529CD" w:rsidRDefault="007650E4" w:rsidP="004529CD">
      <w:pPr>
        <w:pStyle w:val="ListParagraph"/>
        <w:numPr>
          <w:ilvl w:val="0"/>
          <w:numId w:val="41"/>
        </w:numPr>
        <w:spacing w:line="276" w:lineRule="auto"/>
        <w:jc w:val="both"/>
        <w:rPr>
          <w:rFonts w:ascii="Segoe UI" w:eastAsiaTheme="majorEastAsia" w:hAnsi="Segoe UI" w:cs="Segoe UI"/>
          <w:b/>
          <w:bCs/>
          <w:sz w:val="20"/>
        </w:rPr>
      </w:pPr>
      <w:r w:rsidRPr="004529CD">
        <w:rPr>
          <w:rFonts w:ascii="Segoe UI" w:eastAsiaTheme="majorEastAsia" w:hAnsi="Segoe UI" w:cs="Segoe UI"/>
          <w:b/>
          <w:bCs/>
          <w:sz w:val="20"/>
        </w:rPr>
        <w:t>Identity and Data Access</w:t>
      </w:r>
    </w:p>
    <w:p w14:paraId="234D8F6D" w14:textId="5636CD20" w:rsidR="00B51947" w:rsidRPr="004529CD" w:rsidRDefault="00155E9A" w:rsidP="004529CD">
      <w:pPr>
        <w:pStyle w:val="ListParagraph"/>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 xml:space="preserve">A </w:t>
      </w:r>
      <w:r w:rsidR="00CD5FE7" w:rsidRPr="004529CD">
        <w:rPr>
          <w:rFonts w:ascii="Segoe UI" w:eastAsiaTheme="majorEastAsia" w:hAnsi="Segoe UI" w:cs="Segoe UI"/>
          <w:sz w:val="20"/>
        </w:rPr>
        <w:t>thorough</w:t>
      </w:r>
      <w:r w:rsidRPr="004529CD">
        <w:rPr>
          <w:rFonts w:ascii="Segoe UI" w:eastAsiaTheme="majorEastAsia" w:hAnsi="Segoe UI" w:cs="Segoe UI"/>
          <w:sz w:val="20"/>
        </w:rPr>
        <w:t xml:space="preserve"> understanding of how</w:t>
      </w:r>
      <w:r w:rsidR="00FF4EB1" w:rsidRPr="004529CD">
        <w:rPr>
          <w:rFonts w:ascii="Segoe UI" w:eastAsiaTheme="majorEastAsia" w:hAnsi="Segoe UI" w:cs="Segoe UI"/>
          <w:sz w:val="20"/>
        </w:rPr>
        <w:t xml:space="preserve"> </w:t>
      </w:r>
      <w:r w:rsidR="00D12B5B" w:rsidRPr="004529CD">
        <w:rPr>
          <w:rFonts w:ascii="Segoe UI" w:eastAsiaTheme="majorEastAsia" w:hAnsi="Segoe UI" w:cs="Segoe UI"/>
          <w:sz w:val="20"/>
        </w:rPr>
        <w:t xml:space="preserve">current </w:t>
      </w:r>
      <w:r w:rsidR="00FF4EB1" w:rsidRPr="004529CD">
        <w:rPr>
          <w:rFonts w:ascii="Segoe UI" w:eastAsiaTheme="majorEastAsia" w:hAnsi="Segoe UI" w:cs="Segoe UI"/>
          <w:sz w:val="20"/>
        </w:rPr>
        <w:t>physical and virtual endpoint devices manage</w:t>
      </w:r>
      <w:r w:rsidR="00CD5FE7" w:rsidRPr="004529CD">
        <w:rPr>
          <w:rFonts w:ascii="Segoe UI" w:eastAsiaTheme="majorEastAsia" w:hAnsi="Segoe UI" w:cs="Segoe UI"/>
          <w:sz w:val="20"/>
        </w:rPr>
        <w:t xml:space="preserve"> the </w:t>
      </w:r>
      <w:r w:rsidR="002536AC" w:rsidRPr="004529CD">
        <w:rPr>
          <w:rFonts w:ascii="Segoe UI" w:eastAsiaTheme="majorEastAsia" w:hAnsi="Segoe UI" w:cs="Segoe UI"/>
          <w:sz w:val="20"/>
        </w:rPr>
        <w:t xml:space="preserve">user identity, nature of </w:t>
      </w:r>
      <w:r w:rsidR="00890429" w:rsidRPr="004529CD">
        <w:rPr>
          <w:rFonts w:ascii="Segoe UI" w:eastAsiaTheme="majorEastAsia" w:hAnsi="Segoe UI" w:cs="Segoe UI"/>
          <w:sz w:val="20"/>
        </w:rPr>
        <w:t xml:space="preserve">access to local </w:t>
      </w:r>
      <w:r w:rsidR="00076405" w:rsidRPr="004529CD">
        <w:rPr>
          <w:rFonts w:ascii="Segoe UI" w:eastAsiaTheme="majorEastAsia" w:hAnsi="Segoe UI" w:cs="Segoe UI"/>
          <w:sz w:val="20"/>
        </w:rPr>
        <w:t>data, data</w:t>
      </w:r>
      <w:r w:rsidR="00890429" w:rsidRPr="004529CD">
        <w:rPr>
          <w:rFonts w:ascii="Segoe UI" w:eastAsiaTheme="majorEastAsia" w:hAnsi="Segoe UI" w:cs="Segoe UI"/>
          <w:sz w:val="20"/>
        </w:rPr>
        <w:t xml:space="preserve"> stored by application (des</w:t>
      </w:r>
      <w:r w:rsidR="00133AC6" w:rsidRPr="004529CD">
        <w:rPr>
          <w:rFonts w:ascii="Segoe UI" w:eastAsiaTheme="majorEastAsia" w:hAnsi="Segoe UI" w:cs="Segoe UI"/>
          <w:sz w:val="20"/>
        </w:rPr>
        <w:t>k</w:t>
      </w:r>
      <w:r w:rsidR="00890429" w:rsidRPr="004529CD">
        <w:rPr>
          <w:rFonts w:ascii="Segoe UI" w:eastAsiaTheme="majorEastAsia" w:hAnsi="Segoe UI" w:cs="Segoe UI"/>
          <w:sz w:val="20"/>
        </w:rPr>
        <w:t>top</w:t>
      </w:r>
      <w:r w:rsidR="000858E8" w:rsidRPr="004529CD">
        <w:rPr>
          <w:rFonts w:ascii="Segoe UI" w:eastAsiaTheme="majorEastAsia" w:hAnsi="Segoe UI" w:cs="Segoe UI"/>
          <w:sz w:val="20"/>
        </w:rPr>
        <w:t>,</w:t>
      </w:r>
      <w:r w:rsidR="00890429" w:rsidRPr="004529CD">
        <w:rPr>
          <w:rFonts w:ascii="Segoe UI" w:eastAsiaTheme="majorEastAsia" w:hAnsi="Segoe UI" w:cs="Segoe UI"/>
          <w:sz w:val="20"/>
        </w:rPr>
        <w:t xml:space="preserve"> web, SaaS)</w:t>
      </w:r>
      <w:r w:rsidR="005E5986" w:rsidRPr="004529CD">
        <w:rPr>
          <w:rFonts w:ascii="Segoe UI" w:eastAsiaTheme="majorEastAsia" w:hAnsi="Segoe UI" w:cs="Segoe UI"/>
          <w:sz w:val="20"/>
        </w:rPr>
        <w:t xml:space="preserve"> and identity federation requirements</w:t>
      </w:r>
      <w:r w:rsidR="00EF0E9D" w:rsidRPr="004529CD">
        <w:rPr>
          <w:rFonts w:ascii="Segoe UI" w:eastAsiaTheme="majorEastAsia" w:hAnsi="Segoe UI" w:cs="Segoe UI"/>
          <w:sz w:val="20"/>
        </w:rPr>
        <w:t xml:space="preserve"> helps to </w:t>
      </w:r>
      <w:r w:rsidR="004B44D2" w:rsidRPr="004529CD">
        <w:rPr>
          <w:rFonts w:ascii="Segoe UI" w:eastAsiaTheme="majorEastAsia" w:hAnsi="Segoe UI" w:cs="Segoe UI"/>
          <w:sz w:val="20"/>
        </w:rPr>
        <w:t xml:space="preserve">derive </w:t>
      </w:r>
      <w:r w:rsidR="007A6636" w:rsidRPr="004529CD">
        <w:rPr>
          <w:rFonts w:ascii="Segoe UI" w:eastAsiaTheme="majorEastAsia" w:hAnsi="Segoe UI" w:cs="Segoe UI"/>
          <w:sz w:val="20"/>
        </w:rPr>
        <w:t>domain connectivity and Azure AD</w:t>
      </w:r>
      <w:r w:rsidR="003311DA" w:rsidRPr="004529CD">
        <w:rPr>
          <w:rFonts w:ascii="Segoe UI" w:eastAsiaTheme="majorEastAsia" w:hAnsi="Segoe UI" w:cs="Segoe UI"/>
          <w:sz w:val="20"/>
        </w:rPr>
        <w:t xml:space="preserve"> </w:t>
      </w:r>
      <w:r w:rsidR="00D12B5B" w:rsidRPr="004529CD">
        <w:rPr>
          <w:rFonts w:ascii="Segoe UI" w:eastAsiaTheme="majorEastAsia" w:hAnsi="Segoe UI" w:cs="Segoe UI"/>
          <w:sz w:val="20"/>
        </w:rPr>
        <w:t>synchronization and thus lays the foundation of user access in WVD</w:t>
      </w:r>
    </w:p>
    <w:p w14:paraId="43BFC331" w14:textId="16083D53" w:rsidR="002F1891" w:rsidRPr="004529CD" w:rsidRDefault="00E121FF"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With adequate quantification of digital workplace and continuous </w:t>
      </w:r>
      <w:r w:rsidR="00857272" w:rsidRPr="004529CD">
        <w:rPr>
          <w:rFonts w:ascii="Segoe UI" w:eastAsiaTheme="majorEastAsia" w:hAnsi="Segoe UI" w:cs="Segoe UI"/>
          <w:sz w:val="20"/>
        </w:rPr>
        <w:t>assessment</w:t>
      </w:r>
      <w:r w:rsidR="005410C8" w:rsidRPr="004529CD">
        <w:rPr>
          <w:rFonts w:ascii="Segoe UI" w:eastAsiaTheme="majorEastAsia" w:hAnsi="Segoe UI" w:cs="Segoe UI"/>
          <w:sz w:val="20"/>
        </w:rPr>
        <w:t xml:space="preserve"> of </w:t>
      </w:r>
      <w:r w:rsidRPr="004529CD">
        <w:rPr>
          <w:rFonts w:ascii="Segoe UI" w:eastAsiaTheme="majorEastAsia" w:hAnsi="Segoe UI" w:cs="Segoe UI"/>
          <w:sz w:val="20"/>
        </w:rPr>
        <w:t xml:space="preserve">the </w:t>
      </w:r>
      <w:r w:rsidR="003E49AA" w:rsidRPr="004529CD">
        <w:rPr>
          <w:rFonts w:ascii="Segoe UI" w:eastAsiaTheme="majorEastAsia" w:hAnsi="Segoe UI" w:cs="Segoe UI"/>
          <w:sz w:val="20"/>
        </w:rPr>
        <w:t xml:space="preserve">above </w:t>
      </w:r>
      <w:r w:rsidRPr="004529CD">
        <w:rPr>
          <w:rFonts w:ascii="Segoe UI" w:eastAsiaTheme="majorEastAsia" w:hAnsi="Segoe UI" w:cs="Segoe UI"/>
          <w:sz w:val="20"/>
        </w:rPr>
        <w:t xml:space="preserve">drivers helps to transform the </w:t>
      </w:r>
      <w:r w:rsidR="003E49AA" w:rsidRPr="004529CD">
        <w:rPr>
          <w:rFonts w:ascii="Segoe UI" w:eastAsiaTheme="majorEastAsia" w:hAnsi="Segoe UI" w:cs="Segoe UI"/>
          <w:b/>
          <w:bCs/>
          <w:sz w:val="20"/>
        </w:rPr>
        <w:t>n</w:t>
      </w:r>
      <w:r w:rsidR="000B7E1A" w:rsidRPr="004529CD">
        <w:rPr>
          <w:rFonts w:ascii="Segoe UI" w:eastAsiaTheme="majorEastAsia" w:hAnsi="Segoe UI" w:cs="Segoe UI"/>
          <w:b/>
          <w:bCs/>
          <w:sz w:val="20"/>
        </w:rPr>
        <w:t>eeds</w:t>
      </w:r>
      <w:r w:rsidRPr="004529CD">
        <w:rPr>
          <w:rFonts w:ascii="Segoe UI" w:eastAsiaTheme="majorEastAsia" w:hAnsi="Segoe UI" w:cs="Segoe UI"/>
          <w:sz w:val="20"/>
        </w:rPr>
        <w:t xml:space="preserve"> to </w:t>
      </w:r>
      <w:r w:rsidRPr="004529CD">
        <w:rPr>
          <w:rFonts w:ascii="Segoe UI" w:eastAsiaTheme="majorEastAsia" w:hAnsi="Segoe UI" w:cs="Segoe UI"/>
          <w:b/>
          <w:bCs/>
          <w:sz w:val="20"/>
        </w:rPr>
        <w:t>informed decision</w:t>
      </w:r>
      <w:r w:rsidR="000D3FA4" w:rsidRPr="004529CD">
        <w:rPr>
          <w:rFonts w:ascii="Segoe UI" w:eastAsiaTheme="majorEastAsia" w:hAnsi="Segoe UI" w:cs="Segoe UI"/>
          <w:b/>
          <w:bCs/>
          <w:sz w:val="20"/>
        </w:rPr>
        <w:t>s</w:t>
      </w:r>
      <w:r w:rsidR="000D3FA4" w:rsidRPr="004529CD">
        <w:rPr>
          <w:rFonts w:ascii="Segoe UI" w:eastAsiaTheme="majorEastAsia" w:hAnsi="Segoe UI" w:cs="Segoe UI"/>
          <w:sz w:val="20"/>
        </w:rPr>
        <w:t xml:space="preserve"> for </w:t>
      </w:r>
      <w:r w:rsidR="0098317D" w:rsidRPr="004529CD">
        <w:rPr>
          <w:rFonts w:ascii="Segoe UI" w:eastAsiaTheme="majorEastAsia" w:hAnsi="Segoe UI" w:cs="Segoe UI"/>
          <w:sz w:val="20"/>
        </w:rPr>
        <w:t>multi session</w:t>
      </w:r>
      <w:r w:rsidR="00321D2B" w:rsidRPr="004529CD">
        <w:rPr>
          <w:rFonts w:ascii="Segoe UI" w:eastAsiaTheme="majorEastAsia" w:hAnsi="Segoe UI" w:cs="Segoe UI"/>
          <w:sz w:val="20"/>
        </w:rPr>
        <w:t xml:space="preserve"> desktop </w:t>
      </w:r>
      <w:r w:rsidR="005C1CF6" w:rsidRPr="004529CD">
        <w:rPr>
          <w:rFonts w:ascii="Segoe UI" w:eastAsiaTheme="majorEastAsia" w:hAnsi="Segoe UI" w:cs="Segoe UI"/>
          <w:sz w:val="20"/>
        </w:rPr>
        <w:t>infrastructure.</w:t>
      </w:r>
      <w:r w:rsidR="005E076E" w:rsidRPr="004529CD">
        <w:rPr>
          <w:rFonts w:ascii="Segoe UI" w:eastAsiaTheme="majorEastAsia" w:hAnsi="Segoe UI" w:cs="Segoe UI"/>
          <w:sz w:val="20"/>
        </w:rPr>
        <w:t xml:space="preserve"> </w:t>
      </w:r>
    </w:p>
    <w:p w14:paraId="77DDF8B5" w14:textId="7A97F248" w:rsidR="00B51947" w:rsidRDefault="00253BBD" w:rsidP="00D76E38">
      <w:pPr>
        <w:spacing w:after="0"/>
        <w:jc w:val="both"/>
        <w:rPr>
          <w:rFonts w:eastAsiaTheme="majorEastAsia"/>
        </w:rPr>
      </w:pPr>
      <w:commentRangeStart w:id="117"/>
      <w:commentRangeEnd w:id="117"/>
      <w:r>
        <w:rPr>
          <w:rStyle w:val="CommentReference"/>
        </w:rPr>
        <w:commentReference w:id="117"/>
      </w:r>
      <w:commentRangeStart w:id="118"/>
      <w:commentRangeEnd w:id="118"/>
      <w:r>
        <w:rPr>
          <w:rStyle w:val="CommentReference"/>
        </w:rPr>
        <w:commentReference w:id="118"/>
      </w:r>
    </w:p>
    <w:p w14:paraId="2FCA0CE2" w14:textId="3728CDE5" w:rsidR="00741B0B" w:rsidRPr="00CE7FCD" w:rsidRDefault="00741B0B" w:rsidP="00912763">
      <w:pPr>
        <w:pStyle w:val="Heading4"/>
      </w:pPr>
      <w:r w:rsidRPr="00CE7FCD">
        <w:t xml:space="preserve">Application </w:t>
      </w:r>
      <w:r w:rsidR="00143CBA">
        <w:t>A</w:t>
      </w:r>
      <w:r w:rsidRPr="00CE7FCD">
        <w:t>ssessment</w:t>
      </w:r>
    </w:p>
    <w:p w14:paraId="0D271279" w14:textId="51849188" w:rsidR="00C421B9" w:rsidRPr="004529CD" w:rsidRDefault="00C84E43" w:rsidP="004529CD">
      <w:p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Application assessment provide</w:t>
      </w:r>
      <w:r w:rsidR="00C421B9" w:rsidRPr="004529CD">
        <w:rPr>
          <w:rStyle w:val="normaltextrun"/>
          <w:rFonts w:ascii="Segoe UI" w:hAnsi="Segoe UI" w:cs="Segoe UI"/>
          <w:sz w:val="20"/>
          <w:shd w:val="clear" w:color="auto" w:fill="FFFFFF"/>
        </w:rPr>
        <w:t>s</w:t>
      </w:r>
      <w:r w:rsidR="00757C78" w:rsidRPr="004529CD">
        <w:rPr>
          <w:rStyle w:val="normaltextrun"/>
          <w:rFonts w:ascii="Segoe UI" w:hAnsi="Segoe UI" w:cs="Segoe UI"/>
          <w:sz w:val="20"/>
          <w:shd w:val="clear" w:color="auto" w:fill="FFFFFF"/>
        </w:rPr>
        <w:t>:</w:t>
      </w:r>
    </w:p>
    <w:p w14:paraId="3F7802E9" w14:textId="1072A649" w:rsidR="00C421B9" w:rsidRPr="004529CD" w:rsidRDefault="00C421B9"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lastRenderedPageBreak/>
        <w:t>C</w:t>
      </w:r>
      <w:r w:rsidR="00C84E43" w:rsidRPr="004529CD">
        <w:rPr>
          <w:rStyle w:val="normaltextrun"/>
          <w:rFonts w:ascii="Segoe UI" w:hAnsi="Segoe UI" w:cs="Segoe UI"/>
          <w:sz w:val="20"/>
          <w:shd w:val="clear" w:color="auto" w:fill="FFFFFF"/>
        </w:rPr>
        <w:t xml:space="preserve">urrent performance and usage details </w:t>
      </w:r>
      <w:r w:rsidRPr="004529CD">
        <w:rPr>
          <w:rStyle w:val="normaltextrun"/>
          <w:rFonts w:ascii="Segoe UI" w:hAnsi="Segoe UI" w:cs="Segoe UI"/>
          <w:sz w:val="20"/>
          <w:shd w:val="clear" w:color="auto" w:fill="FFFFFF"/>
        </w:rPr>
        <w:t>of</w:t>
      </w:r>
      <w:r w:rsidR="00C84E43" w:rsidRPr="004529CD">
        <w:rPr>
          <w:rStyle w:val="normaltextrun"/>
          <w:rFonts w:ascii="Segoe UI" w:hAnsi="Segoe UI" w:cs="Segoe UI"/>
          <w:sz w:val="20"/>
          <w:shd w:val="clear" w:color="auto" w:fill="FFFFFF"/>
        </w:rPr>
        <w:t xml:space="preserve"> OS, CPU, etc. </w:t>
      </w:r>
    </w:p>
    <w:p w14:paraId="7FF484D4" w14:textId="16685E2F" w:rsidR="00C421B9" w:rsidRPr="004529CD" w:rsidRDefault="00C84E43" w:rsidP="004529CD">
      <w:pPr>
        <w:pStyle w:val="ListParagraph"/>
        <w:numPr>
          <w:ilvl w:val="0"/>
          <w:numId w:val="156"/>
        </w:numPr>
        <w:spacing w:after="0" w:line="276" w:lineRule="auto"/>
        <w:jc w:val="both"/>
        <w:rPr>
          <w:rStyle w:val="normaltextrun"/>
          <w:rFonts w:ascii="Segoe UI" w:hAnsi="Segoe UI" w:cs="Segoe UI"/>
          <w:sz w:val="20"/>
          <w:shd w:val="clear" w:color="auto" w:fill="FFFFFF"/>
        </w:rPr>
      </w:pPr>
      <w:r w:rsidRPr="004529CD">
        <w:rPr>
          <w:rStyle w:val="normaltextrun"/>
          <w:rFonts w:ascii="Segoe UI" w:hAnsi="Segoe UI" w:cs="Segoe UI"/>
          <w:sz w:val="20"/>
          <w:shd w:val="clear" w:color="auto" w:fill="FFFFFF"/>
        </w:rPr>
        <w:t>VM sizing recommendations by classifying users into Personas (task workers, power users, knowledge worker etc.)</w:t>
      </w:r>
    </w:p>
    <w:p w14:paraId="71695C68" w14:textId="5C7F6177" w:rsidR="00BC50F5" w:rsidRPr="004529CD" w:rsidRDefault="00C421B9" w:rsidP="004529CD">
      <w:pPr>
        <w:pStyle w:val="ListParagraph"/>
        <w:numPr>
          <w:ilvl w:val="0"/>
          <w:numId w:val="156"/>
        </w:numPr>
        <w:spacing w:after="0" w:line="276" w:lineRule="auto"/>
        <w:jc w:val="both"/>
        <w:rPr>
          <w:rFonts w:ascii="Segoe UI" w:eastAsia="Calibri" w:hAnsi="Segoe UI" w:cs="Segoe UI"/>
          <w:sz w:val="20"/>
        </w:rPr>
      </w:pPr>
      <w:r w:rsidRPr="004529CD">
        <w:rPr>
          <w:rStyle w:val="normaltextrun"/>
          <w:rFonts w:ascii="Segoe UI" w:hAnsi="Segoe UI" w:cs="Segoe UI"/>
          <w:sz w:val="20"/>
          <w:shd w:val="clear" w:color="auto" w:fill="FFFFFF"/>
        </w:rPr>
        <w:t>T</w:t>
      </w:r>
      <w:r w:rsidR="00C84E43" w:rsidRPr="004529CD">
        <w:rPr>
          <w:rStyle w:val="normaltextrun"/>
          <w:rFonts w:ascii="Segoe UI" w:hAnsi="Segoe UI" w:cs="Segoe UI"/>
          <w:sz w:val="20"/>
          <w:shd w:val="clear" w:color="auto" w:fill="FFFFFF"/>
        </w:rPr>
        <w:t>he applications accessed by the users and related Azure costs</w:t>
      </w:r>
      <w:r w:rsidR="00C84E43" w:rsidRPr="004529CD">
        <w:rPr>
          <w:rStyle w:val="eop"/>
          <w:rFonts w:ascii="Segoe UI" w:hAnsi="Segoe UI" w:cs="Segoe UI"/>
          <w:color w:val="000000"/>
          <w:sz w:val="20"/>
          <w:shd w:val="clear" w:color="auto" w:fill="FFFFFF"/>
        </w:rPr>
        <w:t> </w:t>
      </w:r>
    </w:p>
    <w:p w14:paraId="34BDF503" w14:textId="54FC2429" w:rsidR="00700F12" w:rsidRPr="004529CD" w:rsidRDefault="00BC50F5" w:rsidP="004529CD">
      <w:pPr>
        <w:spacing w:line="276" w:lineRule="auto"/>
        <w:jc w:val="both"/>
        <w:rPr>
          <w:rFonts w:ascii="Segoe UI" w:hAnsi="Segoe UI" w:cs="Segoe UI"/>
          <w:sz w:val="20"/>
        </w:rPr>
      </w:pPr>
      <w:r w:rsidRPr="004529CD">
        <w:rPr>
          <w:rFonts w:ascii="Segoe UI" w:hAnsi="Segoe UI" w:cs="Segoe UI"/>
          <w:sz w:val="20"/>
        </w:rPr>
        <w:t xml:space="preserve">It is important to understand the </w:t>
      </w:r>
      <w:r w:rsidR="00301AAF" w:rsidRPr="004529CD">
        <w:rPr>
          <w:rFonts w:ascii="Segoe UI" w:hAnsi="Segoe UI" w:cs="Segoe UI"/>
          <w:sz w:val="20"/>
        </w:rPr>
        <w:t xml:space="preserve">required compute of your </w:t>
      </w:r>
      <w:r w:rsidRPr="004529CD">
        <w:rPr>
          <w:rFonts w:ascii="Segoe UI" w:hAnsi="Segoe UI" w:cs="Segoe UI"/>
          <w:sz w:val="20"/>
        </w:rPr>
        <w:t xml:space="preserve">core applications &amp; </w:t>
      </w:r>
      <w:r w:rsidR="00301AAF" w:rsidRPr="004529CD">
        <w:rPr>
          <w:rFonts w:ascii="Segoe UI" w:hAnsi="Segoe UI" w:cs="Segoe UI"/>
          <w:sz w:val="20"/>
        </w:rPr>
        <w:t>data</w:t>
      </w:r>
      <w:r w:rsidR="0079489C" w:rsidRPr="004529CD">
        <w:rPr>
          <w:rFonts w:ascii="Segoe UI" w:hAnsi="Segoe UI" w:cs="Segoe UI"/>
          <w:sz w:val="20"/>
        </w:rPr>
        <w:t xml:space="preserve"> in order to size your VMs</w:t>
      </w:r>
      <w:r w:rsidR="007F45B9" w:rsidRPr="004529CD">
        <w:rPr>
          <w:rFonts w:ascii="Segoe UI" w:hAnsi="Segoe UI" w:cs="Segoe UI"/>
          <w:sz w:val="20"/>
        </w:rPr>
        <w:t>,</w:t>
      </w:r>
      <w:r w:rsidR="0079489C" w:rsidRPr="004529CD">
        <w:rPr>
          <w:rFonts w:ascii="Segoe UI" w:hAnsi="Segoe UI" w:cs="Segoe UI"/>
          <w:sz w:val="20"/>
        </w:rPr>
        <w:t xml:space="preserve"> </w:t>
      </w:r>
      <w:r w:rsidR="0025264F" w:rsidRPr="004529CD">
        <w:rPr>
          <w:rFonts w:ascii="Segoe UI" w:hAnsi="Segoe UI" w:cs="Segoe UI"/>
          <w:sz w:val="20"/>
        </w:rPr>
        <w:t>use the correct Operating System, etc</w:t>
      </w:r>
      <w:r w:rsidR="00301AAF" w:rsidRPr="004529CD">
        <w:rPr>
          <w:rFonts w:ascii="Segoe UI" w:hAnsi="Segoe UI" w:cs="Segoe UI"/>
          <w:sz w:val="20"/>
        </w:rPr>
        <w:t>.</w:t>
      </w:r>
      <w:r w:rsidR="0079489C" w:rsidRPr="004529CD">
        <w:rPr>
          <w:rFonts w:ascii="Segoe UI" w:hAnsi="Segoe UI" w:cs="Segoe UI"/>
          <w:sz w:val="20"/>
        </w:rPr>
        <w:t xml:space="preserve"> </w:t>
      </w:r>
      <w:r w:rsidR="00EC6285" w:rsidRPr="004529CD">
        <w:rPr>
          <w:rFonts w:ascii="Segoe UI" w:hAnsi="Segoe UI" w:cs="Segoe UI"/>
          <w:sz w:val="20"/>
        </w:rPr>
        <w:t xml:space="preserve">However, </w:t>
      </w:r>
      <w:r w:rsidR="007F45B9" w:rsidRPr="004529CD">
        <w:rPr>
          <w:rFonts w:ascii="Segoe UI" w:hAnsi="Segoe UI" w:cs="Segoe UI"/>
          <w:sz w:val="20"/>
        </w:rPr>
        <w:t>to understand the importance of</w:t>
      </w:r>
      <w:r w:rsidR="00EC6285" w:rsidRPr="004529CD">
        <w:rPr>
          <w:rFonts w:ascii="Segoe UI" w:hAnsi="Segoe UI" w:cs="Segoe UI"/>
          <w:sz w:val="20"/>
        </w:rPr>
        <w:t xml:space="preserve"> your user groups</w:t>
      </w:r>
      <w:r w:rsidR="00246C20" w:rsidRPr="004529CD">
        <w:rPr>
          <w:rFonts w:ascii="Segoe UI" w:hAnsi="Segoe UI" w:cs="Segoe UI"/>
          <w:sz w:val="20"/>
        </w:rPr>
        <w:t xml:space="preserve"> or Personas</w:t>
      </w:r>
      <w:r w:rsidR="007F45B9" w:rsidRPr="004529CD">
        <w:rPr>
          <w:rFonts w:ascii="Segoe UI" w:hAnsi="Segoe UI" w:cs="Segoe UI"/>
          <w:sz w:val="20"/>
        </w:rPr>
        <w:t>,</w:t>
      </w:r>
      <w:r w:rsidR="00246C20" w:rsidRPr="004529CD">
        <w:rPr>
          <w:rFonts w:ascii="Segoe UI" w:hAnsi="Segoe UI" w:cs="Segoe UI"/>
          <w:sz w:val="20"/>
        </w:rPr>
        <w:t xml:space="preserve"> we need to classify them</w:t>
      </w:r>
      <w:r w:rsidR="001337CD">
        <w:rPr>
          <w:rFonts w:ascii="Segoe UI" w:hAnsi="Segoe UI" w:cs="Segoe UI"/>
          <w:sz w:val="20"/>
        </w:rPr>
        <w:t xml:space="preserve"> as below</w:t>
      </w:r>
      <w:r w:rsidR="00246C20" w:rsidRPr="004529CD">
        <w:rPr>
          <w:rFonts w:ascii="Segoe UI" w:hAnsi="Segoe UI" w:cs="Segoe UI"/>
          <w:sz w:val="20"/>
        </w:rPr>
        <w:t>.</w:t>
      </w:r>
    </w:p>
    <w:p w14:paraId="766D533F" w14:textId="7E5BD56A" w:rsidR="00700F12" w:rsidRPr="004529CD" w:rsidRDefault="00246C20" w:rsidP="001337CD">
      <w:pPr>
        <w:spacing w:after="80" w:line="276" w:lineRule="auto"/>
        <w:jc w:val="both"/>
        <w:rPr>
          <w:rFonts w:ascii="Segoe UI" w:hAnsi="Segoe UI" w:cs="Segoe UI"/>
          <w:b/>
          <w:sz w:val="20"/>
        </w:rPr>
      </w:pPr>
      <w:r w:rsidRPr="004529CD">
        <w:rPr>
          <w:rFonts w:ascii="Segoe UI" w:hAnsi="Segoe UI" w:cs="Segoe UI"/>
          <w:b/>
          <w:sz w:val="20"/>
        </w:rPr>
        <w:t>Groups of Users / Personas</w:t>
      </w:r>
    </w:p>
    <w:p w14:paraId="665DECCA" w14:textId="04B01E08" w:rsidR="00687A23" w:rsidRPr="004529CD" w:rsidRDefault="00687A23" w:rsidP="004529CD">
      <w:pPr>
        <w:spacing w:after="0" w:line="276" w:lineRule="auto"/>
        <w:jc w:val="both"/>
        <w:rPr>
          <w:rFonts w:ascii="Segoe UI" w:hAnsi="Segoe UI" w:cs="Segoe UI"/>
          <w:sz w:val="20"/>
        </w:rPr>
      </w:pPr>
      <w:r w:rsidRPr="004529CD">
        <w:rPr>
          <w:rFonts w:ascii="Segoe UI" w:hAnsi="Segoe UI" w:cs="Segoe UI"/>
          <w:sz w:val="20"/>
        </w:rPr>
        <w:t xml:space="preserve">There are many types of workers within the same departments and it is of vast importance to classify them correctly if you </w:t>
      </w:r>
      <w:r w:rsidR="007F45B9" w:rsidRPr="004529CD">
        <w:rPr>
          <w:rFonts w:ascii="Segoe UI" w:hAnsi="Segoe UI" w:cs="Segoe UI"/>
          <w:sz w:val="20"/>
        </w:rPr>
        <w:t>plan</w:t>
      </w:r>
      <w:r w:rsidRPr="004529CD">
        <w:rPr>
          <w:rFonts w:ascii="Segoe UI" w:hAnsi="Segoe UI" w:cs="Segoe UI"/>
          <w:sz w:val="20"/>
        </w:rPr>
        <w:t xml:space="preserve"> to </w:t>
      </w:r>
      <w:r w:rsidR="00995E5F" w:rsidRPr="004529CD">
        <w:rPr>
          <w:rFonts w:ascii="Segoe UI" w:hAnsi="Segoe UI" w:cs="Segoe UI"/>
          <w:sz w:val="20"/>
        </w:rPr>
        <w:t xml:space="preserve">successfully deploy </w:t>
      </w:r>
      <w:r w:rsidR="002D27D9" w:rsidRPr="004529CD">
        <w:rPr>
          <w:rFonts w:ascii="Segoe UI" w:hAnsi="Segoe UI" w:cs="Segoe UI"/>
          <w:sz w:val="20"/>
        </w:rPr>
        <w:t>optimized</w:t>
      </w:r>
      <w:r w:rsidR="00995E5F" w:rsidRPr="004529CD">
        <w:rPr>
          <w:rFonts w:ascii="Segoe UI" w:hAnsi="Segoe UI" w:cs="Segoe UI"/>
          <w:sz w:val="20"/>
        </w:rPr>
        <w:t xml:space="preserve"> WVD workloads</w:t>
      </w:r>
      <w:r w:rsidR="002D27D9" w:rsidRPr="004529CD">
        <w:rPr>
          <w:rFonts w:ascii="Segoe UI" w:hAnsi="Segoe UI" w:cs="Segoe UI"/>
          <w:sz w:val="20"/>
        </w:rPr>
        <w:t xml:space="preserve">. </w:t>
      </w:r>
      <w:r w:rsidR="00E334FC" w:rsidRPr="004529CD">
        <w:rPr>
          <w:rFonts w:ascii="Segoe UI" w:hAnsi="Segoe UI" w:cs="Segoe UI"/>
          <w:sz w:val="20"/>
        </w:rPr>
        <w:t xml:space="preserve">Furthermore, </w:t>
      </w:r>
      <w:r w:rsidR="007F45B9" w:rsidRPr="004529CD">
        <w:rPr>
          <w:rFonts w:ascii="Segoe UI" w:hAnsi="Segoe UI" w:cs="Segoe UI"/>
          <w:sz w:val="20"/>
        </w:rPr>
        <w:t>we can</w:t>
      </w:r>
      <w:r w:rsidR="00E334FC" w:rsidRPr="004529CD">
        <w:rPr>
          <w:rFonts w:ascii="Segoe UI" w:hAnsi="Segoe UI" w:cs="Segoe UI"/>
          <w:sz w:val="20"/>
        </w:rPr>
        <w:t xml:space="preserve"> begin with </w:t>
      </w:r>
      <w:r w:rsidR="007F45B9" w:rsidRPr="004529CD">
        <w:rPr>
          <w:rFonts w:ascii="Segoe UI" w:hAnsi="Segoe UI" w:cs="Segoe UI"/>
          <w:sz w:val="20"/>
        </w:rPr>
        <w:t>an easy step by</w:t>
      </w:r>
      <w:r w:rsidR="00E334FC" w:rsidRPr="004529CD">
        <w:rPr>
          <w:rFonts w:ascii="Segoe UI" w:hAnsi="Segoe UI" w:cs="Segoe UI"/>
          <w:sz w:val="20"/>
        </w:rPr>
        <w:t xml:space="preserve"> outlining the </w:t>
      </w:r>
      <w:r w:rsidR="0042288A" w:rsidRPr="004529CD">
        <w:rPr>
          <w:rFonts w:ascii="Segoe UI" w:hAnsi="Segoe UI" w:cs="Segoe UI"/>
          <w:sz w:val="20"/>
        </w:rPr>
        <w:t>number</w:t>
      </w:r>
      <w:r w:rsidR="00E334FC" w:rsidRPr="004529CD">
        <w:rPr>
          <w:rFonts w:ascii="Segoe UI" w:hAnsi="Segoe UI" w:cs="Segoe UI"/>
          <w:sz w:val="20"/>
        </w:rPr>
        <w:t xml:space="preserve"> of seats that is required </w:t>
      </w:r>
      <w:r w:rsidR="0042288A" w:rsidRPr="004529CD">
        <w:rPr>
          <w:rFonts w:ascii="Segoe UI" w:hAnsi="Segoe UI" w:cs="Segoe UI"/>
          <w:sz w:val="20"/>
        </w:rPr>
        <w:t xml:space="preserve">based on your User Groups. </w:t>
      </w:r>
      <w:r w:rsidR="002D27D9" w:rsidRPr="004529CD">
        <w:rPr>
          <w:rFonts w:ascii="Segoe UI" w:hAnsi="Segoe UI" w:cs="Segoe UI"/>
          <w:sz w:val="20"/>
        </w:rPr>
        <w:t xml:space="preserve">Examples of </w:t>
      </w:r>
      <w:r w:rsidR="005F5C1D" w:rsidRPr="004529CD">
        <w:rPr>
          <w:rFonts w:ascii="Segoe UI" w:hAnsi="Segoe UI" w:cs="Segoe UI"/>
          <w:sz w:val="20"/>
        </w:rPr>
        <w:t>u</w:t>
      </w:r>
      <w:r w:rsidR="002D27D9" w:rsidRPr="004529CD">
        <w:rPr>
          <w:rFonts w:ascii="Segoe UI" w:hAnsi="Segoe UI" w:cs="Segoe UI"/>
          <w:sz w:val="20"/>
        </w:rPr>
        <w:t>ser groups could be:</w:t>
      </w:r>
      <w:r w:rsidR="00995E5F" w:rsidRPr="004529CD">
        <w:rPr>
          <w:rFonts w:ascii="Segoe UI" w:hAnsi="Segoe UI" w:cs="Segoe UI"/>
          <w:sz w:val="20"/>
        </w:rPr>
        <w:t xml:space="preserve"> </w:t>
      </w:r>
    </w:p>
    <w:p w14:paraId="5B1F8BF3" w14:textId="4B624C65"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Frontline</w:t>
      </w:r>
      <w:r w:rsidR="002D27D9" w:rsidRPr="004529CD">
        <w:rPr>
          <w:rFonts w:ascii="Segoe UI" w:hAnsi="Segoe UI" w:cs="Segoe UI"/>
          <w:sz w:val="20"/>
        </w:rPr>
        <w:t xml:space="preserve"> workers</w:t>
      </w:r>
    </w:p>
    <w:p w14:paraId="6448D10D" w14:textId="5EEEE9B6"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Core Eng</w:t>
      </w:r>
      <w:r w:rsidR="002D27D9" w:rsidRPr="004529CD">
        <w:rPr>
          <w:rFonts w:ascii="Segoe UI" w:hAnsi="Segoe UI" w:cs="Segoe UI"/>
          <w:sz w:val="20"/>
        </w:rPr>
        <w:t>ineers</w:t>
      </w:r>
    </w:p>
    <w:p w14:paraId="5888CF84" w14:textId="77777777"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Office Staff</w:t>
      </w:r>
    </w:p>
    <w:p w14:paraId="138DD518" w14:textId="0E88C376" w:rsidR="00700F12" w:rsidRPr="004529CD" w:rsidRDefault="00700F12" w:rsidP="004529CD">
      <w:pPr>
        <w:pStyle w:val="ListParagraph"/>
        <w:numPr>
          <w:ilvl w:val="0"/>
          <w:numId w:val="35"/>
        </w:numPr>
        <w:spacing w:after="0" w:line="276" w:lineRule="auto"/>
        <w:contextualSpacing w:val="0"/>
        <w:jc w:val="both"/>
        <w:rPr>
          <w:rFonts w:ascii="Segoe UI" w:hAnsi="Segoe UI" w:cs="Segoe UI"/>
          <w:sz w:val="20"/>
        </w:rPr>
      </w:pPr>
      <w:r w:rsidRPr="004529CD">
        <w:rPr>
          <w:rFonts w:ascii="Segoe UI" w:hAnsi="Segoe UI" w:cs="Segoe UI"/>
          <w:sz w:val="20"/>
        </w:rPr>
        <w:t>Remote Worker</w:t>
      </w:r>
      <w:r w:rsidR="002D27D9" w:rsidRPr="004529CD">
        <w:rPr>
          <w:rFonts w:ascii="Segoe UI" w:hAnsi="Segoe UI" w:cs="Segoe UI"/>
          <w:sz w:val="20"/>
        </w:rPr>
        <w:t>s</w:t>
      </w:r>
    </w:p>
    <w:p w14:paraId="56EACC6C" w14:textId="721A82B3" w:rsidR="002D27D9" w:rsidRPr="004529CD" w:rsidRDefault="008C7282" w:rsidP="004529CD">
      <w:pPr>
        <w:spacing w:after="0" w:line="276" w:lineRule="auto"/>
        <w:jc w:val="both"/>
        <w:rPr>
          <w:rFonts w:ascii="Segoe UI" w:hAnsi="Segoe UI" w:cs="Segoe UI"/>
          <w:sz w:val="20"/>
        </w:rPr>
      </w:pPr>
      <w:r w:rsidRPr="004529CD">
        <w:rPr>
          <w:rFonts w:ascii="Segoe UI" w:hAnsi="Segoe UI" w:cs="Segoe UI"/>
          <w:sz w:val="20"/>
        </w:rPr>
        <w:t>Then you analyze the core application and data usage</w:t>
      </w:r>
      <w:r w:rsidR="00AC2D1E" w:rsidRPr="004529CD">
        <w:rPr>
          <w:rFonts w:ascii="Segoe UI" w:hAnsi="Segoe UI" w:cs="Segoe UI"/>
          <w:sz w:val="20"/>
        </w:rPr>
        <w:t xml:space="preserve"> </w:t>
      </w:r>
      <w:r w:rsidR="00A61A25" w:rsidRPr="004529CD">
        <w:rPr>
          <w:rFonts w:ascii="Segoe UI" w:hAnsi="Segoe UI" w:cs="Segoe UI"/>
          <w:sz w:val="20"/>
        </w:rPr>
        <w:t>that is required</w:t>
      </w:r>
      <w:r w:rsidR="007E2F5E" w:rsidRPr="004529CD">
        <w:rPr>
          <w:rFonts w:ascii="Segoe UI" w:hAnsi="Segoe UI" w:cs="Segoe UI"/>
          <w:sz w:val="20"/>
        </w:rPr>
        <w:t xml:space="preserve"> by the user groups in order to remain productive </w:t>
      </w:r>
      <w:r w:rsidR="002D67DE" w:rsidRPr="004529CD">
        <w:rPr>
          <w:rFonts w:ascii="Segoe UI" w:hAnsi="Segoe UI" w:cs="Segoe UI"/>
          <w:sz w:val="20"/>
        </w:rPr>
        <w:t xml:space="preserve">in their individual positions. </w:t>
      </w:r>
      <w:r w:rsidR="007F45B9" w:rsidRPr="004529CD">
        <w:rPr>
          <w:rFonts w:ascii="Segoe UI" w:hAnsi="Segoe UI" w:cs="Segoe UI"/>
          <w:sz w:val="20"/>
        </w:rPr>
        <w:t>Foremost r</w:t>
      </w:r>
      <w:r w:rsidR="002D67DE" w:rsidRPr="004529CD">
        <w:rPr>
          <w:rFonts w:ascii="Segoe UI" w:hAnsi="Segoe UI" w:cs="Segoe UI"/>
          <w:sz w:val="20"/>
        </w:rPr>
        <w:t xml:space="preserve">equirement could be data security if they are handling sensitive data </w:t>
      </w:r>
      <w:r w:rsidR="007F45B9" w:rsidRPr="004529CD">
        <w:rPr>
          <w:rFonts w:ascii="Segoe UI" w:hAnsi="Segoe UI" w:cs="Segoe UI"/>
          <w:sz w:val="20"/>
        </w:rPr>
        <w:t xml:space="preserve">and </w:t>
      </w:r>
      <w:r w:rsidR="002D67DE" w:rsidRPr="004529CD">
        <w:rPr>
          <w:rFonts w:ascii="Segoe UI" w:hAnsi="Segoe UI" w:cs="Segoe UI"/>
          <w:sz w:val="20"/>
        </w:rPr>
        <w:t>then it is important to</w:t>
      </w:r>
      <w:r w:rsidR="00BF30B8" w:rsidRPr="004529CD">
        <w:rPr>
          <w:rFonts w:ascii="Segoe UI" w:hAnsi="Segoe UI" w:cs="Segoe UI"/>
          <w:sz w:val="20"/>
        </w:rPr>
        <w:t xml:space="preserve"> take the necessary security precautions.</w:t>
      </w:r>
      <w:r w:rsidR="00CF588B" w:rsidRPr="004529CD">
        <w:rPr>
          <w:rFonts w:ascii="Segoe UI" w:hAnsi="Segoe UI" w:cs="Segoe UI"/>
          <w:sz w:val="20"/>
        </w:rPr>
        <w:t xml:space="preserve"> </w:t>
      </w:r>
      <w:r w:rsidR="00542C4E" w:rsidRPr="004529CD">
        <w:rPr>
          <w:rFonts w:ascii="Segoe UI" w:hAnsi="Segoe UI" w:cs="Segoe UI"/>
          <w:sz w:val="20"/>
        </w:rPr>
        <w:t xml:space="preserve">Taking all of these requirements into consideration it is time to decide how </w:t>
      </w:r>
      <w:r w:rsidR="00547F63" w:rsidRPr="004529CD">
        <w:rPr>
          <w:rFonts w:ascii="Segoe UI" w:hAnsi="Segoe UI" w:cs="Segoe UI"/>
          <w:sz w:val="20"/>
        </w:rPr>
        <w:t xml:space="preserve">each group of users connect to their sessions. </w:t>
      </w:r>
    </w:p>
    <w:p w14:paraId="14D190C7" w14:textId="710F3BEF" w:rsidR="00912763" w:rsidRDefault="00912763" w:rsidP="008310D3">
      <w:pPr>
        <w:pStyle w:val="Heading3"/>
      </w:pPr>
      <w:bookmarkStart w:id="119" w:name="_Toc43321899"/>
      <w:r>
        <w:t>Cloud Adoption Plan</w:t>
      </w:r>
      <w:bookmarkEnd w:id="119"/>
    </w:p>
    <w:p w14:paraId="2F65DBC5" w14:textId="77777777" w:rsidR="008F53FC" w:rsidRPr="00525A4B" w:rsidRDefault="009E11DE" w:rsidP="00D76E38">
      <w:pPr>
        <w:spacing w:after="0" w:line="276" w:lineRule="auto"/>
        <w:jc w:val="both"/>
        <w:rPr>
          <w:rFonts w:ascii="Segoe UI" w:eastAsia="Calibri" w:hAnsi="Segoe UI" w:cs="Segoe UI"/>
          <w:sz w:val="20"/>
        </w:rPr>
      </w:pPr>
      <w:r w:rsidRPr="009E11DE">
        <w:rPr>
          <w:rFonts w:ascii="Segoe UI" w:hAnsi="Segoe UI" w:cs="Segoe UI"/>
          <w:sz w:val="20"/>
          <w:szCs w:val="20"/>
        </w:rPr>
        <w:t>This p</w:t>
      </w:r>
      <w:r w:rsidR="00912763" w:rsidRPr="009E11DE">
        <w:rPr>
          <w:rFonts w:ascii="Segoe UI" w:hAnsi="Segoe UI" w:cs="Segoe UI"/>
          <w:sz w:val="20"/>
          <w:szCs w:val="20"/>
        </w:rPr>
        <w:t xml:space="preserve">lan is a </w:t>
      </w:r>
      <w:r w:rsidRPr="009E11DE">
        <w:rPr>
          <w:rFonts w:ascii="Segoe UI" w:hAnsi="Segoe UI" w:cs="Segoe UI"/>
          <w:sz w:val="20"/>
          <w:szCs w:val="20"/>
        </w:rPr>
        <w:t>key</w:t>
      </w:r>
      <w:r w:rsidR="00912763" w:rsidRPr="009E11DE">
        <w:rPr>
          <w:rFonts w:ascii="Segoe UI" w:hAnsi="Segoe UI" w:cs="Segoe UI"/>
          <w:sz w:val="20"/>
          <w:szCs w:val="20"/>
        </w:rPr>
        <w:t xml:space="preserve"> requirement for a successful cloud adoption.</w:t>
      </w:r>
      <w:r w:rsidR="008F53FC">
        <w:rPr>
          <w:rFonts w:ascii="Segoe UI" w:hAnsi="Segoe UI" w:cs="Segoe UI"/>
          <w:sz w:val="20"/>
          <w:szCs w:val="20"/>
        </w:rPr>
        <w:t xml:space="preserve"> </w:t>
      </w:r>
      <w:r w:rsidR="008F53FC" w:rsidRPr="00525A4B">
        <w:rPr>
          <w:rFonts w:ascii="Segoe UI" w:eastAsia="Calibri" w:hAnsi="Segoe UI" w:cs="Segoe UI"/>
          <w:sz w:val="20"/>
        </w:rPr>
        <w:t>Planning is a crucial step which aids to build a roadmap to transform the strategy goals and business motivation to actionable items in aligned with the technical efforts.</w:t>
      </w:r>
    </w:p>
    <w:p w14:paraId="27C741F4" w14:textId="683C086F" w:rsidR="00912763" w:rsidRPr="004529CD" w:rsidRDefault="00912763" w:rsidP="004529CD">
      <w:pPr>
        <w:spacing w:after="0" w:line="276" w:lineRule="auto"/>
        <w:rPr>
          <w:rFonts w:ascii="Segoe UI" w:hAnsi="Segoe UI" w:cs="Segoe UI"/>
          <w:sz w:val="20"/>
          <w:szCs w:val="20"/>
        </w:rPr>
      </w:pPr>
      <w:r w:rsidRPr="00410793">
        <w:rPr>
          <w:rFonts w:ascii="Segoe UI" w:hAnsi="Segoe UI" w:cs="Segoe UI"/>
          <w:sz w:val="20"/>
          <w:szCs w:val="20"/>
        </w:rPr>
        <w:t xml:space="preserve">A cloud adoption plan is an iterative project plan that helps a company transition from traditional IT approaches to transformation over to modern, agile approaches. This article series outlines how a cloud adoption plan helps companies balance their IT portfolio and manage transitions over time. Through this process, business objectives can be clearly translated into tangible technical efforts. Those efforts can then be managed and communicated in ways that make sense to business stakeholders. </w:t>
      </w:r>
    </w:p>
    <w:p w14:paraId="707B21AE" w14:textId="597D9B97" w:rsidR="00912763" w:rsidRDefault="00912763" w:rsidP="00A50B30">
      <w:pPr>
        <w:spacing w:after="0"/>
      </w:pPr>
    </w:p>
    <w:p w14:paraId="4C43947A" w14:textId="57525785" w:rsidR="00912763" w:rsidRDefault="00912763" w:rsidP="00912763">
      <w:pPr>
        <w:pStyle w:val="Heading4"/>
      </w:pPr>
      <w:r>
        <w:t>Define WVD Workloads</w:t>
      </w:r>
    </w:p>
    <w:p w14:paraId="28348B0A" w14:textId="02500D4D" w:rsidR="00912763" w:rsidRPr="004529CD" w:rsidRDefault="00D9154B" w:rsidP="004529CD">
      <w:pPr>
        <w:spacing w:line="276" w:lineRule="auto"/>
        <w:jc w:val="both"/>
        <w:rPr>
          <w:rFonts w:ascii="Segoe UI" w:hAnsi="Segoe UI" w:cs="Segoe UI"/>
          <w:sz w:val="20"/>
        </w:rPr>
      </w:pPr>
      <w:r w:rsidRPr="00D9154B">
        <w:rPr>
          <w:rFonts w:ascii="Segoe UI" w:hAnsi="Segoe UI" w:cs="Segoe UI"/>
          <w:sz w:val="20"/>
        </w:rPr>
        <w:t xml:space="preserve">Basically, a collection of IT assets (servers, VMs, applications, data, or appliances) is a workload and these workloads can support more than one process. </w:t>
      </w:r>
      <w:r w:rsidR="00912763" w:rsidRPr="00D9154B">
        <w:rPr>
          <w:rFonts w:ascii="Segoe UI" w:hAnsi="Segoe UI" w:cs="Segoe UI"/>
          <w:sz w:val="20"/>
        </w:rPr>
        <w:t xml:space="preserve">This section of the document will </w:t>
      </w:r>
      <w:r w:rsidR="003228C9" w:rsidRPr="00D9154B">
        <w:rPr>
          <w:rFonts w:ascii="Segoe UI" w:hAnsi="Segoe UI" w:cs="Segoe UI"/>
          <w:sz w:val="20"/>
        </w:rPr>
        <w:t>guide</w:t>
      </w:r>
      <w:r>
        <w:rPr>
          <w:rFonts w:ascii="Segoe UI" w:hAnsi="Segoe UI" w:cs="Segoe UI"/>
          <w:sz w:val="20"/>
        </w:rPr>
        <w:t xml:space="preserve"> us</w:t>
      </w:r>
      <w:r w:rsidR="00912763" w:rsidRPr="00D9154B">
        <w:rPr>
          <w:rFonts w:ascii="Segoe UI" w:hAnsi="Segoe UI" w:cs="Segoe UI"/>
          <w:sz w:val="20"/>
        </w:rPr>
        <w:t xml:space="preserve"> in understanding the different WVD scenarios or options available and navigate </w:t>
      </w:r>
      <w:r>
        <w:rPr>
          <w:rFonts w:ascii="Segoe UI" w:hAnsi="Segoe UI" w:cs="Segoe UI"/>
          <w:sz w:val="20"/>
        </w:rPr>
        <w:t>us</w:t>
      </w:r>
      <w:r w:rsidR="00912763" w:rsidRPr="00D9154B">
        <w:rPr>
          <w:rFonts w:ascii="Segoe UI" w:hAnsi="Segoe UI" w:cs="Segoe UI"/>
          <w:sz w:val="20"/>
        </w:rPr>
        <w:t xml:space="preserve"> to Decision tree </w:t>
      </w:r>
      <w:r w:rsidR="001F3942">
        <w:rPr>
          <w:rFonts w:ascii="Segoe UI" w:hAnsi="Segoe UI" w:cs="Segoe UI"/>
          <w:sz w:val="20"/>
        </w:rPr>
        <w:t>that</w:t>
      </w:r>
      <w:r w:rsidR="00912763" w:rsidRPr="00D9154B">
        <w:rPr>
          <w:rFonts w:ascii="Segoe UI" w:hAnsi="Segoe UI" w:cs="Segoe UI"/>
          <w:sz w:val="20"/>
        </w:rPr>
        <w:t xml:space="preserve"> help to come up with a Cloud Adoption plan.</w:t>
      </w:r>
    </w:p>
    <w:p w14:paraId="1CA5C298" w14:textId="3D0F46C4" w:rsidR="00912763" w:rsidRPr="00912763" w:rsidRDefault="009E11DE" w:rsidP="00912763">
      <w:pPr>
        <w:rPr>
          <w:b/>
        </w:rPr>
      </w:pPr>
      <w:r w:rsidRPr="009E11DE">
        <w:rPr>
          <w:noProof/>
        </w:rPr>
        <w:lastRenderedPageBreak/>
        <mc:AlternateContent>
          <mc:Choice Requires="wpg">
            <w:drawing>
              <wp:anchor distT="0" distB="0" distL="114300" distR="114300" simplePos="0" relativeHeight="251658248" behindDoc="0" locked="0" layoutInCell="1" allowOverlap="1" wp14:anchorId="230896D9" wp14:editId="219F1D2C">
                <wp:simplePos x="0" y="0"/>
                <wp:positionH relativeFrom="column">
                  <wp:posOffset>262687</wp:posOffset>
                </wp:positionH>
                <wp:positionV relativeFrom="paragraph">
                  <wp:posOffset>288290</wp:posOffset>
                </wp:positionV>
                <wp:extent cx="6356979" cy="3370691"/>
                <wp:effectExtent l="0" t="0" r="25400" b="20320"/>
                <wp:wrapTopAndBottom/>
                <wp:docPr id="1" name="Group 4"/>
                <wp:cNvGraphicFramePr/>
                <a:graphic xmlns:a="http://schemas.openxmlformats.org/drawingml/2006/main">
                  <a:graphicData uri="http://schemas.microsoft.com/office/word/2010/wordprocessingGroup">
                    <wpg:wgp>
                      <wpg:cNvGrpSpPr/>
                      <wpg:grpSpPr>
                        <a:xfrm>
                          <a:off x="0" y="0"/>
                          <a:ext cx="6356979" cy="3370691"/>
                          <a:chOff x="0" y="0"/>
                          <a:chExt cx="6356988" cy="3370712"/>
                        </a:xfrm>
                      </wpg:grpSpPr>
                      <wpg:grpSp>
                        <wpg:cNvPr id="1766391161" name="Group 1766391161"/>
                        <wpg:cNvGrpSpPr/>
                        <wpg:grpSpPr>
                          <a:xfrm>
                            <a:off x="0" y="516153"/>
                            <a:ext cx="6264242" cy="1869459"/>
                            <a:chOff x="0" y="516153"/>
                            <a:chExt cx="6264242" cy="1869459"/>
                          </a:xfrm>
                        </wpg:grpSpPr>
                        <wps:wsp>
                          <wps:cNvPr id="1766391162" name="Straight Arrow Connector 1766391162"/>
                          <wps:cNvCnPr>
                            <a:cxnSpLocks/>
                          </wps:cNvCnPr>
                          <wps:spPr>
                            <a:xfrm>
                              <a:off x="3132121" y="516153"/>
                              <a:ext cx="0" cy="297736"/>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63" name="Rectangle 1766391163"/>
                          <wps:cNvSpPr/>
                          <wps:spPr>
                            <a:xfrm>
                              <a:off x="0" y="1082764"/>
                              <a:ext cx="1188720" cy="297277"/>
                            </a:xfrm>
                            <a:prstGeom prst="rect">
                              <a:avLst/>
                            </a:prstGeom>
                            <a:solidFill>
                              <a:srgbClr val="33398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5086FB"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wps:txbx>
                          <wps:bodyPr rtlCol="0" anchor="ctr"/>
                        </wps:wsp>
                        <wps:wsp>
                          <wps:cNvPr id="1766391164" name="Rectangle 1766391164"/>
                          <wps:cNvSpPr/>
                          <wps:spPr>
                            <a:xfrm>
                              <a:off x="1268880" y="1082764"/>
                              <a:ext cx="1188720" cy="297277"/>
                            </a:xfrm>
                            <a:prstGeom prst="rect">
                              <a:avLst/>
                            </a:prstGeom>
                            <a:solidFill>
                              <a:srgbClr val="3B429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571F67"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wps:txbx>
                          <wps:bodyPr rtlCol="0" anchor="ctr"/>
                        </wps:wsp>
                        <wps:wsp>
                          <wps:cNvPr id="1766391168" name="Rectangle 1766391168"/>
                          <wps:cNvSpPr/>
                          <wps:spPr>
                            <a:xfrm>
                              <a:off x="2537760" y="1082764"/>
                              <a:ext cx="1188720" cy="29727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C9E0D"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wps:txbx>
                          <wps:bodyPr rtlCol="0" anchor="ctr"/>
                        </wps:wsp>
                        <wps:wsp>
                          <wps:cNvPr id="1766391218" name="Rectangle 1766391218"/>
                          <wps:cNvSpPr/>
                          <wps:spPr>
                            <a:xfrm>
                              <a:off x="3806640" y="1082764"/>
                              <a:ext cx="1188720" cy="297277"/>
                            </a:xfrm>
                            <a:prstGeom prst="rect">
                              <a:avLst/>
                            </a:prstGeom>
                            <a:solidFill>
                              <a:srgbClr val="676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2842F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wps:txbx>
                          <wps:bodyPr rtlCol="0" anchor="ctr"/>
                        </wps:wsp>
                        <wps:wsp>
                          <wps:cNvPr id="1766391219" name="Rectangle 1766391219"/>
                          <wps:cNvSpPr/>
                          <wps:spPr>
                            <a:xfrm>
                              <a:off x="5075522" y="1082764"/>
                              <a:ext cx="1188720" cy="297277"/>
                            </a:xfrm>
                            <a:prstGeom prst="rect">
                              <a:avLst/>
                            </a:prstGeom>
                            <a:solidFill>
                              <a:srgbClr val="898ED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9E13A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wps:txbx>
                          <wps:bodyPr rtlCol="0" anchor="ctr"/>
                        </wps:wsp>
                        <wps:wsp>
                          <wps:cNvPr id="1766391220" name="Rectangle 1766391220"/>
                          <wps:cNvSpPr/>
                          <wps:spPr>
                            <a:xfrm>
                              <a:off x="580233" y="809880"/>
                              <a:ext cx="5102352" cy="29204"/>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221" name="Straight Arrow Connector 1766391221"/>
                          <wps:cNvCnPr>
                            <a:cxnSpLocks/>
                          </wps:cNvCnPr>
                          <wps:spPr>
                            <a:xfrm>
                              <a:off x="594360"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2" name="Straight Arrow Connector 1766391222"/>
                          <wps:cNvCnPr>
                            <a:cxnSpLocks/>
                          </wps:cNvCnPr>
                          <wps:spPr>
                            <a:xfrm>
                              <a:off x="186324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3" name="Straight Arrow Connector 1766391223"/>
                          <wps:cNvCnPr>
                            <a:cxnSpLocks/>
                          </wps:cNvCnPr>
                          <wps:spPr>
                            <a:xfrm>
                              <a:off x="313212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4" name="Straight Arrow Connector 1766391224"/>
                          <wps:cNvCnPr>
                            <a:cxnSpLocks/>
                          </wps:cNvCnPr>
                          <wps:spPr>
                            <a:xfrm>
                              <a:off x="4401001" y="812577"/>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5" name="Straight Arrow Connector 1766391225"/>
                          <wps:cNvCnPr>
                            <a:cxnSpLocks/>
                          </wps:cNvCnPr>
                          <wps:spPr>
                            <a:xfrm>
                              <a:off x="5669882" y="824482"/>
                              <a:ext cx="0" cy="270669"/>
                            </a:xfrm>
                            <a:prstGeom prst="straightConnector1">
                              <a:avLst/>
                            </a:prstGeom>
                            <a:ln w="28575">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6391226" name="Straight Arrow Connector 1766391226"/>
                          <wps:cNvCnPr>
                            <a:cxnSpLocks/>
                          </wps:cNvCnPr>
                          <wps:spPr>
                            <a:xfrm>
                              <a:off x="3092526" y="2193673"/>
                              <a:ext cx="0" cy="191939"/>
                            </a:xfrm>
                            <a:prstGeom prst="straightConnector1">
                              <a:avLst/>
                            </a:prstGeom>
                            <a:ln w="19050">
                              <a:solidFill>
                                <a:srgbClr val="4B53BC"/>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227" name="Rectangle 1766391227"/>
                        <wps:cNvSpPr/>
                        <wps:spPr>
                          <a:xfrm>
                            <a:off x="2210641" y="0"/>
                            <a:ext cx="1752588" cy="52664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6525FD" w14:textId="77777777" w:rsidR="000517DE" w:rsidRDefault="000517DE" w:rsidP="009E11DE">
                              <w:pPr>
                                <w:pStyle w:val="NormalWeb"/>
                                <w:spacing w:before="0" w:beforeAutospacing="0" w:after="0" w:afterAutospacing="0"/>
                                <w:jc w:val="center"/>
                                <w:rPr>
                                  <w:sz w:val="24"/>
                                </w:rPr>
                              </w:pPr>
                              <w:r>
                                <w:rPr>
                                  <w:rFonts w:hAnsi="Calibri"/>
                                  <w:b/>
                                  <w:bCs/>
                                  <w:color w:val="FFFFFF"/>
                                  <w:kern w:val="24"/>
                                </w:rPr>
                                <w:t>Windows Virtual Desktop</w:t>
                              </w:r>
                            </w:p>
                          </w:txbxContent>
                        </wps:txbx>
                        <wps:bodyPr rtlCol="0" anchor="ctr"/>
                      </wps:wsp>
                      <wps:wsp>
                        <wps:cNvPr id="1766391228" name="Rectangle 1766391228"/>
                        <wps:cNvSpPr/>
                        <wps:spPr>
                          <a:xfrm>
                            <a:off x="773308" y="1775042"/>
                            <a:ext cx="653499" cy="282055"/>
                          </a:xfrm>
                          <a:prstGeom prst="rect">
                            <a:avLst/>
                          </a:prstGeom>
                          <a:noFill/>
                          <a:ln w="12700" cap="flat" cmpd="sng" algn="ctr">
                            <a:solidFill>
                              <a:srgbClr val="333989"/>
                            </a:solidFill>
                            <a:prstDash val="solid"/>
                            <a:miter lim="800000"/>
                          </a:ln>
                          <a:effectLst/>
                        </wps:spPr>
                        <wps:txbx>
                          <w:txbxContent>
                            <w:p w14:paraId="516F54D1"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229" name="Connector: Elbow 1766391229"/>
                        <wps:cNvCnPr/>
                        <wps:spPr>
                          <a:xfrm rot="5400000">
                            <a:off x="194447" y="1409013"/>
                            <a:ext cx="387569" cy="344490"/>
                          </a:xfrm>
                          <a:prstGeom prst="bentConnector3">
                            <a:avLst/>
                          </a:prstGeom>
                          <a:noFill/>
                          <a:ln w="19050" cap="flat" cmpd="sng" algn="ctr">
                            <a:solidFill>
                              <a:srgbClr val="333989"/>
                            </a:solidFill>
                            <a:prstDash val="solid"/>
                            <a:miter lim="800000"/>
                            <a:headEnd type="none" w="med" len="med"/>
                            <a:tailEnd type="triangle" w="med" len="med"/>
                          </a:ln>
                          <a:effectLst/>
                        </wps:spPr>
                        <wps:bodyPr/>
                      </wps:wsp>
                      <wps:wsp>
                        <wps:cNvPr id="1766391230" name="Connector: Elbow 1766391230"/>
                        <wps:cNvCnPr/>
                        <wps:spPr>
                          <a:xfrm rot="16200000" flipH="1">
                            <a:off x="636483" y="1311467"/>
                            <a:ext cx="387569" cy="539581"/>
                          </a:xfrm>
                          <a:prstGeom prst="bentConnector3">
                            <a:avLst>
                              <a:gd name="adj1" fmla="val 50001"/>
                            </a:avLst>
                          </a:prstGeom>
                          <a:noFill/>
                          <a:ln w="19050" cap="flat" cmpd="sng" algn="ctr">
                            <a:solidFill>
                              <a:srgbClr val="3B429F"/>
                            </a:solidFill>
                            <a:prstDash val="solid"/>
                            <a:miter lim="800000"/>
                            <a:headEnd type="none" w="med" len="med"/>
                            <a:tailEnd type="triangle" w="med" len="med"/>
                          </a:ln>
                          <a:effectLst/>
                        </wps:spPr>
                        <wps:bodyPr/>
                      </wps:wsp>
                      <wpg:grpSp>
                        <wpg:cNvPr id="1766391231" name="Group 1766391231"/>
                        <wpg:cNvGrpSpPr/>
                        <wpg:grpSpPr>
                          <a:xfrm>
                            <a:off x="4982791" y="1514211"/>
                            <a:ext cx="1374197" cy="539599"/>
                            <a:chOff x="4982784" y="1514204"/>
                            <a:chExt cx="1385805" cy="466612"/>
                          </a:xfrm>
                        </wpg:grpSpPr>
                        <wps:wsp>
                          <wps:cNvPr id="1766391627" name="Rectangle 1766391627"/>
                          <wps:cNvSpPr/>
                          <wps:spPr>
                            <a:xfrm>
                              <a:off x="5674947" y="151420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28" name="Rectangle 1766391628"/>
                          <wps:cNvSpPr/>
                          <wps:spPr>
                            <a:xfrm>
                              <a:off x="4982784" y="1736911"/>
                              <a:ext cx="659020" cy="243905"/>
                            </a:xfrm>
                            <a:prstGeom prst="rect">
                              <a:avLst/>
                            </a:prstGeom>
                            <a:noFill/>
                            <a:ln w="12700" cap="flat" cmpd="sng" algn="ctr">
                              <a:solidFill>
                                <a:srgbClr val="898ED3"/>
                              </a:solidFill>
                              <a:prstDash val="solid"/>
                              <a:miter lim="800000"/>
                            </a:ln>
                            <a:effectLst/>
                          </wps:spPr>
                          <wps:txbx>
                            <w:txbxContent>
                              <w:p w14:paraId="3715C412"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29" name="Rectangle 1766391629"/>
                          <wps:cNvSpPr/>
                          <wps:spPr>
                            <a:xfrm>
                              <a:off x="5709569" y="1736911"/>
                              <a:ext cx="659020" cy="243905"/>
                            </a:xfrm>
                            <a:prstGeom prst="rect">
                              <a:avLst/>
                            </a:prstGeom>
                            <a:noFill/>
                            <a:ln w="12700" cap="flat" cmpd="sng" algn="ctr">
                              <a:solidFill>
                                <a:srgbClr val="898ED3"/>
                              </a:solidFill>
                              <a:prstDash val="solid"/>
                              <a:miter lim="800000"/>
                            </a:ln>
                            <a:effectLst/>
                          </wps:spPr>
                          <wps:txbx>
                            <w:txbxContent>
                              <w:p w14:paraId="590FC0D4"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0" name="Connector: Elbow 1766391630"/>
                          <wps:cNvCnPr>
                            <a:cxnSpLocks/>
                          </wps:cNvCnPr>
                          <wps:spPr>
                            <a:xfrm rot="5400000" flipH="1" flipV="1">
                              <a:off x="5675686" y="1373519"/>
                              <a:ext cx="12700" cy="726785"/>
                            </a:xfrm>
                            <a:prstGeom prst="bentConnector3">
                              <a:avLst>
                                <a:gd name="adj1" fmla="val 1800000"/>
                              </a:avLst>
                            </a:prstGeom>
                            <a:noFill/>
                            <a:ln w="19050" cap="flat" cmpd="sng" algn="ctr">
                              <a:solidFill>
                                <a:srgbClr val="898ED3"/>
                              </a:solidFill>
                              <a:prstDash val="solid"/>
                              <a:miter lim="800000"/>
                              <a:headEnd type="triangle" w="med" len="med"/>
                              <a:tailEnd type="triangle" w="med" len="med"/>
                            </a:ln>
                            <a:effectLst/>
                          </wps:spPr>
                          <wps:bodyPr/>
                        </wps:wsp>
                      </wpg:grpSp>
                      <wpg:grpSp>
                        <wpg:cNvPr id="1766391631" name="Group 1766391631"/>
                        <wpg:cNvGrpSpPr/>
                        <wpg:grpSpPr>
                          <a:xfrm>
                            <a:off x="1873986" y="1380041"/>
                            <a:ext cx="2537330" cy="1447650"/>
                            <a:chOff x="1873986" y="1380041"/>
                            <a:chExt cx="2537330" cy="957511"/>
                          </a:xfrm>
                        </wpg:grpSpPr>
                        <wps:wsp>
                          <wps:cNvPr id="1766391632" name="Straight Arrow Connector 1766391632"/>
                          <wps:cNvCnPr>
                            <a:cxnSpLocks/>
                          </wps:cNvCnPr>
                          <wps:spPr>
                            <a:xfrm>
                              <a:off x="1873986" y="1380041"/>
                              <a:ext cx="0" cy="957511"/>
                            </a:xfrm>
                            <a:prstGeom prst="straightConnector1">
                              <a:avLst/>
                            </a:prstGeom>
                            <a:ln w="28575">
                              <a:solidFill>
                                <a:srgbClr val="3B429F"/>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33" name="Straight Arrow Connector 1766391633"/>
                          <wps:cNvCnPr>
                            <a:cxnSpLocks/>
                          </wps:cNvCnPr>
                          <wps:spPr>
                            <a:xfrm>
                              <a:off x="4411316" y="1380041"/>
                              <a:ext cx="0" cy="957511"/>
                            </a:xfrm>
                            <a:prstGeom prst="straightConnector1">
                              <a:avLst/>
                            </a:prstGeom>
                            <a:ln w="28575">
                              <a:solidFill>
                                <a:srgbClr val="676EC7"/>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66391634" name="Group 1766391634"/>
                        <wpg:cNvGrpSpPr/>
                        <wpg:grpSpPr>
                          <a:xfrm>
                            <a:off x="467112" y="2837614"/>
                            <a:ext cx="5052405" cy="533098"/>
                            <a:chOff x="467112" y="2837614"/>
                            <a:chExt cx="5052405" cy="533098"/>
                          </a:xfrm>
                        </wpg:grpSpPr>
                        <wpg:grpSp>
                          <wpg:cNvPr id="1766391635" name="Group 1766391635"/>
                          <wpg:cNvGrpSpPr/>
                          <wpg:grpSpPr>
                            <a:xfrm>
                              <a:off x="467112" y="2837632"/>
                              <a:ext cx="2792261" cy="533080"/>
                              <a:chOff x="467112" y="2837614"/>
                              <a:chExt cx="2815847" cy="460974"/>
                            </a:xfrm>
                          </wpg:grpSpPr>
                          <wps:wsp>
                            <wps:cNvPr id="1766391636" name="Rectangle 1766391636"/>
                            <wps:cNvSpPr/>
                            <wps:spPr>
                              <a:xfrm>
                                <a:off x="1881385" y="2837614"/>
                                <a:ext cx="69243" cy="64736"/>
                              </a:xfrm>
                              <a:prstGeom prst="rect">
                                <a:avLst/>
                              </a:prstGeom>
                              <a:solidFill>
                                <a:srgbClr val="FFFFFF"/>
                              </a:solidFill>
                              <a:ln w="12700" cap="flat" cmpd="sng" algn="ctr">
                                <a:noFill/>
                                <a:prstDash val="solid"/>
                                <a:miter lim="800000"/>
                              </a:ln>
                              <a:effectLst/>
                            </wps:spPr>
                            <wps:bodyPr rtlCol="0" anchor="ctr"/>
                          </wps:wsp>
                          <wps:wsp>
                            <wps:cNvPr id="1766391637" name="Rectangle 1766391637"/>
                            <wps:cNvSpPr/>
                            <wps:spPr>
                              <a:xfrm>
                                <a:off x="467112" y="3054683"/>
                                <a:ext cx="659020" cy="243905"/>
                              </a:xfrm>
                              <a:prstGeom prst="rect">
                                <a:avLst/>
                              </a:prstGeom>
                              <a:noFill/>
                              <a:ln w="12700" cap="flat" cmpd="sng" algn="ctr">
                                <a:solidFill>
                                  <a:srgbClr val="3B429F"/>
                                </a:solidFill>
                                <a:prstDash val="solid"/>
                                <a:miter lim="800000"/>
                              </a:ln>
                              <a:effectLst/>
                            </wps:spPr>
                            <wps:txbx>
                              <w:txbxContent>
                                <w:p w14:paraId="4C655A22"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8" name="Rectangle 1766391638"/>
                            <wps:cNvSpPr/>
                            <wps:spPr>
                              <a:xfrm>
                                <a:off x="1186054" y="3054683"/>
                                <a:ext cx="659020" cy="243905"/>
                              </a:xfrm>
                              <a:prstGeom prst="rect">
                                <a:avLst/>
                              </a:prstGeom>
                              <a:noFill/>
                              <a:ln w="12700" cap="flat" cmpd="sng" algn="ctr">
                                <a:solidFill>
                                  <a:srgbClr val="3B429F"/>
                                </a:solidFill>
                                <a:prstDash val="solid"/>
                                <a:miter lim="800000"/>
                              </a:ln>
                              <a:effectLst/>
                            </wps:spPr>
                            <wps:txbx>
                              <w:txbxContent>
                                <w:p w14:paraId="673FB160"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39" name="Rectangle 1766391639"/>
                            <wps:cNvSpPr/>
                            <wps:spPr>
                              <a:xfrm>
                                <a:off x="1904996" y="3054683"/>
                                <a:ext cx="659020" cy="243905"/>
                              </a:xfrm>
                              <a:prstGeom prst="rect">
                                <a:avLst/>
                              </a:prstGeom>
                              <a:noFill/>
                              <a:ln w="12700" cap="flat" cmpd="sng" algn="ctr">
                                <a:solidFill>
                                  <a:srgbClr val="3B429F"/>
                                </a:solidFill>
                                <a:prstDash val="solid"/>
                                <a:miter lim="800000"/>
                              </a:ln>
                              <a:effectLst/>
                            </wps:spPr>
                            <wps:txbx>
                              <w:txbxContent>
                                <w:p w14:paraId="1184A6B7"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0" name="Connector: Elbow 1766391640"/>
                            <wps:cNvCnPr>
                              <a:cxnSpLocks/>
                            </wps:cNvCnPr>
                            <wps:spPr>
                              <a:xfrm rot="5400000" flipH="1" flipV="1">
                                <a:off x="1875035" y="1976270"/>
                                <a:ext cx="12700" cy="2156827"/>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s:wsp>
                            <wps:cNvPr id="1766391641" name="Rectangle 1766391641"/>
                            <wps:cNvSpPr/>
                            <wps:spPr>
                              <a:xfrm>
                                <a:off x="2623939" y="3054683"/>
                                <a:ext cx="659020" cy="243905"/>
                              </a:xfrm>
                              <a:prstGeom prst="rect">
                                <a:avLst/>
                              </a:prstGeom>
                              <a:noFill/>
                              <a:ln w="12700" cap="flat" cmpd="sng" algn="ctr">
                                <a:solidFill>
                                  <a:srgbClr val="3B429F"/>
                                </a:solidFill>
                                <a:prstDash val="solid"/>
                                <a:miter lim="800000"/>
                              </a:ln>
                              <a:effectLst/>
                            </wps:spPr>
                            <wps:txbx>
                              <w:txbxContent>
                                <w:p w14:paraId="28FC711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2" name="Connector: Elbow 1766391642"/>
                            <wps:cNvCnPr/>
                            <wps:spPr>
                              <a:xfrm rot="5400000" flipH="1" flipV="1">
                                <a:off x="1875035" y="2695212"/>
                                <a:ext cx="12700" cy="718942"/>
                              </a:xfrm>
                              <a:prstGeom prst="bentConnector3">
                                <a:avLst>
                                  <a:gd name="adj1" fmla="val 1800000"/>
                                </a:avLst>
                              </a:prstGeom>
                              <a:noFill/>
                              <a:ln w="19050" cap="flat" cmpd="sng" algn="ctr">
                                <a:solidFill>
                                  <a:srgbClr val="3B429F"/>
                                </a:solidFill>
                                <a:prstDash val="solid"/>
                                <a:miter lim="800000"/>
                                <a:headEnd type="triangle" w="med" len="med"/>
                                <a:tailEnd type="triangle" w="med" len="med"/>
                              </a:ln>
                              <a:effectLst/>
                            </wps:spPr>
                            <wps:bodyPr/>
                          </wps:wsp>
                        </wpg:grpSp>
                        <wpg:grpSp>
                          <wpg:cNvPr id="1766391643" name="Group 1766391643"/>
                          <wpg:cNvGrpSpPr/>
                          <wpg:grpSpPr>
                            <a:xfrm>
                              <a:off x="3424623" y="2898845"/>
                              <a:ext cx="2094894" cy="467918"/>
                              <a:chOff x="3424618" y="2898824"/>
                              <a:chExt cx="2112590" cy="404626"/>
                            </a:xfrm>
                          </wpg:grpSpPr>
                          <wps:wsp>
                            <wps:cNvPr id="1766391644" name="Rectangle 1766391644"/>
                            <wps:cNvSpPr/>
                            <wps:spPr>
                              <a:xfrm>
                                <a:off x="4471387" y="2898824"/>
                                <a:ext cx="69243" cy="64736"/>
                              </a:xfrm>
                              <a:prstGeom prst="rect">
                                <a:avLst/>
                              </a:prstGeom>
                              <a:solidFill>
                                <a:sysClr val="window" lastClr="FFFFFF"/>
                              </a:solidFill>
                              <a:ln w="12700" cap="flat" cmpd="sng" algn="ctr">
                                <a:noFill/>
                                <a:prstDash val="solid"/>
                                <a:miter lim="800000"/>
                              </a:ln>
                              <a:effectLst/>
                            </wps:spPr>
                            <wps:bodyPr rtlCol="0" anchor="ctr"/>
                          </wps:wsp>
                          <wps:wsp>
                            <wps:cNvPr id="1766391645" name="Rectangle 1766391645"/>
                            <wps:cNvSpPr/>
                            <wps:spPr>
                              <a:xfrm>
                                <a:off x="3424618" y="3059545"/>
                                <a:ext cx="659020" cy="243905"/>
                              </a:xfrm>
                              <a:prstGeom prst="rect">
                                <a:avLst/>
                              </a:prstGeom>
                              <a:noFill/>
                              <a:ln w="12700" cap="flat" cmpd="sng" algn="ctr">
                                <a:solidFill>
                                  <a:srgbClr val="676EC7"/>
                                </a:solidFill>
                                <a:prstDash val="solid"/>
                                <a:miter lim="800000"/>
                              </a:ln>
                              <a:effectLst/>
                            </wps:spPr>
                            <wps:txbx>
                              <w:txbxContent>
                                <w:p w14:paraId="778BDC3E"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6" name="Rectangle 1766391646"/>
                            <wps:cNvSpPr/>
                            <wps:spPr>
                              <a:xfrm>
                                <a:off x="4151403" y="3059545"/>
                                <a:ext cx="659020" cy="243905"/>
                              </a:xfrm>
                              <a:prstGeom prst="rect">
                                <a:avLst/>
                              </a:prstGeom>
                              <a:noFill/>
                              <a:ln w="12700" cap="flat" cmpd="sng" algn="ctr">
                                <a:solidFill>
                                  <a:srgbClr val="676EC7"/>
                                </a:solidFill>
                                <a:prstDash val="solid"/>
                                <a:miter lim="800000"/>
                              </a:ln>
                              <a:effectLst/>
                            </wps:spPr>
                            <wps:txbx>
                              <w:txbxContent>
                                <w:p w14:paraId="4B8D22A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7" name="Rectangle 1766391647"/>
                            <wps:cNvSpPr/>
                            <wps:spPr>
                              <a:xfrm>
                                <a:off x="4878188" y="3059545"/>
                                <a:ext cx="659020" cy="243905"/>
                              </a:xfrm>
                              <a:prstGeom prst="rect">
                                <a:avLst/>
                              </a:prstGeom>
                              <a:noFill/>
                              <a:ln w="12700" cap="flat" cmpd="sng" algn="ctr">
                                <a:solidFill>
                                  <a:srgbClr val="676EC7"/>
                                </a:solidFill>
                                <a:prstDash val="solid"/>
                                <a:miter lim="800000"/>
                              </a:ln>
                              <a:effectLst/>
                            </wps:spPr>
                            <wps:txbx>
                              <w:txbxContent>
                                <w:p w14:paraId="0076F1F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48" name="Connector: Elbow 1766391648"/>
                            <wps:cNvCnPr/>
                            <wps:spPr>
                              <a:xfrm rot="5400000" flipH="1" flipV="1">
                                <a:off x="4441631" y="2329827"/>
                                <a:ext cx="12700" cy="1453570"/>
                              </a:xfrm>
                              <a:prstGeom prst="bentConnector3">
                                <a:avLst>
                                  <a:gd name="adj1" fmla="val 1713203"/>
                                </a:avLst>
                              </a:prstGeom>
                              <a:noFill/>
                              <a:ln w="19050" cap="flat" cmpd="sng" algn="ctr">
                                <a:solidFill>
                                  <a:srgbClr val="676EC7"/>
                                </a:solidFill>
                                <a:prstDash val="solid"/>
                                <a:miter lim="800000"/>
                                <a:headEnd type="triangle" w="med" len="med"/>
                                <a:tailEnd type="triangle" w="med" len="med"/>
                              </a:ln>
                              <a:effectLst/>
                            </wps:spPr>
                            <wps:bodyPr/>
                          </wps:wsp>
                        </wpg:grpSp>
                        <wps:wsp>
                          <wps:cNvPr id="1766391649" name="Straight Arrow Connector 1766391649"/>
                          <wps:cNvCnPr>
                            <a:cxnSpLocks/>
                          </wps:cNvCnPr>
                          <wps:spPr>
                            <a:xfrm>
                              <a:off x="4412903" y="2837614"/>
                              <a:ext cx="0" cy="237147"/>
                            </a:xfrm>
                            <a:prstGeom prst="straightConnector1">
                              <a:avLst/>
                            </a:prstGeom>
                            <a:ln w="28575">
                              <a:solidFill>
                                <a:srgbClr val="676EC7"/>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66391650" name="Rectangle 1766391650"/>
                        <wps:cNvSpPr/>
                        <wps:spPr>
                          <a:xfrm>
                            <a:off x="3091801" y="1516660"/>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1" name="Rectangle 1766391651"/>
                        <wps:cNvSpPr/>
                        <wps:spPr>
                          <a:xfrm>
                            <a:off x="2405437" y="1774202"/>
                            <a:ext cx="653499" cy="282055"/>
                          </a:xfrm>
                          <a:prstGeom prst="rect">
                            <a:avLst/>
                          </a:prstGeom>
                          <a:noFill/>
                          <a:ln w="12700" cap="flat" cmpd="sng" algn="ctr">
                            <a:solidFill>
                              <a:srgbClr val="4B53BC"/>
                            </a:solidFill>
                            <a:prstDash val="solid"/>
                            <a:miter lim="800000"/>
                          </a:ln>
                          <a:effectLst/>
                        </wps:spPr>
                        <wps:txbx>
                          <w:txbxContent>
                            <w:p w14:paraId="6E2DDC1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g:grpSp>
                        <wpg:cNvPr id="1766391652" name="Group 1766391652"/>
                        <wpg:cNvGrpSpPr/>
                        <wpg:grpSpPr>
                          <a:xfrm>
                            <a:off x="2738483" y="1377847"/>
                            <a:ext cx="720696" cy="403698"/>
                            <a:chOff x="2738483" y="1377847"/>
                            <a:chExt cx="720696" cy="403698"/>
                          </a:xfrm>
                        </wpg:grpSpPr>
                        <wps:wsp>
                          <wps:cNvPr id="1766391653" name="Connector: Elbow 1766391653"/>
                          <wps:cNvCnPr>
                            <a:cxnSpLocks/>
                          </wps:cNvCnPr>
                          <wps:spPr>
                            <a:xfrm rot="5400000" flipH="1" flipV="1">
                              <a:off x="3091488" y="1413854"/>
                              <a:ext cx="14686" cy="720696"/>
                            </a:xfrm>
                            <a:prstGeom prst="bentConnector3">
                              <a:avLst>
                                <a:gd name="adj1" fmla="val 1800000"/>
                              </a:avLst>
                            </a:prstGeom>
                            <a:noFill/>
                            <a:ln w="19050" cap="flat" cmpd="sng" algn="ctr">
                              <a:solidFill>
                                <a:srgbClr val="4B53BC"/>
                              </a:solidFill>
                              <a:prstDash val="solid"/>
                              <a:miter lim="800000"/>
                              <a:headEnd type="triangle" w="med" len="med"/>
                              <a:tailEnd type="triangle" w="med" len="med"/>
                            </a:ln>
                            <a:effectLst/>
                          </wps:spPr>
                          <wps:bodyPr/>
                        </wps:wsp>
                        <wps:wsp>
                          <wps:cNvPr id="1766391654" name="Straight Arrow Connector 1766391654"/>
                          <wps:cNvCnPr>
                            <a:cxnSpLocks/>
                          </wps:cNvCnPr>
                          <wps:spPr>
                            <a:xfrm>
                              <a:off x="3098831" y="1377847"/>
                              <a:ext cx="0" cy="134020"/>
                            </a:xfrm>
                            <a:prstGeom prst="straightConnector1">
                              <a:avLst/>
                            </a:prstGeom>
                            <a:ln w="28575">
                              <a:solidFill>
                                <a:srgbClr val="4B53BC"/>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1766391655" name="Straight Arrow Connector 1766391655"/>
                        <wps:cNvCnPr>
                          <a:cxnSpLocks/>
                        </wps:cNvCnPr>
                        <wps:spPr>
                          <a:xfrm>
                            <a:off x="5682585" y="1377847"/>
                            <a:ext cx="0" cy="134020"/>
                          </a:xfrm>
                          <a:prstGeom prst="straightConnector1">
                            <a:avLst/>
                          </a:prstGeom>
                          <a:ln w="28575">
                            <a:solidFill>
                              <a:srgbClr val="898ED3"/>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56" name="Rectangle 1766391656"/>
                        <wps:cNvSpPr/>
                        <wps:spPr>
                          <a:xfrm>
                            <a:off x="3091801" y="2053801"/>
                            <a:ext cx="68663" cy="74862"/>
                          </a:xfrm>
                          <a:prstGeom prst="rect">
                            <a:avLst/>
                          </a:prstGeom>
                          <a:solidFill>
                            <a:sysClr val="window" lastClr="FFFFFF"/>
                          </a:solidFill>
                          <a:ln w="12700" cap="flat" cmpd="sng" algn="ctr">
                            <a:noFill/>
                            <a:prstDash val="solid"/>
                            <a:miter lim="800000"/>
                          </a:ln>
                          <a:effectLst/>
                        </wps:spPr>
                        <wps:bodyPr rtlCol="0" anchor="ctr"/>
                      </wps:wsp>
                      <wps:wsp>
                        <wps:cNvPr id="1766391657" name="Rectangle 1766391657"/>
                        <wps:cNvSpPr/>
                        <wps:spPr>
                          <a:xfrm>
                            <a:off x="2405438" y="2385612"/>
                            <a:ext cx="1374176" cy="282055"/>
                          </a:xfrm>
                          <a:prstGeom prst="rect">
                            <a:avLst/>
                          </a:prstGeom>
                          <a:noFill/>
                          <a:ln w="12700" cap="flat" cmpd="sng" algn="ctr">
                            <a:solidFill>
                              <a:srgbClr val="4B53BC"/>
                            </a:solidFill>
                            <a:prstDash val="solid"/>
                            <a:miter lim="800000"/>
                          </a:ln>
                          <a:effectLst/>
                        </wps:spPr>
                        <wps:txbx>
                          <w:txbxContent>
                            <w:p w14:paraId="706110C8"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8" name="Rectangle 1766391658"/>
                        <wps:cNvSpPr/>
                        <wps:spPr>
                          <a:xfrm>
                            <a:off x="3126132" y="1774202"/>
                            <a:ext cx="653499" cy="282055"/>
                          </a:xfrm>
                          <a:prstGeom prst="rect">
                            <a:avLst/>
                          </a:prstGeom>
                          <a:noFill/>
                          <a:ln w="12700" cap="flat" cmpd="sng" algn="ctr">
                            <a:solidFill>
                              <a:srgbClr val="4B53BC"/>
                            </a:solidFill>
                            <a:prstDash val="solid"/>
                            <a:miter lim="800000"/>
                          </a:ln>
                          <a:effectLst/>
                        </wps:spPr>
                        <wps:txbx>
                          <w:txbxContent>
                            <w:p w14:paraId="56CDB779"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wps:txbx>
                        <wps:bodyPr rot="0" spcFirstLastPara="0" vert="horz" wrap="square" lIns="51435" tIns="25718" rIns="51435" bIns="25718" numCol="1" spcCol="0" rtlCol="0" fromWordArt="0" anchor="ctr" anchorCtr="0" forceAA="0" compatLnSpc="1">
                          <a:prstTxWarp prst="textNoShape">
                            <a:avLst/>
                          </a:prstTxWarp>
                          <a:noAutofit/>
                        </wps:bodyPr>
                      </wps:wsp>
                      <wps:wsp>
                        <wps:cNvPr id="1766391659" name="Connector: Elbow 1766391659"/>
                        <wps:cNvCnPr>
                          <a:cxnSpLocks/>
                        </wps:cNvCnPr>
                        <wps:spPr>
                          <a:xfrm rot="16200000" flipH="1">
                            <a:off x="3095209" y="1696650"/>
                            <a:ext cx="7246" cy="720696"/>
                          </a:xfrm>
                          <a:prstGeom prst="bentConnector3">
                            <a:avLst>
                              <a:gd name="adj1" fmla="val 1800000"/>
                            </a:avLst>
                          </a:prstGeom>
                          <a:noFill/>
                          <a:ln w="19050" cap="flat" cmpd="sng" algn="ctr">
                            <a:solidFill>
                              <a:srgbClr val="4B53BC"/>
                            </a:solidFill>
                            <a:prstDash val="solid"/>
                            <a:miter lim="800000"/>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230896D9" id="Group 4" o:spid="_x0000_s1026" style="position:absolute;margin-left:20.7pt;margin-top:22.7pt;width:500.55pt;height:265.4pt;z-index:251658248;mso-width-relative:margin;mso-height-relative:margin" coordsize="63569,3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">
                <v:group id="Group 1766391161" o:spid="_x0000_s1027" style="position:absolute;top:5161;width:62642;height:18695" coordorigin=",5161" coordsize="62642,1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766391162" o:spid="_x0000_s1028" type="#_x0000_t32" style="position:absolute;left:31321;top:5161;width:0;height:29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" strokecolor="#4b53bc" strokeweight="2.25pt">
                    <v:stroke joinstyle="miter"/>
                    <o:lock v:ext="edit" shapetype="f"/>
                  </v:shape>
                  <v:rect id="Rectangle 1766391163" o:spid="_x0000_s1029" style="position:absolute;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" fillcolor="#333989" stroked="f" strokeweight="1pt">
                    <v:textbox>
                      <w:txbxContent>
                        <w:p w14:paraId="2B5086FB"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Host Pool Type</w:t>
                          </w:r>
                        </w:p>
                      </w:txbxContent>
                    </v:textbox>
                  </v:rect>
                  <v:rect id="Rectangle 1766391164" o:spid="_x0000_s1030" style="position:absolute;left:12688;top:10827;width:11888;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" fillcolor="#3b429f" stroked="f" strokeweight="1pt">
                    <v:textbox>
                      <w:txbxContent>
                        <w:p w14:paraId="4B571F67"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Compute Needs</w:t>
                          </w:r>
                        </w:p>
                      </w:txbxContent>
                    </v:textbox>
                  </v:rect>
                  <v:rect id="Rectangle 1766391168" o:spid="_x0000_s1031" style="position:absolute;left:25377;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" fillcolor="#4b53bc" stroked="f" strokeweight="1pt">
                    <v:textbox>
                      <w:txbxContent>
                        <w:p w14:paraId="685C9E0D"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Apps &amp; Services</w:t>
                          </w:r>
                        </w:p>
                      </w:txbxContent>
                    </v:textbox>
                  </v:rect>
                  <v:rect id="Rectangle 1766391218" o:spid="_x0000_s1032" style="position:absolute;left:38066;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" fillcolor="#676ec7" stroked="f" strokeweight="1pt">
                    <v:textbox>
                      <w:txbxContent>
                        <w:p w14:paraId="442842F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User Profile Storage</w:t>
                          </w:r>
                        </w:p>
                      </w:txbxContent>
                    </v:textbox>
                  </v:rect>
                  <v:rect id="Rectangle 1766391219" o:spid="_x0000_s1033" style="position:absolute;left:50755;top:10827;width:11887;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" fillcolor="#898ed3" stroked="f" strokeweight="1pt">
                    <v:textbox>
                      <w:txbxContent>
                        <w:p w14:paraId="579E13A9" w14:textId="77777777" w:rsidR="000517DE" w:rsidRDefault="000517DE" w:rsidP="009E11DE">
                          <w:pPr>
                            <w:pStyle w:val="NormalWeb"/>
                            <w:spacing w:before="0" w:beforeAutospacing="0" w:after="0" w:afterAutospacing="0"/>
                            <w:jc w:val="center"/>
                            <w:rPr>
                              <w:sz w:val="24"/>
                            </w:rPr>
                          </w:pPr>
                          <w:r>
                            <w:rPr>
                              <w:rFonts w:hAnsi="Calibri"/>
                              <w:b/>
                              <w:bCs/>
                              <w:color w:val="FFFFFF"/>
                              <w:kern w:val="24"/>
                              <w:sz w:val="18"/>
                              <w:szCs w:val="18"/>
                            </w:rPr>
                            <w:t>Auto Scale</w:t>
                          </w:r>
                        </w:p>
                      </w:txbxContent>
                    </v:textbox>
                  </v:rect>
                  <v:rect id="Rectangle 1766391220" o:spid="_x0000_s1034" style="position:absolute;left:5802;top:8098;width:51023;height: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" fillcolor="#4b53bc" stroked="f" strokeweight="1pt"/>
                  <v:shape id="Straight Arrow Connector 1766391221" o:spid="_x0000_s1035" type="#_x0000_t32" style="position:absolute;left:5943;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" strokecolor="#4b53bc" strokeweight="2.25pt">
                    <v:stroke endarrow="block" joinstyle="miter"/>
                    <o:lock v:ext="edit" shapetype="f"/>
                  </v:shape>
                  <v:shape id="Straight Arrow Connector 1766391222" o:spid="_x0000_s1036" type="#_x0000_t32" style="position:absolute;left:18632;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" strokecolor="#4b53bc" strokeweight="2.25pt">
                    <v:stroke endarrow="block" joinstyle="miter"/>
                    <o:lock v:ext="edit" shapetype="f"/>
                  </v:shape>
                  <v:shape id="Straight Arrow Connector 1766391223" o:spid="_x0000_s1037" type="#_x0000_t32" style="position:absolute;left:31321;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" strokecolor="#4b53bc" strokeweight="2.25pt">
                    <v:stroke endarrow="block" joinstyle="miter"/>
                    <o:lock v:ext="edit" shapetype="f"/>
                  </v:shape>
                  <v:shape id="Straight Arrow Connector 1766391224" o:spid="_x0000_s1038" type="#_x0000_t32" style="position:absolute;left:44010;top:8125;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" strokecolor="#4b53bc" strokeweight="2.25pt">
                    <v:stroke endarrow="block" joinstyle="miter"/>
                    <o:lock v:ext="edit" shapetype="f"/>
                  </v:shape>
                  <v:shape id="Straight Arrow Connector 1766391225" o:spid="_x0000_s1039" type="#_x0000_t32" style="position:absolute;left:56698;top:8244;width:0;height:27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" strokecolor="#4b53bc" strokeweight="2.25pt">
                    <v:stroke endarrow="block" joinstyle="miter"/>
                    <o:lock v:ext="edit" shapetype="f"/>
                  </v:shape>
                  <v:shape id="Straight Arrow Connector 1766391226" o:spid="_x0000_s1040" type="#_x0000_t32" style="position:absolute;left:30925;top:21936;width:0;height:19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" strokecolor="#4b53bc" strokeweight="1.5pt">
                    <v:stroke endarrow="block" joinstyle="miter"/>
                    <o:lock v:ext="edit" shapetype="f"/>
                  </v:shape>
                </v:group>
                <v:rect id="Rectangle 1766391227" o:spid="_x0000_s1041" style="position:absolute;left:22106;width:17526;height:5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" fillcolor="#4b53bc" stroked="f" strokeweight="1pt">
                  <v:textbox>
                    <w:txbxContent>
                      <w:p w14:paraId="666525FD" w14:textId="77777777" w:rsidR="000517DE" w:rsidRDefault="000517DE" w:rsidP="009E11DE">
                        <w:pPr>
                          <w:pStyle w:val="NormalWeb"/>
                          <w:spacing w:before="0" w:beforeAutospacing="0" w:after="0" w:afterAutospacing="0"/>
                          <w:jc w:val="center"/>
                          <w:rPr>
                            <w:sz w:val="24"/>
                          </w:rPr>
                        </w:pPr>
                        <w:r>
                          <w:rPr>
                            <w:rFonts w:hAnsi="Calibri"/>
                            <w:b/>
                            <w:bCs/>
                            <w:color w:val="FFFFFF"/>
                            <w:kern w:val="24"/>
                          </w:rPr>
                          <w:t>Windows Virtual Desktop</w:t>
                        </w:r>
                      </w:p>
                    </w:txbxContent>
                  </v:textbox>
                </v:rect>
                <v:rect id="Rectangle 1766391228" o:spid="_x0000_s1042" style="position:absolute;left:7733;top:17750;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" filled="f" strokecolor="#333989" strokeweight="1pt">
                  <v:textbox inset="4.05pt,.71439mm,4.05pt,.71439mm">
                    <w:txbxContent>
                      <w:p w14:paraId="516F54D1"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Pooled</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66391229" o:spid="_x0000_s1043" type="#_x0000_t34" style="position:absolute;left:1944;top:14089;width:3876;height:34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" strokecolor="#333989" strokeweight="1.5pt">
                  <v:stroke endarrow="block"/>
                </v:shape>
                <v:shape id="Connector: Elbow 1766391230" o:spid="_x0000_s1044" type="#_x0000_t34" style="position:absolute;left:6364;top:13114;width:3876;height:53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" strokecolor="#3b429f" strokeweight="1.5pt">
                  <v:stroke endarrow="block"/>
                </v:shape>
                <v:group id="Group 1766391231" o:spid="_x0000_s1045" style="position:absolute;left:49827;top:15142;width:13742;height:5396" coordorigin="49827,15142" coordsize="13858,4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">
                  <v:rect id="Rectangle 1766391627" o:spid="_x0000_s1046" style="position:absolute;left:56749;top:15142;width:692;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" fillcolor="window" stroked="f" strokeweight="1pt"/>
                  <v:rect id="Rectangle 1766391628" o:spid="_x0000_s1047" style="position:absolute;left:49827;top:17369;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" filled="f" strokecolor="#898ed3" strokeweight="1pt">
                    <v:textbox inset="4.05pt,.71439mm,4.05pt,.71439mm">
                      <w:txbxContent>
                        <w:p w14:paraId="3715C412"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Breadth first load balance</w:t>
                          </w:r>
                        </w:p>
                      </w:txbxContent>
                    </v:textbox>
                  </v:rect>
                  <v:rect id="Rectangle 1766391629" o:spid="_x0000_s1048" style="position:absolute;left:57095;top:17369;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" filled="f" strokecolor="#898ed3" strokeweight="1pt">
                    <v:textbox inset="4.05pt,.71439mm,4.05pt,.71439mm">
                      <w:txbxContent>
                        <w:p w14:paraId="590FC0D4"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Depth first load balance</w:t>
                          </w:r>
                        </w:p>
                      </w:txbxContent>
                    </v:textbox>
                  </v:rect>
                  <v:shape id="Connector: Elbow 1766391630" o:spid="_x0000_s1049" type="#_x0000_t34" style="position:absolute;left:56756;top:13735;width:127;height:72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" adj="388800" strokecolor="#898ed3" strokeweight="1.5pt">
                    <v:stroke startarrow="block" endarrow="block"/>
                    <o:lock v:ext="edit" shapetype="f"/>
                  </v:shape>
                </v:group>
                <v:group id="Group 1766391631" o:spid="_x0000_s1050" style="position:absolute;left:18739;top:13800;width:25374;height:14476" coordorigin="18739,13800" coordsize="25373,9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">
                  <v:shape id="Straight Arrow Connector 1766391632" o:spid="_x0000_s1051" type="#_x0000_t32" style="position:absolute;left:18739;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" strokecolor="#3b429f" strokeweight="2.25pt">
                    <v:stroke joinstyle="miter"/>
                    <o:lock v:ext="edit" shapetype="f"/>
                  </v:shape>
                  <v:shape id="Straight Arrow Connector 1766391633" o:spid="_x0000_s1052" type="#_x0000_t32" style="position:absolute;left:44113;top:13800;width:0;height:9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" strokecolor="#676ec7" strokeweight="2.25pt">
                    <v:stroke joinstyle="miter"/>
                    <o:lock v:ext="edit" shapetype="f"/>
                  </v:shape>
                </v:group>
                <v:group id="Group 1766391634" o:spid="_x0000_s1053" style="position:absolute;left:4671;top:28376;width:50524;height:5331" coordorigin="4671,28376" coordsize="50524,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">
                  <v:group id="Group 1766391635" o:spid="_x0000_s1054" style="position:absolute;left:4671;top:28376;width:27922;height:5331" coordorigin="4671,28376" coordsize="28158,4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">
                    <v:rect id="Rectangle 1766391636" o:spid="_x0000_s1055" style="position:absolute;left:18813;top:28376;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" stroked="f" strokeweight="1pt"/>
                    <v:rect id="Rectangle 1766391637" o:spid="_x0000_s1056" style="position:absolute;left:4671;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" filled="f" strokecolor="#3b429f" strokeweight="1pt">
                      <v:textbox inset="4.05pt,.71439mm,4.05pt,.71439mm">
                        <w:txbxContent>
                          <w:p w14:paraId="4C655A22"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Light</w:t>
                            </w:r>
                          </w:p>
                        </w:txbxContent>
                      </v:textbox>
                    </v:rect>
                    <v:rect id="Rectangle 1766391638" o:spid="_x0000_s1057" style="position:absolute;left:11860;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" filled="f" strokecolor="#3b429f" strokeweight="1pt">
                      <v:textbox inset="4.05pt,.71439mm,4.05pt,.71439mm">
                        <w:txbxContent>
                          <w:p w14:paraId="673FB160"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Medium</w:t>
                            </w:r>
                          </w:p>
                        </w:txbxContent>
                      </v:textbox>
                    </v:rect>
                    <v:rect id="Rectangle 1766391639" o:spid="_x0000_s1058" style="position:absolute;left:19049;top:30546;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" filled="f" strokecolor="#3b429f" strokeweight="1pt">
                      <v:textbox inset="4.05pt,.71439mm,4.05pt,.71439mm">
                        <w:txbxContent>
                          <w:p w14:paraId="1184A6B7"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w:t>
                            </w:r>
                          </w:p>
                        </w:txbxContent>
                      </v:textbox>
                    </v:rect>
                    <v:shape id="Connector: Elbow 1766391640" o:spid="_x0000_s1059" type="#_x0000_t34" style="position:absolute;left:18749;top:19763;width:127;height:215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" adj="388800" strokecolor="#3b429f" strokeweight="1.5pt">
                      <v:stroke startarrow="block" endarrow="block"/>
                      <o:lock v:ext="edit" shapetype="f"/>
                    </v:shape>
                    <v:rect id="Rectangle 1766391641" o:spid="_x0000_s1060" style="position:absolute;left:26239;top:30546;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" filled="f" strokecolor="#3b429f" strokeweight="1pt">
                      <v:textbox inset="4.05pt,.71439mm,4.05pt,.71439mm">
                        <w:txbxContent>
                          <w:p w14:paraId="28FC711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Heavy Graphics</w:t>
                            </w:r>
                          </w:p>
                        </w:txbxContent>
                      </v:textbox>
                    </v:rect>
                    <v:shape id="Connector: Elbow 1766391642" o:spid="_x0000_s1061" type="#_x0000_t34" style="position:absolute;left:18750;top:26952;width:127;height:71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" adj="388800" strokecolor="#3b429f" strokeweight="1.5pt">
                      <v:stroke startarrow="block" endarrow="block"/>
                    </v:shape>
                  </v:group>
                  <v:group id="Group 1766391643" o:spid="_x0000_s1062" style="position:absolute;left:34246;top:28988;width:20949;height:4679" coordorigin="34246,28988" coordsize="21125,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">
                    <v:rect id="Rectangle 1766391644" o:spid="_x0000_s1063" style="position:absolute;left:44713;top:28988;width:693;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" fillcolor="window" stroked="f" strokeweight="1pt"/>
                    <v:rect id="Rectangle 1766391645" o:spid="_x0000_s1064" style="position:absolute;left:34246;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" filled="f" strokecolor="#676ec7" strokeweight="1pt">
                      <v:textbox inset="4.05pt,.71439mm,4.05pt,.71439mm">
                        <w:txbxContent>
                          <w:p w14:paraId="778BDC3E"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File Server</w:t>
                            </w:r>
                          </w:p>
                        </w:txbxContent>
                      </v:textbox>
                    </v:rect>
                    <v:rect id="Rectangle 1766391646" o:spid="_x0000_s1065" style="position:absolute;left:41514;top:30595;width:6590;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" filled="f" strokecolor="#676ec7" strokeweight="1pt">
                      <v:textbox inset="4.05pt,.71439mm,4.05pt,.71439mm">
                        <w:txbxContent>
                          <w:p w14:paraId="4B8D22A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Files</w:t>
                            </w:r>
                          </w:p>
                        </w:txbxContent>
                      </v:textbox>
                    </v:rect>
                    <v:rect id="Rectangle 1766391647" o:spid="_x0000_s1066" style="position:absolute;left:48781;top:30595;width:6591;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" filled="f" strokecolor="#676ec7" strokeweight="1pt">
                      <v:textbox inset="4.05pt,.71439mm,4.05pt,.71439mm">
                        <w:txbxContent>
                          <w:p w14:paraId="0076F1FB"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Azure NetApp files</w:t>
                            </w:r>
                          </w:p>
                        </w:txbxContent>
                      </v:textbox>
                    </v:rect>
                    <v:shape id="Connector: Elbow 1766391648" o:spid="_x0000_s1067" type="#_x0000_t34" style="position:absolute;left:44415;top:23298;width:127;height:1453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" adj="370052" strokecolor="#676ec7" strokeweight="1.5pt">
                      <v:stroke startarrow="block" endarrow="block"/>
                    </v:shape>
                  </v:group>
                  <v:shape id="Straight Arrow Connector 1766391649" o:spid="_x0000_s1068" type="#_x0000_t32" style="position:absolute;left:44129;top:28376;width:0;height:2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" strokecolor="#676ec7" strokeweight="2.25pt">
                    <v:stroke endarrow="block" joinstyle="miter"/>
                    <o:lock v:ext="edit" shapetype="f"/>
                  </v:shape>
                </v:group>
                <v:rect id="Rectangle 1766391650" o:spid="_x0000_s1069" style="position:absolute;left:30918;top:15166;width:686;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" fillcolor="window" stroked="f" strokeweight="1pt"/>
                <v:rect id="Rectangle 1766391651" o:spid="_x0000_s1070" style="position:absolute;left:24054;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" filled="f" strokecolor="#4b53bc" strokeweight="1pt">
                  <v:textbox inset="4.05pt,.71439mm,4.05pt,.71439mm">
                    <w:txbxContent>
                      <w:p w14:paraId="6E2DDC15" w14:textId="77777777" w:rsidR="000517DE" w:rsidRDefault="000517DE" w:rsidP="009E11DE">
                        <w:pPr>
                          <w:pStyle w:val="NormalWeb"/>
                          <w:spacing w:before="0" w:beforeAutospacing="0" w:after="0" w:afterAutospacing="0"/>
                          <w:jc w:val="center"/>
                          <w:rPr>
                            <w:sz w:val="24"/>
                          </w:rPr>
                        </w:pPr>
                        <w:r>
                          <w:rPr>
                            <w:rFonts w:ascii="Calibri" w:hAnsi="Calibri"/>
                            <w:color w:val="404040" w:themeColor="text1" w:themeTint="BF"/>
                            <w:kern w:val="24"/>
                            <w:sz w:val="16"/>
                            <w:szCs w:val="16"/>
                          </w:rPr>
                          <w:t>Full Session Desktop</w:t>
                        </w:r>
                      </w:p>
                    </w:txbxContent>
                  </v:textbox>
                </v:rect>
                <v:group id="Group 1766391652" o:spid="_x0000_s1071" style="position:absolute;left:27384;top:13778;width:7207;height:4037" coordorigin="27384,13778" coordsize="7206,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">
                  <v:shape id="Connector: Elbow 1766391653" o:spid="_x0000_s1072" type="#_x0000_t34" style="position:absolute;left:30914;top:14138;width:147;height:72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" adj="388800" strokecolor="#4b53bc" strokeweight="1.5pt">
                    <v:stroke startarrow="block" endarrow="block"/>
                    <o:lock v:ext="edit" shapetype="f"/>
                  </v:shape>
                  <v:shape id="Straight Arrow Connector 1766391654" o:spid="_x0000_s1073" type="#_x0000_t32" style="position:absolute;left:30988;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" strokecolor="#4b53bc" strokeweight="2.25pt">
                    <v:stroke joinstyle="miter"/>
                    <o:lock v:ext="edit" shapetype="f"/>
                  </v:shape>
                </v:group>
                <v:shape id="Straight Arrow Connector 1766391655" o:spid="_x0000_s1074" type="#_x0000_t32" style="position:absolute;left:56825;top:13778;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" strokecolor="#898ed3" strokeweight="2.25pt">
                  <v:stroke joinstyle="miter"/>
                  <o:lock v:ext="edit" shapetype="f"/>
                </v:shape>
                <v:rect id="Rectangle 1766391656" o:spid="_x0000_s1075" style="position:absolute;left:30918;top:20538;width:686;height: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" fillcolor="window" stroked="f" strokeweight="1pt"/>
                <v:rect id="Rectangle 1766391657" o:spid="_x0000_s1076" style="position:absolute;left:24054;top:23856;width:13742;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" filled="f" strokecolor="#4b53bc" strokeweight="1pt">
                  <v:textbox inset="4.05pt,.71439mm,4.05pt,.71439mm">
                    <w:txbxContent>
                      <w:p w14:paraId="706110C8"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User Access &amp; Security</w:t>
                        </w:r>
                      </w:p>
                    </w:txbxContent>
                  </v:textbox>
                </v:rect>
                <v:rect id="Rectangle 1766391658" o:spid="_x0000_s1077" style="position:absolute;left:31261;top:17742;width:6535;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" filled="f" strokecolor="#4b53bc" strokeweight="1pt">
                  <v:textbox inset="4.05pt,.71439mm,4.05pt,.71439mm">
                    <w:txbxContent>
                      <w:p w14:paraId="56CDB779" w14:textId="77777777" w:rsidR="000517DE" w:rsidRDefault="000517DE" w:rsidP="009E11DE">
                        <w:pPr>
                          <w:pStyle w:val="NormalWeb"/>
                          <w:spacing w:before="0" w:beforeAutospacing="0" w:after="0" w:afterAutospacing="0"/>
                          <w:jc w:val="center"/>
                          <w:rPr>
                            <w:sz w:val="24"/>
                          </w:rPr>
                        </w:pPr>
                        <w:r>
                          <w:rPr>
                            <w:rFonts w:hAnsi="Calibri"/>
                            <w:color w:val="404040" w:themeColor="text1" w:themeTint="BF"/>
                            <w:kern w:val="24"/>
                            <w:sz w:val="16"/>
                            <w:szCs w:val="16"/>
                          </w:rPr>
                          <w:t>App Only</w:t>
                        </w:r>
                      </w:p>
                    </w:txbxContent>
                  </v:textbox>
                </v:rect>
                <v:shape id="Connector: Elbow 1766391659" o:spid="_x0000_s1078" type="#_x0000_t34" style="position:absolute;left:30951;top:16966;width:73;height:72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" adj="388800" strokecolor="#4b53bc" strokeweight="1.5pt">
                  <o:lock v:ext="edit" shapetype="f"/>
                </v:shape>
                <w10:wrap type="topAndBottom"/>
              </v:group>
            </w:pict>
          </mc:Fallback>
        </mc:AlternateContent>
      </w:r>
      <w:r w:rsidR="00912763" w:rsidRPr="00912763">
        <w:rPr>
          <w:b/>
        </w:rPr>
        <w:t>WVD Decision Tree</w:t>
      </w:r>
    </w:p>
    <w:p w14:paraId="6F4E2855" w14:textId="198276AB" w:rsidR="00912763" w:rsidRDefault="00912763" w:rsidP="009E11DE">
      <w:pPr>
        <w:spacing w:after="0"/>
      </w:pPr>
    </w:p>
    <w:p w14:paraId="02CEF6AD" w14:textId="4D6EEAE8" w:rsidR="003228C9" w:rsidRDefault="003228C9" w:rsidP="00912763">
      <w:r>
        <w:t>Th</w:t>
      </w:r>
      <w:r w:rsidR="00D9154B">
        <w:t>e components of the above</w:t>
      </w:r>
      <w:r>
        <w:t xml:space="preserve"> decision tree </w:t>
      </w:r>
      <w:r w:rsidR="00D9154B">
        <w:t xml:space="preserve">are further </w:t>
      </w:r>
      <w:r>
        <w:t>described in detail as below:</w:t>
      </w:r>
    </w:p>
    <w:p w14:paraId="59743A65" w14:textId="77777777" w:rsidR="00912763" w:rsidRPr="004529CD" w:rsidRDefault="00912763" w:rsidP="000A19B4">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Host Pool Type</w:t>
      </w:r>
    </w:p>
    <w:p w14:paraId="5AF12070" w14:textId="77777777" w:rsidR="00912763" w:rsidRPr="004529CD" w:rsidRDefault="00912763" w:rsidP="004529CD">
      <w:pPr>
        <w:spacing w:after="0" w:line="276" w:lineRule="auto"/>
        <w:jc w:val="both"/>
        <w:rPr>
          <w:rFonts w:ascii="Segoe UI" w:hAnsi="Segoe UI" w:cs="Segoe UI"/>
          <w:sz w:val="20"/>
        </w:rPr>
      </w:pPr>
      <w:r w:rsidRPr="004529CD">
        <w:rPr>
          <w:rFonts w:ascii="Segoe UI" w:eastAsiaTheme="majorEastAsia" w:hAnsi="Segoe UI" w:cs="Segoe UI"/>
          <w:sz w:val="20"/>
        </w:rPr>
        <w:t>WVD brings in a novel concept called Host pools. Host pools manage users, compute and applications collectively and lays to foundation of cost centers.  Analysis of the telemetry data with the measures such as workstyle, common characteristics, groups of users; helps to classify the users and their needs into personas like</w:t>
      </w:r>
      <w:r w:rsidRPr="004529CD">
        <w:rPr>
          <w:rFonts w:ascii="Segoe UI" w:hAnsi="Segoe UI" w:cs="Segoe UI"/>
          <w:sz w:val="20"/>
        </w:rPr>
        <w:t xml:space="preserve"> Frontline workers, Core Engineers, Office Staff, Remote Workers etc.  These personas also help to determine the security boundaries which aren’t visible generally. These personas determine </w:t>
      </w:r>
      <w:r w:rsidRPr="004529CD">
        <w:rPr>
          <w:rFonts w:ascii="Segoe UI" w:eastAsiaTheme="majorEastAsia" w:hAnsi="Segoe UI" w:cs="Segoe UI"/>
          <w:sz w:val="20"/>
        </w:rPr>
        <w:t xml:space="preserve">requirements and realignment of these users to Host pools. </w:t>
      </w:r>
    </w:p>
    <w:p w14:paraId="6F764A2B"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caters to the needs of these personas with its scalable offering to its desktop infrastructure namely: </w:t>
      </w:r>
    </w:p>
    <w:p w14:paraId="28083986" w14:textId="77777777" w:rsidR="00912763" w:rsidRPr="004529CD" w:rsidRDefault="00912763" w:rsidP="004529CD">
      <w:pPr>
        <w:spacing w:after="0" w:line="276" w:lineRule="auto"/>
        <w:ind w:left="720"/>
        <w:jc w:val="both"/>
        <w:rPr>
          <w:rFonts w:ascii="Segoe UI" w:eastAsiaTheme="majorEastAsia" w:hAnsi="Segoe UI" w:cs="Segoe UI"/>
          <w:sz w:val="20"/>
        </w:rPr>
      </w:pPr>
      <w:r w:rsidRPr="004529CD">
        <w:rPr>
          <w:rFonts w:ascii="Segoe UI" w:eastAsiaTheme="majorEastAsia" w:hAnsi="Segoe UI" w:cs="Segoe UI"/>
          <w:b/>
          <w:bCs/>
          <w:sz w:val="20"/>
        </w:rPr>
        <w:t>Personal:</w:t>
      </w:r>
      <w:r w:rsidRPr="004529CD">
        <w:rPr>
          <w:rFonts w:ascii="Segoe UI" w:eastAsiaTheme="majorEastAsia" w:hAnsi="Segoe UI" w:cs="Segoe UI"/>
          <w:sz w:val="20"/>
        </w:rPr>
        <w:t xml:space="preserve"> Dedicated 1:1 user to desktop environment where the needs of data isolation, security and computing are similar yet varied. </w:t>
      </w:r>
    </w:p>
    <w:p w14:paraId="5E93A4B7" w14:textId="77777777" w:rsidR="00912763" w:rsidRPr="004529CD" w:rsidRDefault="00912763" w:rsidP="004529CD">
      <w:pPr>
        <w:spacing w:line="276" w:lineRule="auto"/>
        <w:ind w:left="720"/>
        <w:jc w:val="both"/>
        <w:rPr>
          <w:rFonts w:ascii="Segoe UI" w:eastAsiaTheme="majorEastAsia" w:hAnsi="Segoe UI" w:cs="Segoe UI"/>
          <w:sz w:val="20"/>
        </w:rPr>
      </w:pPr>
      <w:r w:rsidRPr="004529CD">
        <w:rPr>
          <w:rFonts w:ascii="Segoe UI" w:eastAsiaTheme="majorEastAsia" w:hAnsi="Segoe UI" w:cs="Segoe UI"/>
          <w:b/>
          <w:bCs/>
          <w:sz w:val="20"/>
        </w:rPr>
        <w:t>Pooled:</w:t>
      </w:r>
      <w:r w:rsidRPr="004529CD">
        <w:rPr>
          <w:rFonts w:ascii="Segoe UI" w:eastAsiaTheme="majorEastAsia" w:hAnsi="Segoe UI" w:cs="Segoe UI"/>
          <w:sz w:val="20"/>
        </w:rPr>
        <w:t xml:space="preserve"> A truly scalable and cost optimized environment allowing multi session experience on Windows 10 for groups of users who have identical yet sparse computing needs.</w:t>
      </w:r>
    </w:p>
    <w:p w14:paraId="6122F4EB"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Compute Needs</w:t>
      </w:r>
    </w:p>
    <w:p w14:paraId="151ABF8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Once the Host pool sizing is ascertained, the next step is to determine the computing needs for each host pool. Nature of devices used, telemetry data of the system, resource usage of physical and virtual endpoint devices and comparative analysis of the data yield us to make more informed decision on the actual computing needs for WVD. </w:t>
      </w:r>
    </w:p>
    <w:p w14:paraId="3E335871"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make this decision process simple by aligning the computing needs for pooled and personal host pools as detailed below</w:t>
      </w:r>
    </w:p>
    <w:p w14:paraId="52D4C72F" w14:textId="7A62CB2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Light</w:t>
      </w:r>
      <w:r w:rsidRPr="004529CD">
        <w:rPr>
          <w:rFonts w:ascii="Segoe UI" w:eastAsiaTheme="majorEastAsia" w:hAnsi="Segoe UI" w:cs="Segoe UI"/>
          <w:sz w:val="20"/>
        </w:rPr>
        <w:t>: For all general and office productivity computing needs, Ideal for frontline and information workers or users of web-based app and services.</w:t>
      </w:r>
    </w:p>
    <w:p w14:paraId="36F1A2E1"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basic usage users you can select Light usage profile.</w:t>
      </w:r>
    </w:p>
    <w:p w14:paraId="6D8D46FB"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5x session hosts (VM's)</w:t>
      </w:r>
    </w:p>
    <w:p w14:paraId="47EA31A3" w14:textId="5FE8EB3D"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lastRenderedPageBreak/>
        <w:t>Medium</w:t>
      </w:r>
      <w:r w:rsidRPr="004529CD">
        <w:rPr>
          <w:rFonts w:ascii="Segoe UI" w:eastAsiaTheme="majorEastAsia" w:hAnsi="Segoe UI" w:cs="Segoe UI"/>
          <w:sz w:val="20"/>
        </w:rPr>
        <w:t>: For power users, data analysts and decision makers whose usage of apps and services requires peak bursts of the CPU and memory needs multiple times a day.</w:t>
      </w:r>
    </w:p>
    <w:p w14:paraId="5BF678D3" w14:textId="77777777"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For Standard usage users you can select Medium usage profile.</w:t>
      </w:r>
    </w:p>
    <w:p w14:paraId="7E27762C" w14:textId="0E0010FF" w:rsidR="00ED032B" w:rsidRPr="004529CD" w:rsidRDefault="00D9154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noProof/>
          <w:sz w:val="20"/>
        </w:rPr>
        <w:drawing>
          <wp:anchor distT="0" distB="0" distL="114300" distR="114300" simplePos="0" relativeHeight="251658247" behindDoc="0" locked="0" layoutInCell="1" allowOverlap="1" wp14:anchorId="15D8EEEA" wp14:editId="4C85697F">
            <wp:simplePos x="0" y="0"/>
            <wp:positionH relativeFrom="column">
              <wp:posOffset>254635</wp:posOffset>
            </wp:positionH>
            <wp:positionV relativeFrom="paragraph">
              <wp:posOffset>252730</wp:posOffset>
            </wp:positionV>
            <wp:extent cx="6260465" cy="3024505"/>
            <wp:effectExtent l="0" t="0" r="6985" b="4445"/>
            <wp:wrapTopAndBottom/>
            <wp:docPr id="2" name="Picture 2" descr="C:\Users\ptghyd\AppData\Local\Microsoft\Windows\INetCache\Content.MSO\E57D3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ghyd\AppData\Local\Microsoft\Windows\INetCache\Content.MSO\E57D3FB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0465" cy="302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32B" w:rsidRPr="004529CD">
        <w:rPr>
          <w:rFonts w:ascii="Segoe UI" w:eastAsiaTheme="majorEastAsia" w:hAnsi="Segoe UI" w:cs="Segoe UI"/>
          <w:sz w:val="20"/>
        </w:rPr>
        <w:t>Ex: For 100 users with Standard D4s v3 it will create 7x session hosts (VM's)</w:t>
      </w:r>
    </w:p>
    <w:p w14:paraId="7E7F12B4" w14:textId="15B967A3"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sz w:val="20"/>
        </w:rPr>
        <w:t>Heavy</w:t>
      </w:r>
      <w:r w:rsidRPr="004529CD">
        <w:rPr>
          <w:rFonts w:ascii="Segoe UI" w:eastAsiaTheme="majorEastAsia" w:hAnsi="Segoe UI" w:cs="Segoe UI"/>
          <w:sz w:val="20"/>
        </w:rPr>
        <w:t>: For Power user and advanced users who needs more dedicated computer or memory usage needs and they cannot be catered with bursts in peak use of CPU or memory</w:t>
      </w:r>
    </w:p>
    <w:p w14:paraId="1E255660" w14:textId="30D555F8"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For </w:t>
      </w:r>
      <w:proofErr w:type="spellStart"/>
      <w:r w:rsidRPr="004529CD">
        <w:rPr>
          <w:rFonts w:ascii="Segoe UI" w:eastAsiaTheme="majorEastAsia" w:hAnsi="Segoe UI" w:cs="Segoe UI"/>
          <w:sz w:val="20"/>
        </w:rPr>
        <w:t>heavely</w:t>
      </w:r>
      <w:proofErr w:type="spellEnd"/>
      <w:r w:rsidRPr="004529CD">
        <w:rPr>
          <w:rFonts w:ascii="Segoe UI" w:eastAsiaTheme="majorEastAsia" w:hAnsi="Segoe UI" w:cs="Segoe UI"/>
          <w:sz w:val="20"/>
        </w:rPr>
        <w:t xml:space="preserve"> usage users you can select Heavy usage profile.</w:t>
      </w:r>
    </w:p>
    <w:p w14:paraId="144EB06E" w14:textId="6308EFB4" w:rsidR="00ED032B" w:rsidRPr="004529CD" w:rsidRDefault="00ED032B" w:rsidP="004529CD">
      <w:pPr>
        <w:pStyle w:val="ListParagraph"/>
        <w:spacing w:line="276" w:lineRule="auto"/>
        <w:jc w:val="both"/>
        <w:rPr>
          <w:rFonts w:ascii="Segoe UI" w:eastAsiaTheme="majorEastAsia" w:hAnsi="Segoe UI" w:cs="Segoe UI"/>
          <w:sz w:val="20"/>
        </w:rPr>
      </w:pPr>
      <w:r w:rsidRPr="004529CD">
        <w:rPr>
          <w:rFonts w:ascii="Segoe UI" w:eastAsiaTheme="majorEastAsia" w:hAnsi="Segoe UI" w:cs="Segoe UI"/>
          <w:sz w:val="20"/>
        </w:rPr>
        <w:t>Ex: For 100 users with Standard D4s v3 it will create 13x session hosts (VM's)</w:t>
      </w:r>
    </w:p>
    <w:p w14:paraId="6BFD7115" w14:textId="5B182B24" w:rsidR="00912763" w:rsidRPr="004529CD" w:rsidRDefault="00912763" w:rsidP="004529CD">
      <w:pPr>
        <w:pStyle w:val="ListParagraph"/>
        <w:numPr>
          <w:ilvl w:val="0"/>
          <w:numId w:val="43"/>
        </w:numPr>
        <w:spacing w:after="0" w:line="276" w:lineRule="auto"/>
        <w:jc w:val="both"/>
        <w:rPr>
          <w:rFonts w:ascii="Segoe UI" w:eastAsiaTheme="majorEastAsia" w:hAnsi="Segoe UI" w:cs="Segoe UI"/>
          <w:sz w:val="20"/>
        </w:rPr>
      </w:pPr>
      <w:r w:rsidRPr="004529CD">
        <w:rPr>
          <w:rFonts w:ascii="Segoe UI" w:eastAsiaTheme="majorEastAsia" w:hAnsi="Segoe UI" w:cs="Segoe UI"/>
          <w:b/>
          <w:sz w:val="20"/>
        </w:rPr>
        <w:t>Heavy Graphics</w:t>
      </w:r>
      <w:r w:rsidRPr="004529CD">
        <w:rPr>
          <w:rFonts w:ascii="Segoe UI" w:eastAsiaTheme="majorEastAsia" w:hAnsi="Segoe UI" w:cs="Segoe UI"/>
          <w:sz w:val="20"/>
        </w:rPr>
        <w:t>: For users who need specialized graphics card along with the peak usage of compute and memory. Especially for users in Game designing, Scientific modelling and visualization tools etc.</w:t>
      </w:r>
    </w:p>
    <w:p w14:paraId="74E82FD5" w14:textId="01F690DB" w:rsidR="00912763" w:rsidRPr="004529CD" w:rsidRDefault="00912763" w:rsidP="004529CD">
      <w:pPr>
        <w:spacing w:line="276" w:lineRule="auto"/>
        <w:jc w:val="both"/>
        <w:rPr>
          <w:rFonts w:ascii="Segoe UI" w:eastAsiaTheme="majorEastAsia" w:hAnsi="Segoe UI" w:cs="Segoe UI"/>
          <w:sz w:val="20"/>
        </w:rPr>
      </w:pPr>
      <w:r w:rsidRPr="004529CD">
        <w:rPr>
          <w:rFonts w:ascii="Segoe UI" w:eastAsiaTheme="majorEastAsia" w:hAnsi="Segoe UI" w:cs="Segoe UI"/>
          <w:sz w:val="20"/>
        </w:rPr>
        <w:t>While the above categories are guidelines, with plethora of compute SKU’s available in Azure, the computing needs can be personalized for the right experience.</w:t>
      </w:r>
    </w:p>
    <w:p w14:paraId="2788A962" w14:textId="4C0C53BF" w:rsidR="00D9154B" w:rsidRPr="004529CD" w:rsidRDefault="00D9154B" w:rsidP="00D9154B">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Apps &amp; Services Provisioning</w:t>
      </w:r>
    </w:p>
    <w:p w14:paraId="40D6CC0C" w14:textId="54849973" w:rsidR="00D9154B" w:rsidRPr="004529CD" w:rsidRDefault="00D9154B" w:rsidP="00D9154B">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Enabling the right end user experience is depended on the app and services catered to the personas. The personas help us to ascertain the app usage, hardware and software load, usage patterns with help of the telemetry data. While these decisions help us to classify the app and services usage in to two broad end user experience.</w:t>
      </w:r>
    </w:p>
    <w:p w14:paraId="0B5ED216" w14:textId="3144C82A" w:rsidR="00D9154B" w:rsidRPr="004529CD" w:rsidRDefault="00D9154B" w:rsidP="00D9154B">
      <w:pPr>
        <w:pStyle w:val="ListParagraph"/>
        <w:numPr>
          <w:ilvl w:val="0"/>
          <w:numId w:val="44"/>
        </w:numPr>
        <w:spacing w:line="276" w:lineRule="auto"/>
        <w:jc w:val="both"/>
        <w:rPr>
          <w:rFonts w:ascii="Segoe UI" w:eastAsiaTheme="majorEastAsia" w:hAnsi="Segoe UI" w:cs="Segoe UI"/>
          <w:sz w:val="20"/>
        </w:rPr>
      </w:pPr>
      <w:r w:rsidRPr="004529CD">
        <w:rPr>
          <w:rFonts w:ascii="Segoe UI" w:eastAsiaTheme="majorEastAsia" w:hAnsi="Segoe UI" w:cs="Segoe UI"/>
          <w:sz w:val="20"/>
        </w:rPr>
        <w:t>Full Session desktop</w:t>
      </w:r>
    </w:p>
    <w:p w14:paraId="4FAE54C8" w14:textId="18349BEC" w:rsidR="00D9154B" w:rsidRPr="004529CD" w:rsidRDefault="00D9154B" w:rsidP="00D9154B">
      <w:pPr>
        <w:pStyle w:val="ListParagraph"/>
        <w:numPr>
          <w:ilvl w:val="0"/>
          <w:numId w:val="44"/>
        </w:num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App Only </w:t>
      </w:r>
    </w:p>
    <w:p w14:paraId="6DF75EBC" w14:textId="5D0507F8" w:rsidR="00D9154B" w:rsidRDefault="00D9154B" w:rsidP="00D9154B">
      <w:p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WVD caters to both the experiences and aide to deliver the experience with help of Desktop and Remote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also provide the additional layer of security to enable access to a predefined set of published apps right from the start menu. Both experiences take advantage of the FSLogix app masking and containerized profiles with low latency. Based on the user needs and use case, App</w:t>
      </w:r>
      <w:r w:rsidR="00A90E29">
        <w:rPr>
          <w:rFonts w:ascii="Segoe UI" w:eastAsiaTheme="majorEastAsia" w:hAnsi="Segoe UI" w:cs="Segoe UI"/>
          <w:sz w:val="20"/>
        </w:rPr>
        <w:t xml:space="preserve"> </w:t>
      </w:r>
      <w:r w:rsidRPr="004529CD">
        <w:rPr>
          <w:rFonts w:ascii="Segoe UI" w:eastAsiaTheme="majorEastAsia" w:hAnsi="Segoe UI" w:cs="Segoe UI"/>
          <w:sz w:val="20"/>
        </w:rPr>
        <w:t>groups can be published within the host pool to cater a diverse set of users without the need of additional VM provisioning.</w:t>
      </w:r>
    </w:p>
    <w:p w14:paraId="706F8393" w14:textId="77777777" w:rsidR="002828DF" w:rsidRPr="002828DF" w:rsidRDefault="002828DF" w:rsidP="002828DF">
      <w:pPr>
        <w:spacing w:after="0" w:line="276" w:lineRule="auto"/>
        <w:ind w:firstLine="720"/>
        <w:jc w:val="both"/>
        <w:rPr>
          <w:rFonts w:ascii="Segoe UI" w:eastAsiaTheme="majorEastAsia" w:hAnsi="Segoe UI" w:cs="Segoe UI"/>
          <w:bCs/>
          <w:i/>
          <w:sz w:val="20"/>
          <w:u w:val="single"/>
        </w:rPr>
      </w:pPr>
      <w:r w:rsidRPr="002828DF">
        <w:rPr>
          <w:rFonts w:ascii="Segoe UI" w:eastAsiaTheme="majorEastAsia" w:hAnsi="Segoe UI" w:cs="Segoe UI"/>
          <w:bCs/>
          <w:i/>
          <w:sz w:val="20"/>
          <w:u w:val="single"/>
        </w:rPr>
        <w:t>User Access &amp; Security</w:t>
      </w:r>
    </w:p>
    <w:p w14:paraId="01178C8D" w14:textId="00DA2703" w:rsidR="002828DF" w:rsidRPr="004529CD" w:rsidRDefault="002828DF" w:rsidP="002828DF">
      <w:pPr>
        <w:spacing w:after="0" w:line="276" w:lineRule="auto"/>
        <w:ind w:left="720"/>
        <w:jc w:val="both"/>
        <w:rPr>
          <w:rFonts w:ascii="Segoe UI" w:eastAsiaTheme="majorEastAsia" w:hAnsi="Segoe UI" w:cs="Segoe UI"/>
          <w:sz w:val="20"/>
        </w:rPr>
      </w:pPr>
      <w:r w:rsidRPr="004529CD">
        <w:rPr>
          <w:rFonts w:ascii="Segoe UI" w:eastAsiaTheme="majorEastAsia" w:hAnsi="Segoe UI" w:cs="Segoe UI"/>
          <w:sz w:val="20"/>
        </w:rPr>
        <w:t>User Identity, federation, data security and access to the resources on cloud are crucial decisions during the plan to WVD adaption.  There are various factors that influence the decision and key metric s</w:t>
      </w:r>
      <w:r>
        <w:rPr>
          <w:rFonts w:ascii="Segoe UI" w:eastAsiaTheme="majorEastAsia" w:hAnsi="Segoe UI" w:cs="Segoe UI"/>
          <w:sz w:val="20"/>
        </w:rPr>
        <w:t>uch as</w:t>
      </w:r>
      <w:r w:rsidRPr="004529CD">
        <w:rPr>
          <w:rFonts w:ascii="Segoe UI" w:eastAsiaTheme="majorEastAsia" w:hAnsi="Segoe UI" w:cs="Segoe UI"/>
          <w:sz w:val="20"/>
        </w:rPr>
        <w:t xml:space="preserve"> the ability </w:t>
      </w:r>
      <w:r w:rsidRPr="004529CD">
        <w:rPr>
          <w:rFonts w:ascii="Segoe UI" w:eastAsiaTheme="majorEastAsia" w:hAnsi="Segoe UI" w:cs="Segoe UI"/>
          <w:sz w:val="20"/>
        </w:rPr>
        <w:lastRenderedPageBreak/>
        <w:t>to extend and govern the existing Active Directory environment for WVD resources. The other factors include; how conditional access to remote resources are managed and how RDP sessions are established on the multi session environment.</w:t>
      </w:r>
    </w:p>
    <w:p w14:paraId="7F77B14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WVD backed with Azure provides a safe and secure multi session desktop environment with Windows 10. WVD leverages reverse connect to securely enable remote access to the session hosts without the need of public IP’s or tunneling. </w:t>
      </w:r>
    </w:p>
    <w:p w14:paraId="2DD993AB" w14:textId="77777777" w:rsidR="002828DF" w:rsidRPr="004529CD" w:rsidRDefault="002828DF" w:rsidP="00F17237">
      <w:pPr>
        <w:pStyle w:val="ListParagraph"/>
        <w:numPr>
          <w:ilvl w:val="1"/>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With Azure AD and ADFS federation portions, WVD provide a seamless single sign-on experience with added benefits of MFA and conditional access to all while extending the local AD users, groups and polices.</w:t>
      </w:r>
    </w:p>
    <w:p w14:paraId="0A7FEC4D" w14:textId="4FF891D9" w:rsidR="00912763" w:rsidRPr="004529CD" w:rsidRDefault="00912763" w:rsidP="00D9154B">
      <w:pPr>
        <w:spacing w:before="240"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User profile Storage Needs</w:t>
      </w:r>
    </w:p>
    <w:p w14:paraId="68990B6E" w14:textId="345315CD"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The continuous assessment of the physical and virtual endpoint devices also reveals vital characteristics of disk usage, usage of cloud storage, network bandwidth and other allied parameters which aid to make this decision better. WVD coupled with FSLogi</w:t>
      </w:r>
      <w:ins w:id="120" w:author="Prasad Paluri" w:date="2020-05-11T11:41:00Z">
        <w:r w:rsidRPr="004529CD">
          <w:rPr>
            <w:rFonts w:ascii="Segoe UI" w:eastAsiaTheme="majorEastAsia" w:hAnsi="Segoe UI" w:cs="Segoe UI"/>
            <w:sz w:val="20"/>
          </w:rPr>
          <w:t>x</w:t>
        </w:r>
      </w:ins>
      <w:del w:id="121" w:author="Prasad Paluri" w:date="2020-05-11T11:41:00Z">
        <w:r w:rsidRPr="004529CD" w:rsidDel="00AB6B6F">
          <w:rPr>
            <w:rFonts w:ascii="Segoe UI" w:eastAsiaTheme="majorEastAsia" w:hAnsi="Segoe UI" w:cs="Segoe UI"/>
            <w:sz w:val="20"/>
          </w:rPr>
          <w:delText>X</w:delText>
        </w:r>
      </w:del>
      <w:r w:rsidRPr="004529CD">
        <w:rPr>
          <w:rFonts w:ascii="Segoe UI" w:eastAsiaTheme="majorEastAsia" w:hAnsi="Segoe UI" w:cs="Segoe UI"/>
          <w:sz w:val="20"/>
        </w:rPr>
        <w:t xml:space="preserve"> employs containerized profiles and provides the best multi session experience for Windows 10. </w:t>
      </w:r>
    </w:p>
    <w:p w14:paraId="52586369" w14:textId="33630488"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The key decision drivers to define an ideal strategy of the user profile storage are</w:t>
      </w:r>
    </w:p>
    <w:p w14:paraId="23EA94EE" w14:textId="495B7979"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Size of the user disk, </w:t>
      </w:r>
    </w:p>
    <w:p w14:paraId="79602382" w14:textId="2801173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Throughput of the IOPS </w:t>
      </w:r>
    </w:p>
    <w:p w14:paraId="783F2324"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sz w:val="20"/>
        </w:rPr>
        <w:t>Reliability of storage platform</w:t>
      </w:r>
    </w:p>
    <w:p w14:paraId="29341218"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WVD provides guidance here to make the right decision,</w:t>
      </w:r>
    </w:p>
    <w:p w14:paraId="4DA6D97E" w14:textId="77777777" w:rsidR="00912763" w:rsidRPr="004529CD" w:rsidRDefault="00912763" w:rsidP="004529CD">
      <w:pPr>
        <w:pStyle w:val="ListParagraph"/>
        <w:numPr>
          <w:ilvl w:val="0"/>
          <w:numId w:val="43"/>
        </w:numPr>
        <w:spacing w:after="120" w:line="276" w:lineRule="auto"/>
        <w:jc w:val="both"/>
        <w:rPr>
          <w:rFonts w:ascii="Segoe UI" w:eastAsiaTheme="majorEastAsia" w:hAnsi="Segoe UI" w:cs="Segoe UI"/>
          <w:sz w:val="20"/>
        </w:rPr>
      </w:pPr>
      <w:r w:rsidRPr="004529CD">
        <w:rPr>
          <w:rFonts w:ascii="Segoe UI" w:eastAsiaTheme="majorEastAsia" w:hAnsi="Segoe UI" w:cs="Segoe UI"/>
          <w:b/>
          <w:bCs/>
          <w:sz w:val="20"/>
        </w:rPr>
        <w:t xml:space="preserve">File Server: </w:t>
      </w:r>
      <w:r w:rsidRPr="004529CD">
        <w:rPr>
          <w:rFonts w:ascii="Segoe UI" w:eastAsiaTheme="majorEastAsia" w:hAnsi="Segoe UI" w:cs="Segoe UI"/>
          <w:sz w:val="20"/>
        </w:rPr>
        <w:t>The Local Shared network drives can be replaced with running a dedicated file server and choosing a right storage disk SKU’s. File server are flexible and adept to change based on the varying compute demands. With the use of Premium storage and GRS, file server can provide the same or better reliability of local fiber storage. File servers are limited to the IOPS and compute of the server configured.</w:t>
      </w:r>
    </w:p>
    <w:p w14:paraId="14F28826" w14:textId="77777777" w:rsidR="00912763" w:rsidRPr="004529CD" w:rsidRDefault="00912763" w:rsidP="004529CD">
      <w:pPr>
        <w:pStyle w:val="ListParagraph"/>
        <w:numPr>
          <w:ilvl w:val="0"/>
          <w:numId w:val="43"/>
        </w:numPr>
        <w:spacing w:line="276" w:lineRule="auto"/>
        <w:jc w:val="both"/>
        <w:rPr>
          <w:rFonts w:ascii="Segoe UI" w:eastAsiaTheme="majorEastAsia" w:hAnsi="Segoe UI" w:cs="Segoe UI"/>
          <w:sz w:val="20"/>
        </w:rPr>
      </w:pPr>
      <w:r w:rsidRPr="004529CD">
        <w:rPr>
          <w:rFonts w:ascii="Segoe UI" w:eastAsiaTheme="majorEastAsia" w:hAnsi="Segoe UI" w:cs="Segoe UI"/>
          <w:b/>
          <w:bCs/>
          <w:sz w:val="20"/>
        </w:rPr>
        <w:t>Azure Files:</w:t>
      </w:r>
      <w:r w:rsidRPr="004529CD">
        <w:rPr>
          <w:rFonts w:ascii="Segoe UI" w:eastAsiaTheme="majorEastAsia" w:hAnsi="Segoe UI" w:cs="Segoe UI"/>
          <w:sz w:val="20"/>
        </w:rPr>
        <w:t xml:space="preserve"> Azure Files is a PaaS based offering on top of azure storage layer allowing the user to eliminate the needs of the cost of managing the compute and operational overheads of file server.  Azure Files are indeed ideal for the</w:t>
      </w:r>
    </w:p>
    <w:p w14:paraId="375DD752" w14:textId="77777777" w:rsidR="00912763" w:rsidRPr="004529CD" w:rsidRDefault="00912763" w:rsidP="004529CD">
      <w:pPr>
        <w:pStyle w:val="ListParagraph"/>
        <w:numPr>
          <w:ilvl w:val="0"/>
          <w:numId w:val="43"/>
        </w:numPr>
        <w:spacing w:line="276" w:lineRule="auto"/>
        <w:contextualSpacing w:val="0"/>
        <w:jc w:val="both"/>
        <w:rPr>
          <w:rFonts w:ascii="Segoe UI" w:eastAsiaTheme="majorEastAsia" w:hAnsi="Segoe UI" w:cs="Segoe UI"/>
          <w:sz w:val="20"/>
        </w:rPr>
      </w:pPr>
      <w:r w:rsidRPr="004529CD">
        <w:rPr>
          <w:rFonts w:ascii="Segoe UI" w:eastAsiaTheme="majorEastAsia" w:hAnsi="Segoe UI" w:cs="Segoe UI"/>
          <w:b/>
          <w:bCs/>
          <w:sz w:val="20"/>
        </w:rPr>
        <w:t>Azure NetApp Files:</w:t>
      </w:r>
      <w:r w:rsidRPr="004529CD">
        <w:rPr>
          <w:rFonts w:ascii="Segoe UI" w:eastAsiaTheme="majorEastAsia" w:hAnsi="Segoe UI" w:cs="Segoe UI"/>
          <w:sz w:val="20"/>
        </w:rPr>
        <w:t xml:space="preserve"> NetApp Files is also an additional PaaS storage offering for large data workloads or for desktop computing needs where the storage performance is critical for the user needs </w:t>
      </w:r>
    </w:p>
    <w:p w14:paraId="43FEAF19" w14:textId="77777777" w:rsidR="00912763" w:rsidRPr="004529CD" w:rsidRDefault="00912763" w:rsidP="004529CD">
      <w:pPr>
        <w:spacing w:after="0" w:line="276" w:lineRule="auto"/>
        <w:jc w:val="both"/>
        <w:rPr>
          <w:rFonts w:ascii="Segoe UI" w:eastAsiaTheme="majorEastAsia" w:hAnsi="Segoe UI" w:cs="Segoe UI"/>
          <w:b/>
          <w:bCs/>
          <w:sz w:val="20"/>
        </w:rPr>
      </w:pPr>
      <w:r w:rsidRPr="004529CD">
        <w:rPr>
          <w:rFonts w:ascii="Segoe UI" w:eastAsiaTheme="majorEastAsia" w:hAnsi="Segoe UI" w:cs="Segoe UI"/>
          <w:b/>
          <w:bCs/>
          <w:sz w:val="20"/>
        </w:rPr>
        <w:t>Auto scale</w:t>
      </w:r>
    </w:p>
    <w:p w14:paraId="1C90276E" w14:textId="77777777" w:rsidR="00912763" w:rsidRPr="004529CD" w:rsidRDefault="00912763" w:rsidP="004529CD">
      <w:pPr>
        <w:spacing w:after="0" w:line="276" w:lineRule="auto"/>
        <w:jc w:val="both"/>
        <w:rPr>
          <w:rFonts w:ascii="Segoe UI" w:eastAsiaTheme="majorEastAsia" w:hAnsi="Segoe UI" w:cs="Segoe UI"/>
          <w:sz w:val="20"/>
        </w:rPr>
      </w:pPr>
      <w:r w:rsidRPr="004529CD">
        <w:rPr>
          <w:rFonts w:ascii="Segoe UI" w:eastAsiaTheme="majorEastAsia" w:hAnsi="Segoe UI" w:cs="Segoe UI"/>
          <w:sz w:val="20"/>
        </w:rPr>
        <w:t>Running desktop resources on cloud is indeed an expensive affair. While WVD provides the benefit of running multi session desktop experiences on a single VM, Operation costs are direct result of the compute, bandwidth usage of session hosts. With a consistent digital experience monitoring and leveraging the use of azure monitor on the multi session experience, usage patterns can help you tailor the WVD deployments.</w:t>
      </w:r>
    </w:p>
    <w:p w14:paraId="6145562A" w14:textId="77777777" w:rsidR="00912763" w:rsidRPr="004529CD" w:rsidRDefault="00912763" w:rsidP="004529CD">
      <w:pPr>
        <w:pStyle w:val="ListParagraph"/>
        <w:numPr>
          <w:ilvl w:val="0"/>
          <w:numId w:val="138"/>
        </w:numPr>
        <w:spacing w:line="276" w:lineRule="auto"/>
        <w:jc w:val="both"/>
        <w:rPr>
          <w:rFonts w:ascii="Segoe UI" w:eastAsiaTheme="majorEastAsia" w:hAnsi="Segoe UI" w:cs="Segoe UI"/>
          <w:sz w:val="20"/>
        </w:rPr>
      </w:pPr>
      <w:r w:rsidRPr="004529CD">
        <w:rPr>
          <w:rFonts w:ascii="Segoe UI" w:eastAsiaTheme="majorEastAsia" w:hAnsi="Segoe UI" w:cs="Segoe UI"/>
          <w:sz w:val="20"/>
        </w:rPr>
        <w:t xml:space="preserve">Auto scale is one of the important decisions to be made during WVD adaption as Auto scale helps to efficiently drive the WVD adaption during peak hours, non-peaks hours and period of burst usage. </w:t>
      </w:r>
    </w:p>
    <w:p w14:paraId="3C0773BB" w14:textId="08766138" w:rsidR="00912763" w:rsidRPr="004529CD" w:rsidRDefault="00912763" w:rsidP="008310D3">
      <w:pPr>
        <w:pStyle w:val="ListParagraph"/>
        <w:numPr>
          <w:ilvl w:val="0"/>
          <w:numId w:val="138"/>
        </w:numPr>
        <w:spacing w:after="120" w:line="276" w:lineRule="auto"/>
        <w:contextualSpacing w:val="0"/>
        <w:jc w:val="both"/>
        <w:rPr>
          <w:rFonts w:ascii="Segoe UI" w:eastAsiaTheme="majorEastAsia" w:hAnsi="Segoe UI" w:cs="Segoe UI"/>
          <w:sz w:val="20"/>
        </w:rPr>
      </w:pPr>
      <w:r w:rsidRPr="004529CD">
        <w:rPr>
          <w:rFonts w:ascii="Segoe UI" w:eastAsiaTheme="majorEastAsia" w:hAnsi="Segoe UI" w:cs="Segoe UI"/>
          <w:sz w:val="20"/>
        </w:rPr>
        <w:t>The scaling mechanism can be personalized to each of the host pool workloads to reduce the operation cost further.</w:t>
      </w:r>
    </w:p>
    <w:p w14:paraId="407C465C" w14:textId="21C01A89" w:rsidR="00912763" w:rsidRDefault="00912763" w:rsidP="008310D3">
      <w:pPr>
        <w:pStyle w:val="Heading3"/>
      </w:pPr>
      <w:bookmarkStart w:id="122" w:name="_Toc43321900"/>
      <w:r w:rsidRPr="00912763">
        <w:t>Skill Readiness</w:t>
      </w:r>
      <w:bookmarkEnd w:id="122"/>
    </w:p>
    <w:p w14:paraId="409D9899" w14:textId="77777777" w:rsidR="00912763" w:rsidRPr="004529CD" w:rsidRDefault="00912763" w:rsidP="004529CD">
      <w:pPr>
        <w:spacing w:after="0" w:line="276" w:lineRule="auto"/>
        <w:rPr>
          <w:rFonts w:ascii="Segoe UI" w:hAnsi="Segoe UI" w:cs="Segoe UI"/>
          <w:sz w:val="20"/>
          <w:szCs w:val="21"/>
        </w:rPr>
      </w:pPr>
      <w:r w:rsidRPr="004529CD">
        <w:rPr>
          <w:rFonts w:ascii="Segoe UI" w:hAnsi="Segoe UI" w:cs="Segoe UI"/>
          <w:sz w:val="20"/>
          <w:szCs w:val="21"/>
        </w:rPr>
        <w:t>These are the following roles needed for successfully managing and deploying WVD environment:</w:t>
      </w:r>
    </w:p>
    <w:p w14:paraId="711D5E66" w14:textId="713E8101"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Cloud Engineer</w:t>
      </w:r>
    </w:p>
    <w:p w14:paraId="63C5484F" w14:textId="177A1EFE"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Solution Architect</w:t>
      </w:r>
    </w:p>
    <w:p w14:paraId="2E04B732" w14:textId="25F9A81B"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lastRenderedPageBreak/>
        <w:t>Network Engineer/System Engineer</w:t>
      </w:r>
    </w:p>
    <w:p w14:paraId="45598484" w14:textId="37D3A4DF" w:rsidR="00912763" w:rsidRPr="004529CD" w:rsidRDefault="00912763" w:rsidP="004529CD">
      <w:pPr>
        <w:pStyle w:val="ListParagraph"/>
        <w:numPr>
          <w:ilvl w:val="0"/>
          <w:numId w:val="213"/>
        </w:numPr>
        <w:spacing w:after="0" w:line="276" w:lineRule="auto"/>
        <w:rPr>
          <w:rFonts w:ascii="Segoe UI" w:hAnsi="Segoe UI" w:cs="Segoe UI"/>
          <w:sz w:val="20"/>
          <w:szCs w:val="21"/>
        </w:rPr>
      </w:pPr>
      <w:r w:rsidRPr="004529CD">
        <w:rPr>
          <w:rFonts w:ascii="Segoe UI" w:hAnsi="Segoe UI" w:cs="Segoe UI"/>
          <w:sz w:val="20"/>
          <w:szCs w:val="21"/>
        </w:rPr>
        <w:t>Azure Security Engineer</w:t>
      </w:r>
    </w:p>
    <w:p w14:paraId="43827AC0" w14:textId="353B2B11" w:rsidR="00A6329F" w:rsidRPr="00CE7FCD" w:rsidRDefault="00B50E54" w:rsidP="008310D3">
      <w:pPr>
        <w:pStyle w:val="Heading3"/>
      </w:pPr>
      <w:bookmarkStart w:id="123" w:name="_Toc43321901"/>
      <w:r w:rsidRPr="00CE7FCD">
        <w:t>Azure Environment Assessment</w:t>
      </w:r>
      <w:bookmarkEnd w:id="123"/>
      <w:r w:rsidRPr="00CE7FCD">
        <w:t> </w:t>
      </w:r>
    </w:p>
    <w:p w14:paraId="75FF7F92" w14:textId="1C246520"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sz w:val="20"/>
        </w:rPr>
        <w:t xml:space="preserve">As part of the Azure environment assessment phase, </w:t>
      </w:r>
      <w:r w:rsidR="0025535E">
        <w:rPr>
          <w:rFonts w:ascii="Segoe UI" w:hAnsi="Segoe UI" w:cs="Segoe UI"/>
          <w:sz w:val="20"/>
        </w:rPr>
        <w:t xml:space="preserve">we need to </w:t>
      </w:r>
      <w:r w:rsidRPr="00525A4B">
        <w:rPr>
          <w:rFonts w:ascii="Segoe UI" w:hAnsi="Segoe UI" w:cs="Segoe UI"/>
          <w:sz w:val="20"/>
        </w:rPr>
        <w:t>check for the following services to see if they already exist and can be utilized to deploy WVD.</w:t>
      </w:r>
      <w:r w:rsidR="0025535E">
        <w:rPr>
          <w:rFonts w:ascii="Segoe UI" w:hAnsi="Segoe UI" w:cs="Segoe UI"/>
          <w:sz w:val="20"/>
        </w:rPr>
        <w:t xml:space="preserve"> </w:t>
      </w:r>
      <w:r w:rsidRPr="00525A4B">
        <w:rPr>
          <w:rFonts w:ascii="Segoe UI" w:hAnsi="Segoe UI" w:cs="Segoe UI"/>
          <w:sz w:val="20"/>
        </w:rPr>
        <w:t>Th</w:t>
      </w:r>
      <w:r w:rsidR="0025535E">
        <w:rPr>
          <w:rFonts w:ascii="Segoe UI" w:hAnsi="Segoe UI" w:cs="Segoe UI"/>
          <w:sz w:val="20"/>
        </w:rPr>
        <w:t>is</w:t>
      </w:r>
      <w:r w:rsidRPr="00525A4B">
        <w:rPr>
          <w:rFonts w:ascii="Segoe UI" w:hAnsi="Segoe UI" w:cs="Segoe UI"/>
          <w:sz w:val="20"/>
        </w:rPr>
        <w:t xml:space="preserve"> section </w:t>
      </w:r>
      <w:r w:rsidR="0025535E">
        <w:rPr>
          <w:rFonts w:ascii="Segoe UI" w:hAnsi="Segoe UI" w:cs="Segoe UI"/>
          <w:sz w:val="20"/>
        </w:rPr>
        <w:t xml:space="preserve">also </w:t>
      </w:r>
      <w:r w:rsidRPr="00525A4B">
        <w:rPr>
          <w:rFonts w:ascii="Segoe UI" w:hAnsi="Segoe UI" w:cs="Segoe UI"/>
          <w:sz w:val="20"/>
        </w:rPr>
        <w:t>describe</w:t>
      </w:r>
      <w:r w:rsidR="0088450F" w:rsidRPr="00525A4B">
        <w:rPr>
          <w:rFonts w:ascii="Segoe UI" w:hAnsi="Segoe UI" w:cs="Segoe UI"/>
          <w:sz w:val="20"/>
        </w:rPr>
        <w:t>s</w:t>
      </w:r>
      <w:r w:rsidRPr="00525A4B">
        <w:rPr>
          <w:rFonts w:ascii="Segoe UI" w:hAnsi="Segoe UI" w:cs="Segoe UI"/>
          <w:sz w:val="20"/>
        </w:rPr>
        <w:t xml:space="preserve"> what steps </w:t>
      </w:r>
      <w:r w:rsidR="0001015F" w:rsidRPr="00525A4B">
        <w:rPr>
          <w:rFonts w:ascii="Segoe UI" w:hAnsi="Segoe UI" w:cs="Segoe UI"/>
          <w:sz w:val="20"/>
        </w:rPr>
        <w:t>need to be taken</w:t>
      </w:r>
      <w:r w:rsidRPr="00525A4B">
        <w:rPr>
          <w:rFonts w:ascii="Segoe UI" w:hAnsi="Segoe UI" w:cs="Segoe UI"/>
          <w:sz w:val="20"/>
        </w:rPr>
        <w:t xml:space="preserve"> </w:t>
      </w:r>
      <w:r w:rsidR="0001015F" w:rsidRPr="00525A4B">
        <w:rPr>
          <w:rFonts w:ascii="Segoe UI" w:hAnsi="Segoe UI" w:cs="Segoe UI"/>
          <w:sz w:val="20"/>
        </w:rPr>
        <w:t>for assessing</w:t>
      </w:r>
      <w:r w:rsidRPr="00525A4B">
        <w:rPr>
          <w:rFonts w:ascii="Segoe UI" w:hAnsi="Segoe UI" w:cs="Segoe UI"/>
          <w:sz w:val="20"/>
        </w:rPr>
        <w:t xml:space="preserve"> the existing environment</w:t>
      </w:r>
      <w:r w:rsidR="0001015F" w:rsidRPr="00525A4B">
        <w:rPr>
          <w:rFonts w:ascii="Segoe UI" w:hAnsi="Segoe UI" w:cs="Segoe UI"/>
          <w:sz w:val="20"/>
        </w:rPr>
        <w:t>.</w:t>
      </w:r>
    </w:p>
    <w:p w14:paraId="65CE079C" w14:textId="1E3F1E77"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Network </w:t>
      </w:r>
    </w:p>
    <w:p w14:paraId="2C06EA61" w14:textId="7E546DAC" w:rsidR="00A6329F" w:rsidRPr="00525A4B" w:rsidRDefault="00A6329F" w:rsidP="00F17237">
      <w:pPr>
        <w:numPr>
          <w:ilvl w:val="0"/>
          <w:numId w:val="239"/>
        </w:numPr>
        <w:tabs>
          <w:tab w:val="left" w:pos="1080"/>
        </w:tabs>
        <w:spacing w:after="0" w:line="276" w:lineRule="auto"/>
        <w:ind w:left="1170"/>
        <w:jc w:val="both"/>
        <w:textAlignment w:val="baseline"/>
        <w:rPr>
          <w:rFonts w:ascii="Segoe UI" w:hAnsi="Segoe UI" w:cs="Segoe UI"/>
          <w:sz w:val="20"/>
        </w:rPr>
      </w:pPr>
      <w:r w:rsidRPr="00525A4B">
        <w:rPr>
          <w:rFonts w:ascii="Segoe UI" w:hAnsi="Segoe UI" w:cs="Segoe UI"/>
          <w:sz w:val="20"/>
        </w:rPr>
        <w:t>Verify if the CIDR block for the VNET/subnet has enough IP addresses for deploying new session hosts. </w:t>
      </w:r>
    </w:p>
    <w:p w14:paraId="205A44A3" w14:textId="225B2A2F" w:rsidR="00A6329F" w:rsidRPr="00525A4B" w:rsidRDefault="00A6329F" w:rsidP="00F17237">
      <w:pPr>
        <w:numPr>
          <w:ilvl w:val="1"/>
          <w:numId w:val="239"/>
        </w:numPr>
        <w:spacing w:after="0" w:line="276" w:lineRule="auto"/>
        <w:ind w:left="1080" w:hanging="270"/>
        <w:jc w:val="both"/>
        <w:textAlignment w:val="baseline"/>
        <w:rPr>
          <w:rFonts w:ascii="Segoe UI" w:hAnsi="Segoe UI" w:cs="Segoe UI"/>
          <w:sz w:val="20"/>
        </w:rPr>
      </w:pPr>
      <w:r w:rsidRPr="00525A4B">
        <w:rPr>
          <w:rFonts w:ascii="Segoe UI" w:hAnsi="Segoe UI" w:cs="Segoe UI"/>
          <w:sz w:val="20"/>
        </w:rPr>
        <w:t>If utilizing a hybrid architecture, verify if a S2S VPN tunnel or Express Route exists between your On-prem network to Azure VNET. </w:t>
      </w:r>
    </w:p>
    <w:p w14:paraId="4207D9F0" w14:textId="77777777"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Identity and Access Management </w:t>
      </w:r>
    </w:p>
    <w:p w14:paraId="424092EC" w14:textId="526C74BE"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 xml:space="preserve">Verify </w:t>
      </w:r>
      <w:r w:rsidR="0001015F" w:rsidRPr="00525A4B">
        <w:rPr>
          <w:rFonts w:ascii="Segoe UI" w:hAnsi="Segoe UI" w:cs="Segoe UI"/>
          <w:sz w:val="20"/>
        </w:rPr>
        <w:t xml:space="preserve">if </w:t>
      </w:r>
      <w:r w:rsidRPr="00525A4B">
        <w:rPr>
          <w:rFonts w:ascii="Segoe UI" w:hAnsi="Segoe UI" w:cs="Segoe UI"/>
          <w:sz w:val="20"/>
        </w:rPr>
        <w:t>Active Directory Domain Services are available in the Azure </w:t>
      </w:r>
    </w:p>
    <w:p w14:paraId="42512D31" w14:textId="52D4E138"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If the Customer is using Hybrid Architecture, verify that you have </w:t>
      </w:r>
    </w:p>
    <w:p w14:paraId="3F3F9940" w14:textId="33EC0124"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Connectivity to a Domain Controller from on-prem/Azure </w:t>
      </w:r>
    </w:p>
    <w:p w14:paraId="05E70E09" w14:textId="1F2BBCCD"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AD Connect configured to sync objects between Domain Controllers and Azure Active Directory </w:t>
      </w:r>
    </w:p>
    <w:p w14:paraId="0C122452" w14:textId="20773F27"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If the Customer is cloud native, verify that </w:t>
      </w:r>
    </w:p>
    <w:p w14:paraId="2F082858" w14:textId="77777777"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Azure Active Directory Domain Services is deployed to an Azure VNET. </w:t>
      </w:r>
    </w:p>
    <w:p w14:paraId="6700878A" w14:textId="0D6ABB2F" w:rsidR="00A6329F" w:rsidRPr="00525A4B" w:rsidRDefault="00A6329F" w:rsidP="00525A4B">
      <w:pPr>
        <w:numPr>
          <w:ilvl w:val="1"/>
          <w:numId w:val="158"/>
        </w:numPr>
        <w:tabs>
          <w:tab w:val="clear" w:pos="2160"/>
        </w:tabs>
        <w:spacing w:after="0" w:line="276" w:lineRule="auto"/>
        <w:ind w:left="1800"/>
        <w:jc w:val="both"/>
        <w:textAlignment w:val="baseline"/>
        <w:rPr>
          <w:rFonts w:ascii="Segoe UI" w:hAnsi="Segoe UI" w:cs="Segoe UI"/>
          <w:sz w:val="20"/>
        </w:rPr>
      </w:pPr>
      <w:r w:rsidRPr="00525A4B">
        <w:rPr>
          <w:rFonts w:ascii="Segoe UI" w:hAnsi="Segoe UI" w:cs="Segoe UI"/>
          <w:sz w:val="20"/>
        </w:rPr>
        <w:t>the VNET is peered with the AAD DS VNET if the Session hosts are deployed in a different VNET. </w:t>
      </w:r>
    </w:p>
    <w:p w14:paraId="1A5CB597" w14:textId="4A87FDCE" w:rsidR="00A6329F" w:rsidRPr="00525A4B" w:rsidRDefault="00A6329F" w:rsidP="00525A4B">
      <w:pPr>
        <w:numPr>
          <w:ilvl w:val="0"/>
          <w:numId w:val="159"/>
        </w:numPr>
        <w:tabs>
          <w:tab w:val="clear" w:pos="720"/>
        </w:tabs>
        <w:spacing w:after="0" w:line="276" w:lineRule="auto"/>
        <w:ind w:left="634"/>
        <w:jc w:val="both"/>
        <w:textAlignment w:val="baseline"/>
        <w:rPr>
          <w:rFonts w:ascii="Segoe UI" w:hAnsi="Segoe UI" w:cs="Segoe UI"/>
          <w:sz w:val="20"/>
        </w:rPr>
      </w:pPr>
      <w:r w:rsidRPr="00525A4B">
        <w:rPr>
          <w:rFonts w:ascii="Segoe UI" w:hAnsi="Segoe UI" w:cs="Segoe UI"/>
          <w:sz w:val="20"/>
        </w:rPr>
        <w:t>Storage </w:t>
      </w:r>
    </w:p>
    <w:p w14:paraId="71AF3061" w14:textId="77777777"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Verify if there is a storage solution (Azure Files, NetApp, SOFS Cluster) already in place for user profile data. </w:t>
      </w:r>
    </w:p>
    <w:p w14:paraId="68DFE0DD" w14:textId="3B642E51"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Licensing/Entitlements </w:t>
      </w:r>
    </w:p>
    <w:p w14:paraId="6FC26037" w14:textId="77777777"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Verify if the Customer has required licenses/entitlements. </w:t>
      </w:r>
    </w:p>
    <w:p w14:paraId="0EF20755" w14:textId="0D372758" w:rsidR="00A6329F" w:rsidRPr="00525A4B" w:rsidRDefault="00A6329F" w:rsidP="00525A4B">
      <w:pPr>
        <w:numPr>
          <w:ilvl w:val="1"/>
          <w:numId w:val="21"/>
        </w:numPr>
        <w:tabs>
          <w:tab w:val="clear" w:pos="1440"/>
          <w:tab w:val="num" w:pos="1080"/>
        </w:tabs>
        <w:spacing w:after="0" w:line="276" w:lineRule="auto"/>
        <w:ind w:left="1080"/>
        <w:jc w:val="both"/>
        <w:textAlignment w:val="baseline"/>
        <w:rPr>
          <w:rFonts w:ascii="Segoe UI" w:hAnsi="Segoe UI" w:cs="Segoe UI"/>
          <w:sz w:val="20"/>
        </w:rPr>
      </w:pPr>
      <w:r w:rsidRPr="00525A4B">
        <w:rPr>
          <w:rFonts w:ascii="Segoe UI" w:hAnsi="Segoe UI" w:cs="Segoe UI"/>
          <w:sz w:val="20"/>
        </w:rPr>
        <w:t>For accessing Windows Server deployments</w:t>
      </w:r>
      <w:r w:rsidR="0001015F" w:rsidRPr="00525A4B">
        <w:rPr>
          <w:rFonts w:ascii="Segoe UI" w:hAnsi="Segoe UI" w:cs="Segoe UI"/>
          <w:sz w:val="20"/>
        </w:rPr>
        <w:t>,</w:t>
      </w:r>
      <w:r w:rsidRPr="00525A4B">
        <w:rPr>
          <w:rFonts w:ascii="Segoe UI" w:hAnsi="Segoe UI" w:cs="Segoe UI"/>
          <w:sz w:val="20"/>
        </w:rPr>
        <w:t xml:space="preserve"> verify if the customer has required number of CALs/SALs. </w:t>
      </w:r>
    </w:p>
    <w:p w14:paraId="76100A56" w14:textId="40E2BE8C" w:rsidR="00A6329F" w:rsidRPr="00525A4B" w:rsidRDefault="00A6329F" w:rsidP="00525A4B">
      <w:pPr>
        <w:numPr>
          <w:ilvl w:val="0"/>
          <w:numId w:val="159"/>
        </w:numPr>
        <w:tabs>
          <w:tab w:val="clear" w:pos="720"/>
        </w:tabs>
        <w:spacing w:after="0" w:line="276" w:lineRule="auto"/>
        <w:ind w:left="630"/>
        <w:jc w:val="both"/>
        <w:textAlignment w:val="baseline"/>
        <w:rPr>
          <w:rFonts w:ascii="Segoe UI" w:hAnsi="Segoe UI" w:cs="Segoe UI"/>
          <w:sz w:val="20"/>
        </w:rPr>
      </w:pPr>
      <w:r w:rsidRPr="00525A4B">
        <w:rPr>
          <w:rFonts w:ascii="Segoe UI" w:hAnsi="Segoe UI" w:cs="Segoe UI"/>
          <w:sz w:val="20"/>
        </w:rPr>
        <w:t>Image and Patch Management </w:t>
      </w:r>
    </w:p>
    <w:p w14:paraId="606989DD" w14:textId="166C291D" w:rsidR="00A6329F" w:rsidRPr="00525A4B" w:rsidRDefault="00A6329F" w:rsidP="000A19B4">
      <w:pPr>
        <w:numPr>
          <w:ilvl w:val="1"/>
          <w:numId w:val="21"/>
        </w:numPr>
        <w:tabs>
          <w:tab w:val="clear" w:pos="1440"/>
          <w:tab w:val="num" w:pos="1080"/>
        </w:tabs>
        <w:spacing w:after="120" w:line="276" w:lineRule="auto"/>
        <w:ind w:left="1080"/>
        <w:jc w:val="both"/>
        <w:textAlignment w:val="baseline"/>
        <w:rPr>
          <w:rFonts w:ascii="Segoe UI" w:hAnsi="Segoe UI" w:cs="Segoe UI"/>
          <w:sz w:val="20"/>
        </w:rPr>
      </w:pPr>
      <w:r w:rsidRPr="00525A4B">
        <w:rPr>
          <w:rFonts w:ascii="Segoe UI" w:hAnsi="Segoe UI" w:cs="Segoe UI"/>
          <w:sz w:val="20"/>
        </w:rPr>
        <w:t>Verify if the Customer has any existing management solutions such as SCCM that they would like to utilize for Image and Patch management for WVD Session hosts. </w:t>
      </w:r>
    </w:p>
    <w:p w14:paraId="4BDAD09B" w14:textId="71158E04" w:rsidR="00A6329F" w:rsidRPr="00525A4B" w:rsidRDefault="00A6329F" w:rsidP="00525A4B">
      <w:pPr>
        <w:spacing w:after="0" w:line="276" w:lineRule="auto"/>
        <w:jc w:val="both"/>
        <w:textAlignment w:val="baseline"/>
        <w:rPr>
          <w:rFonts w:ascii="Segoe UI" w:hAnsi="Segoe UI" w:cs="Segoe UI"/>
          <w:sz w:val="14"/>
          <w:szCs w:val="18"/>
        </w:rPr>
      </w:pPr>
      <w:r w:rsidRPr="00525A4B">
        <w:rPr>
          <w:rFonts w:ascii="Segoe UI" w:hAnsi="Segoe UI" w:cs="Segoe UI"/>
          <w:b/>
          <w:bCs/>
          <w:sz w:val="20"/>
        </w:rPr>
        <w:t xml:space="preserve">NOTE: Based on our environment assessment, </w:t>
      </w:r>
      <w:r w:rsidR="0025535E">
        <w:rPr>
          <w:rFonts w:ascii="Segoe UI" w:hAnsi="Segoe UI" w:cs="Segoe UI"/>
          <w:b/>
          <w:bCs/>
          <w:sz w:val="20"/>
        </w:rPr>
        <w:t xml:space="preserve">we need to </w:t>
      </w:r>
      <w:r w:rsidRPr="00525A4B">
        <w:rPr>
          <w:rFonts w:ascii="Segoe UI" w:hAnsi="Segoe UI" w:cs="Segoe UI"/>
          <w:b/>
          <w:bCs/>
          <w:sz w:val="20"/>
        </w:rPr>
        <w:t>re-use any existing resources/</w:t>
      </w:r>
      <w:r w:rsidR="008F7E6E" w:rsidRPr="00525A4B">
        <w:rPr>
          <w:rFonts w:ascii="Segoe UI" w:hAnsi="Segoe UI" w:cs="Segoe UI"/>
          <w:b/>
          <w:bCs/>
          <w:sz w:val="20"/>
        </w:rPr>
        <w:t>services,</w:t>
      </w:r>
      <w:r w:rsidRPr="00525A4B">
        <w:rPr>
          <w:rFonts w:ascii="Segoe UI" w:hAnsi="Segoe UI" w:cs="Segoe UI"/>
          <w:b/>
          <w:bCs/>
          <w:sz w:val="20"/>
        </w:rPr>
        <w:t xml:space="preserve"> and create other required services as detailed in further sections of this document. For example, if </w:t>
      </w:r>
      <w:r w:rsidR="0025535E">
        <w:rPr>
          <w:rFonts w:ascii="Segoe UI" w:hAnsi="Segoe UI" w:cs="Segoe UI"/>
          <w:b/>
          <w:bCs/>
          <w:sz w:val="20"/>
        </w:rPr>
        <w:t>we</w:t>
      </w:r>
      <w:r w:rsidRPr="00525A4B">
        <w:rPr>
          <w:rFonts w:ascii="Segoe UI" w:hAnsi="Segoe UI" w:cs="Segoe UI"/>
          <w:b/>
          <w:bCs/>
          <w:sz w:val="20"/>
        </w:rPr>
        <w:t xml:space="preserve"> already have a S2S VPN Tunnel or Express Route in place then </w:t>
      </w:r>
      <w:r w:rsidR="0025535E">
        <w:rPr>
          <w:rFonts w:ascii="Segoe UI" w:hAnsi="Segoe UI" w:cs="Segoe UI"/>
          <w:b/>
          <w:bCs/>
          <w:sz w:val="20"/>
        </w:rPr>
        <w:t xml:space="preserve">we need to </w:t>
      </w:r>
      <w:r w:rsidRPr="00525A4B">
        <w:rPr>
          <w:rFonts w:ascii="Segoe UI" w:hAnsi="Segoe UI" w:cs="Segoe UI"/>
          <w:b/>
          <w:bCs/>
          <w:sz w:val="20"/>
        </w:rPr>
        <w:t>skip this part in the networking section.</w:t>
      </w:r>
      <w:r w:rsidRPr="00525A4B">
        <w:rPr>
          <w:rFonts w:ascii="Segoe UI" w:hAnsi="Segoe UI" w:cs="Segoe UI"/>
          <w:sz w:val="20"/>
        </w:rPr>
        <w:t> </w:t>
      </w:r>
    </w:p>
    <w:p w14:paraId="04AD4505" w14:textId="695E6587" w:rsidR="00A6329F" w:rsidRDefault="00A6329F" w:rsidP="00492EC3">
      <w:pPr>
        <w:spacing w:after="0"/>
        <w:jc w:val="both"/>
        <w:textAlignment w:val="baseline"/>
        <w:rPr>
          <w:rFonts w:ascii="Calibri Light" w:hAnsi="Calibri Light" w:cs="Calibri Light"/>
          <w:sz w:val="24"/>
        </w:rPr>
      </w:pPr>
    </w:p>
    <w:p w14:paraId="69FCAD7D" w14:textId="1EBF532D" w:rsidR="00D62740" w:rsidRDefault="1D6F1302" w:rsidP="000A19B4">
      <w:pPr>
        <w:pStyle w:val="Heading2"/>
        <w:spacing w:after="120"/>
        <w:jc w:val="both"/>
      </w:pPr>
      <w:bookmarkStart w:id="124" w:name="_Toc43321902"/>
      <w:r>
        <w:t>Ready</w:t>
      </w:r>
      <w:r w:rsidR="615485D9">
        <w:t xml:space="preserve"> Phase</w:t>
      </w:r>
      <w:bookmarkEnd w:id="124"/>
    </w:p>
    <w:p w14:paraId="628E59CF" w14:textId="5C266EB0" w:rsidR="000B40AE" w:rsidRPr="00525A4B" w:rsidRDefault="000B40AE" w:rsidP="0025535E">
      <w:pPr>
        <w:spacing w:line="276" w:lineRule="auto"/>
        <w:jc w:val="both"/>
        <w:rPr>
          <w:rFonts w:ascii="Segoe UI" w:hAnsi="Segoe UI" w:cs="Segoe UI"/>
          <w:sz w:val="20"/>
        </w:rPr>
      </w:pPr>
      <w:r w:rsidRPr="00525A4B">
        <w:rPr>
          <w:rFonts w:ascii="Segoe UI" w:hAnsi="Segoe UI" w:cs="Segoe UI"/>
          <w:sz w:val="20"/>
        </w:rPr>
        <w:t>This is the phase where we need to define support needs, address current gaps and ensure that the business and IT employees are prepared for the planned changes. We need to prepare our cloud environment for any new technologies.</w:t>
      </w:r>
      <w:r w:rsidR="000A19B4">
        <w:rPr>
          <w:rFonts w:ascii="Segoe UI" w:hAnsi="Segoe UI" w:cs="Segoe UI"/>
          <w:sz w:val="20"/>
        </w:rPr>
        <w:t xml:space="preserve"> To set up the floor, we will be discussing Landing zone and how to create tenant and build VM image.</w:t>
      </w:r>
    </w:p>
    <w:p w14:paraId="434005FF" w14:textId="75BDB01F" w:rsidR="00D62740" w:rsidRPr="00ED1BFF" w:rsidRDefault="6B38375C" w:rsidP="008310D3">
      <w:pPr>
        <w:pStyle w:val="Heading3"/>
      </w:pPr>
      <w:bookmarkStart w:id="125" w:name="_Toc43321903"/>
      <w:r w:rsidRPr="00ED1BFF">
        <w:t>First Landing Zone</w:t>
      </w:r>
      <w:bookmarkEnd w:id="125"/>
    </w:p>
    <w:p w14:paraId="548994D8" w14:textId="68F5C11C" w:rsidR="00E42446" w:rsidRDefault="00E42446" w:rsidP="00525A4B">
      <w:pPr>
        <w:spacing w:after="0" w:line="276" w:lineRule="auto"/>
        <w:jc w:val="both"/>
        <w:textAlignment w:val="baseline"/>
        <w:rPr>
          <w:rFonts w:ascii="Segoe UI" w:hAnsi="Segoe UI" w:cs="Segoe UI"/>
          <w:sz w:val="20"/>
        </w:rPr>
      </w:pPr>
      <w:r w:rsidRPr="00525A4B">
        <w:rPr>
          <w:rFonts w:ascii="Segoe UI" w:hAnsi="Segoe UI" w:cs="Segoe UI"/>
          <w:sz w:val="20"/>
        </w:rPr>
        <w:t>The principle purpose of the landing zone is to ensure that when an application lands on Azure, the required "plumbing" is already in place.</w:t>
      </w:r>
      <w:r w:rsidR="002E1815" w:rsidRPr="00525A4B">
        <w:rPr>
          <w:rFonts w:ascii="Segoe UI" w:hAnsi="Segoe UI" w:cs="Segoe UI"/>
          <w:sz w:val="20"/>
        </w:rPr>
        <w:t xml:space="preserve"> </w:t>
      </w:r>
      <w:r w:rsidR="00CF2DB1">
        <w:rPr>
          <w:rFonts w:ascii="Segoe UI" w:hAnsi="Segoe UI" w:cs="Segoe UI"/>
          <w:sz w:val="20"/>
        </w:rPr>
        <w:t>To achieve this purpose, we follow the following setup process:</w:t>
      </w:r>
    </w:p>
    <w:p w14:paraId="59E01882" w14:textId="4E71FBA6" w:rsidR="00B66420" w:rsidRDefault="00B62349" w:rsidP="00525A4B">
      <w:pPr>
        <w:spacing w:after="0" w:line="276" w:lineRule="auto"/>
        <w:jc w:val="both"/>
        <w:textAlignment w:val="baseline"/>
        <w:rPr>
          <w:rFonts w:ascii="Segoe UI" w:hAnsi="Segoe UI" w:cs="Segoe UI"/>
          <w:sz w:val="20"/>
        </w:rPr>
      </w:pPr>
      <w:r w:rsidRPr="00B62349">
        <w:rPr>
          <w:rFonts w:ascii="Segoe UI" w:hAnsi="Segoe UI" w:cs="Segoe UI"/>
          <w:noProof/>
          <w:sz w:val="20"/>
        </w:rPr>
        <w:lastRenderedPageBreak/>
        <mc:AlternateContent>
          <mc:Choice Requires="wpg">
            <w:drawing>
              <wp:anchor distT="0" distB="0" distL="114300" distR="114300" simplePos="0" relativeHeight="251658249" behindDoc="0" locked="0" layoutInCell="1" allowOverlap="1" wp14:anchorId="2A07544B" wp14:editId="1A69BD8C">
                <wp:simplePos x="0" y="0"/>
                <wp:positionH relativeFrom="column">
                  <wp:posOffset>3175</wp:posOffset>
                </wp:positionH>
                <wp:positionV relativeFrom="paragraph">
                  <wp:posOffset>224790</wp:posOffset>
                </wp:positionV>
                <wp:extent cx="6716395" cy="802005"/>
                <wp:effectExtent l="0" t="0" r="27305" b="17145"/>
                <wp:wrapTopAndBottom/>
                <wp:docPr id="1766391660" name="Group 21"/>
                <wp:cNvGraphicFramePr/>
                <a:graphic xmlns:a="http://schemas.openxmlformats.org/drawingml/2006/main">
                  <a:graphicData uri="http://schemas.microsoft.com/office/word/2010/wordprocessingGroup">
                    <wpg:wgp>
                      <wpg:cNvGrpSpPr/>
                      <wpg:grpSpPr>
                        <a:xfrm>
                          <a:off x="0" y="0"/>
                          <a:ext cx="6716395" cy="802005"/>
                          <a:chOff x="0" y="0"/>
                          <a:chExt cx="6716992" cy="802409"/>
                        </a:xfrm>
                      </wpg:grpSpPr>
                      <wps:wsp>
                        <wps:cNvPr id="1766391661" name="Rectangle 1766391661"/>
                        <wps:cNvSpPr/>
                        <wps:spPr>
                          <a:xfrm>
                            <a:off x="0" y="0"/>
                            <a:ext cx="6716992" cy="802409"/>
                          </a:xfrm>
                          <a:prstGeom prst="rect">
                            <a:avLst/>
                          </a:prstGeom>
                          <a:solidFill>
                            <a:schemeClr val="bg1"/>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62" name="Group 1766391662"/>
                        <wpg:cNvGrpSpPr/>
                        <wpg:grpSpPr>
                          <a:xfrm>
                            <a:off x="50800" y="66908"/>
                            <a:ext cx="6615389" cy="668593"/>
                            <a:chOff x="50800" y="66908"/>
                            <a:chExt cx="7014094" cy="708888"/>
                          </a:xfrm>
                        </wpg:grpSpPr>
                        <wps:wsp>
                          <wps:cNvPr id="1766391663" name="Rectangle 1766391663"/>
                          <wps:cNvSpPr/>
                          <wps:spPr>
                            <a:xfrm>
                              <a:off x="50800" y="66909"/>
                              <a:ext cx="1162515"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DF3951"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wps:txbx>
                          <wps:bodyPr rtlCol="0" anchor="ctr"/>
                        </wps:wsp>
                        <wps:wsp>
                          <wps:cNvPr id="1766391664" name="Rectangle 1766391664"/>
                          <wps:cNvSpPr/>
                          <wps:spPr>
                            <a:xfrm>
                              <a:off x="151414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6AC0B"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wps:txbx>
                          <wps:bodyPr rtlCol="0" anchor="ctr"/>
                        </wps:wsp>
                        <wps:wsp>
                          <wps:cNvPr id="1766391665" name="Rectangle 1766391665"/>
                          <wps:cNvSpPr/>
                          <wps:spPr>
                            <a:xfrm>
                              <a:off x="2977043"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A6357"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wps:txbx>
                          <wps:bodyPr rtlCol="0" anchor="ctr"/>
                        </wps:wsp>
                        <wps:wsp>
                          <wps:cNvPr id="1766391666" name="Rectangle 1766391666"/>
                          <wps:cNvSpPr/>
                          <wps:spPr>
                            <a:xfrm>
                              <a:off x="4439938" y="66909"/>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7F6096"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wps:txbx>
                          <wps:bodyPr rtlCol="0" anchor="ctr"/>
                        </wps:wsp>
                        <wps:wsp>
                          <wps:cNvPr id="1766391667" name="Rectangle 1766391667"/>
                          <wps:cNvSpPr/>
                          <wps:spPr>
                            <a:xfrm>
                              <a:off x="5902832" y="66908"/>
                              <a:ext cx="1162062" cy="708887"/>
                            </a:xfrm>
                            <a:prstGeom prst="rect">
                              <a:avLst/>
                            </a:prstGeom>
                            <a:solidFill>
                              <a:srgbClr val="4B53B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8B6410"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wps:txbx>
                          <wps:bodyPr rtlCol="0" anchor="ctr"/>
                        </wps:wsp>
                        <wps:wsp>
                          <wps:cNvPr id="1766391668" name="Arrow: Down 1766391668"/>
                          <wps:cNvSpPr/>
                          <wps:spPr>
                            <a:xfrm rot="16200000">
                              <a:off x="1280046" y="304689"/>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69" name="Arrow: Down 1766391669"/>
                          <wps:cNvSpPr/>
                          <wps:spPr>
                            <a:xfrm rot="16200000">
                              <a:off x="2743278"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0" name="Arrow: Down 1766391670"/>
                          <wps:cNvSpPr/>
                          <wps:spPr>
                            <a:xfrm rot="16200000">
                              <a:off x="4206172" y="304691"/>
                              <a:ext cx="176660" cy="290872"/>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71" name="Arrow: Down 1766391671"/>
                          <wps:cNvSpPr/>
                          <wps:spPr>
                            <a:xfrm rot="16200000">
                              <a:off x="5667296" y="304691"/>
                              <a:ext cx="176660" cy="290871"/>
                            </a:xfrm>
                            <a:prstGeom prst="down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2A07544B" id="Group 21" o:spid="_x0000_s1079" style="position:absolute;left:0;text-align:left;margin-left:.25pt;margin-top:17.7pt;width:528.85pt;height:63.15pt;z-index:251658249" coordsize="67169,80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">
                <v:rect id="Rectangle 1766391661" o:spid="_x0000_s1080" style="position:absolute;width:67169;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" fillcolor="white [3212]" strokecolor="#7f7f7f [1612]" strokeweight="1pt"/>
                <v:group id="Group 1766391662" o:spid="_x0000_s1081" style="position:absolute;left:508;top:669;width:66153;height:6686" coordorigin="508,669" coordsize="70140,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">
                  <v:rect id="Rectangle 1766391663" o:spid="_x0000_s1082" style="position:absolute;left:508;top:669;width:11625;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" fillcolor="#4b53bc" stroked="f" strokeweight="1pt">
                    <v:textbox>
                      <w:txbxContent>
                        <w:p w14:paraId="43DF3951"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Organize Azure Resources</w:t>
                          </w:r>
                        </w:p>
                      </w:txbxContent>
                    </v:textbox>
                  </v:rect>
                  <v:rect id="Rectangle 1766391664" o:spid="_x0000_s1083" style="position:absolute;left:15141;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" fillcolor="#4b53bc" stroked="f" strokeweight="1pt">
                    <v:textbox>
                      <w:txbxContent>
                        <w:p w14:paraId="65A6AC0B"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Network Setup </w:t>
                          </w:r>
                        </w:p>
                      </w:txbxContent>
                    </v:textbox>
                  </v:rect>
                  <v:rect id="Rectangle 1766391665" o:spid="_x0000_s1084" style="position:absolute;left:29770;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" fillcolor="#4b53bc" stroked="f" strokeweight="1pt">
                    <v:textbox>
                      <w:txbxContent>
                        <w:p w14:paraId="4B3A6357"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 xml:space="preserve">Hybrid Network Setup </w:t>
                          </w:r>
                        </w:p>
                      </w:txbxContent>
                    </v:textbox>
                  </v:rect>
                  <v:rect id="Rectangle 1766391666" o:spid="_x0000_s1085" style="position:absolute;left:44399;top:669;width:11621;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" fillcolor="#4b53bc" stroked="f" strokeweight="1pt">
                    <v:textbox>
                      <w:txbxContent>
                        <w:p w14:paraId="537F6096"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Domain Control Setup</w:t>
                          </w:r>
                        </w:p>
                      </w:txbxContent>
                    </v:textbox>
                  </v:rect>
                  <v:rect id="Rectangle 1766391667" o:spid="_x0000_s1086" style="position:absolute;left:59028;top:669;width:11620;height:7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" fillcolor="#4b53bc" stroked="f" strokeweight="1pt">
                    <v:textbox>
                      <w:txbxContent>
                        <w:p w14:paraId="6F8B6410" w14:textId="77777777" w:rsidR="000517DE" w:rsidRDefault="000517DE" w:rsidP="00B62349">
                          <w:pPr>
                            <w:pStyle w:val="NormalWeb"/>
                            <w:spacing w:before="0" w:beforeAutospacing="0" w:after="0" w:afterAutospacing="0"/>
                            <w:jc w:val="center"/>
                            <w:rPr>
                              <w:sz w:val="24"/>
                            </w:rPr>
                          </w:pPr>
                          <w:r>
                            <w:rPr>
                              <w:rFonts w:hAnsi="Calibri" w:cstheme="minorBidi"/>
                              <w:b/>
                              <w:bCs/>
                              <w:color w:val="FFFFFF" w:themeColor="background1"/>
                              <w:kern w:val="24"/>
                              <w:sz w:val="20"/>
                              <w:szCs w:val="20"/>
                            </w:rPr>
                            <w:t>Identity Setup</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66391668" o:spid="_x0000_s1087" type="#_x0000_t67" style="position:absolute;left:12800;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" adj="15041" fillcolor="#a5a5a5 [2092]" stroked="f" strokeweight="1pt"/>
                  <v:shape id="Arrow: Down 1766391669" o:spid="_x0000_s1088" type="#_x0000_t67" style="position:absolute;left:2743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" adj="15041" fillcolor="#a5a5a5 [2092]" stroked="f" strokeweight="1pt"/>
                  <v:shape id="Arrow: Down 1766391670" o:spid="_x0000_s1089" type="#_x0000_t67" style="position:absolute;left:42061;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" adj="15041" fillcolor="#a5a5a5 [2092]" stroked="f" strokeweight="1pt"/>
                  <v:shape id="Arrow: Down 1766391671" o:spid="_x0000_s1090" type="#_x0000_t67" style="position:absolute;left:56672;top:3046;width:1767;height:290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" adj="15041" fillcolor="#a5a5a5 [2092]" stroked="f" strokeweight="1pt"/>
                </v:group>
                <w10:wrap type="topAndBottom"/>
              </v:group>
            </w:pict>
          </mc:Fallback>
        </mc:AlternateContent>
      </w:r>
    </w:p>
    <w:p w14:paraId="2F1C7F92" w14:textId="3789BA1B" w:rsidR="00B66420" w:rsidRDefault="00B66420" w:rsidP="00525A4B">
      <w:pPr>
        <w:spacing w:after="0" w:line="276" w:lineRule="auto"/>
        <w:jc w:val="both"/>
        <w:textAlignment w:val="baseline"/>
        <w:rPr>
          <w:rFonts w:ascii="Segoe UI" w:hAnsi="Segoe UI" w:cs="Segoe UI"/>
          <w:sz w:val="20"/>
        </w:rPr>
      </w:pPr>
    </w:p>
    <w:p w14:paraId="19B554CE" w14:textId="360EC9A3" w:rsidR="00543E7E" w:rsidRPr="00F749FC" w:rsidRDefault="7F9AFE2E" w:rsidP="00ED1BFF">
      <w:pPr>
        <w:pStyle w:val="Heading4"/>
      </w:pPr>
      <w:r w:rsidRPr="14CF19B1">
        <w:t>Organize Azure Resources</w:t>
      </w:r>
    </w:p>
    <w:p w14:paraId="28B1890F" w14:textId="2B8785B8" w:rsidR="58BDA650" w:rsidRPr="00525A4B" w:rsidRDefault="07B8A95D" w:rsidP="00525A4B">
      <w:pPr>
        <w:spacing w:after="0" w:line="276" w:lineRule="auto"/>
        <w:jc w:val="both"/>
        <w:rPr>
          <w:rFonts w:ascii="Segoe UI" w:eastAsiaTheme="minorEastAsia" w:hAnsi="Segoe UI" w:cs="Segoe UI"/>
          <w:color w:val="061D28" w:themeColor="background2" w:themeShade="1A"/>
          <w:sz w:val="20"/>
        </w:rPr>
      </w:pPr>
      <w:r w:rsidRPr="00525A4B">
        <w:rPr>
          <w:rFonts w:ascii="Segoe UI" w:eastAsiaTheme="minorEastAsia" w:hAnsi="Segoe UI" w:cs="Segoe UI"/>
          <w:color w:val="061D28" w:themeColor="background2" w:themeShade="1A"/>
          <w:sz w:val="20"/>
        </w:rPr>
        <w:t>Organizing your cloud-based resources is critical to securing, managing, and tracking the costs related to your workloads.</w:t>
      </w:r>
      <w:r w:rsidR="538CCD06" w:rsidRPr="00525A4B">
        <w:rPr>
          <w:rFonts w:ascii="Segoe UI" w:eastAsiaTheme="minorEastAsia" w:hAnsi="Segoe UI" w:cs="Segoe UI"/>
          <w:color w:val="061D28" w:themeColor="background2" w:themeShade="1A"/>
          <w:sz w:val="20"/>
        </w:rPr>
        <w:t xml:space="preserve"> Azure provides four levels of management scope: management groups, subscriptions, resource groups, and resources.</w:t>
      </w:r>
    </w:p>
    <w:p w14:paraId="053BE3E8" w14:textId="3ADEE0B2" w:rsidR="390EB1A1" w:rsidRPr="00525A4B" w:rsidRDefault="41086EAA" w:rsidP="00525A4B">
      <w:pPr>
        <w:pStyle w:val="ListParagraph"/>
        <w:numPr>
          <w:ilvl w:val="0"/>
          <w:numId w:val="75"/>
        </w:numPr>
        <w:spacing w:after="0" w:line="276" w:lineRule="auto"/>
        <w:jc w:val="both"/>
        <w:rPr>
          <w:rFonts w:ascii="Segoe UI" w:eastAsia="Calibri" w:hAnsi="Segoe UI" w:cs="Segoe UI"/>
          <w:sz w:val="20"/>
        </w:rPr>
      </w:pPr>
      <w:r w:rsidRPr="00525A4B">
        <w:rPr>
          <w:rFonts w:ascii="Segoe UI" w:hAnsi="Segoe UI" w:cs="Segoe UI"/>
          <w:b/>
          <w:sz w:val="20"/>
        </w:rPr>
        <w:t>Create Management groups</w:t>
      </w:r>
      <w:r w:rsidR="00B83A38" w:rsidRPr="00525A4B">
        <w:rPr>
          <w:rFonts w:ascii="Segoe UI" w:hAnsi="Segoe UI" w:cs="Segoe UI"/>
          <w:b/>
          <w:sz w:val="20"/>
        </w:rPr>
        <w:t xml:space="preserve">: </w:t>
      </w:r>
      <w:r w:rsidR="390EB1A1" w:rsidRPr="00525A4B">
        <w:rPr>
          <w:rFonts w:ascii="Segoe UI" w:hAnsi="Segoe UI" w:cs="Segoe UI"/>
          <w:sz w:val="20"/>
        </w:rPr>
        <w:t xml:space="preserve">These groups are containers that help you manage access, policy, and compliance for multiple subscriptions. All subscriptions in a management group automatically inherit </w:t>
      </w:r>
      <w:r w:rsidR="390EB1A1" w:rsidRPr="00525A4B">
        <w:rPr>
          <w:rFonts w:ascii="Segoe UI" w:eastAsia="Calibri" w:hAnsi="Segoe UI" w:cs="Segoe UI"/>
          <w:sz w:val="20"/>
        </w:rPr>
        <w:t>the conditions applied to the management group.</w:t>
      </w:r>
    </w:p>
    <w:p w14:paraId="48705241" w14:textId="56B63612" w:rsidR="30B5F58D" w:rsidRPr="00525A4B" w:rsidRDefault="41086EAA" w:rsidP="00525A4B">
      <w:pPr>
        <w:pStyle w:val="ListParagraph"/>
        <w:numPr>
          <w:ilvl w:val="0"/>
          <w:numId w:val="75"/>
        </w:numPr>
        <w:spacing w:after="0" w:line="276" w:lineRule="auto"/>
        <w:jc w:val="both"/>
        <w:rPr>
          <w:rFonts w:ascii="Segoe UI" w:eastAsia="Calibri" w:hAnsi="Segoe UI" w:cs="Segoe UI"/>
          <w:b/>
          <w:sz w:val="20"/>
        </w:rPr>
      </w:pPr>
      <w:r w:rsidRPr="00525A4B">
        <w:rPr>
          <w:rFonts w:ascii="Segoe UI" w:eastAsia="Calibri" w:hAnsi="Segoe UI" w:cs="Segoe UI"/>
          <w:b/>
          <w:sz w:val="20"/>
        </w:rPr>
        <w:t>Create Subscription</w:t>
      </w:r>
      <w:r w:rsidR="00B83A38" w:rsidRPr="00525A4B">
        <w:rPr>
          <w:rFonts w:ascii="Segoe UI" w:eastAsia="Calibri" w:hAnsi="Segoe UI" w:cs="Segoe UI"/>
          <w:b/>
          <w:sz w:val="20"/>
        </w:rPr>
        <w:t xml:space="preserve">: </w:t>
      </w:r>
      <w:r w:rsidRPr="00525A4B">
        <w:rPr>
          <w:rFonts w:ascii="Segoe UI" w:eastAsia="Calibri" w:hAnsi="Segoe UI" w:cs="Segoe UI"/>
          <w:color w:val="061D28" w:themeColor="background2" w:themeShade="1A"/>
          <w:sz w:val="20"/>
        </w:rPr>
        <w:t xml:space="preserve">Start your Azure adoption by creating an initial set of subscriptions. </w:t>
      </w:r>
      <w:r w:rsidR="44BF14AF" w:rsidRPr="00525A4B">
        <w:rPr>
          <w:rFonts w:ascii="Segoe UI" w:eastAsia="Calibri" w:hAnsi="Segoe UI" w:cs="Segoe UI"/>
          <w:color w:val="061D28" w:themeColor="background2" w:themeShade="1A"/>
          <w:sz w:val="20"/>
        </w:rPr>
        <w:t>A subscription logically associates user accounts and the resources that were created by those user accounts. Each subscription has limits or quotas on the amount of resources you can create and use. Organizations can use subscriptions to manage costs and the resources that are created by users, teams, or projects.</w:t>
      </w:r>
    </w:p>
    <w:p w14:paraId="6529EADF" w14:textId="5FF5DB49" w:rsidR="6EEF3D38" w:rsidRPr="005325BC" w:rsidRDefault="41086EAA" w:rsidP="00525A4B">
      <w:pPr>
        <w:pStyle w:val="ListParagraph"/>
        <w:numPr>
          <w:ilvl w:val="0"/>
          <w:numId w:val="1"/>
        </w:numPr>
        <w:spacing w:line="276" w:lineRule="auto"/>
        <w:contextualSpacing w:val="0"/>
        <w:jc w:val="both"/>
        <w:rPr>
          <w:rFonts w:ascii="Segoe UI" w:hAnsi="Segoe UI" w:cs="Segoe UI"/>
        </w:rPr>
      </w:pPr>
      <w:r w:rsidRPr="00525A4B">
        <w:rPr>
          <w:rFonts w:ascii="Segoe UI" w:hAnsi="Segoe UI" w:cs="Segoe UI"/>
          <w:b/>
          <w:sz w:val="20"/>
        </w:rPr>
        <w:t>Create Resource groups</w:t>
      </w:r>
      <w:r w:rsidR="00B83A38" w:rsidRPr="00525A4B">
        <w:rPr>
          <w:rFonts w:ascii="Segoe UI" w:hAnsi="Segoe UI" w:cs="Segoe UI"/>
          <w:b/>
          <w:sz w:val="20"/>
        </w:rPr>
        <w:t xml:space="preserve">: </w:t>
      </w:r>
      <w:r w:rsidR="36AA9F6D" w:rsidRPr="00525A4B">
        <w:rPr>
          <w:rFonts w:ascii="Segoe UI" w:hAnsi="Segoe UI" w:cs="Segoe UI"/>
          <w:sz w:val="20"/>
        </w:rPr>
        <w:t>A resource group is a logical container into which Azure resources like web apps, databases, and storage accounts are deployed and managed.</w:t>
      </w:r>
    </w:p>
    <w:p w14:paraId="69C74118" w14:textId="77777777" w:rsidR="005325BC" w:rsidRDefault="005325BC" w:rsidP="005325BC">
      <w:pPr>
        <w:pStyle w:val="Heading4"/>
        <w:spacing w:after="120"/>
      </w:pPr>
      <w:r w:rsidRPr="00B31DCE">
        <w:t>Network Setup</w:t>
      </w:r>
    </w:p>
    <w:p w14:paraId="1C1922AB" w14:textId="77777777" w:rsidR="005325BC" w:rsidRPr="006D4EAF" w:rsidRDefault="005325BC" w:rsidP="005325BC">
      <w:pPr>
        <w:rPr>
          <w:rFonts w:ascii="Segoe UI" w:hAnsi="Segoe UI" w:cs="Segoe UI"/>
          <w:sz w:val="20"/>
        </w:rPr>
      </w:pPr>
      <w:r w:rsidRPr="006D4EAF">
        <w:rPr>
          <w:rFonts w:ascii="Segoe UI" w:hAnsi="Segoe UI" w:cs="Segoe UI"/>
          <w:sz w:val="20"/>
        </w:rPr>
        <w:t>This section describes the different options to setup a network</w:t>
      </w:r>
    </w:p>
    <w:p w14:paraId="0B53B1A6"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Virtual Network / Subnet</w:t>
      </w:r>
    </w:p>
    <w:p w14:paraId="24D2D146"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Azure Virtual Network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is the fundamental building block for your private network in Azure. </w:t>
      </w:r>
    </w:p>
    <w:p w14:paraId="46B32519" w14:textId="77777777" w:rsidR="005325BC" w:rsidRPr="00525A4B" w:rsidRDefault="005325BC" w:rsidP="006D4EAF">
      <w:pPr>
        <w:spacing w:after="120" w:line="276" w:lineRule="auto"/>
        <w:jc w:val="both"/>
        <w:rPr>
          <w:rFonts w:ascii="Segoe UI" w:eastAsia="Calibri" w:hAnsi="Segoe UI" w:cs="Segoe UI"/>
          <w:sz w:val="20"/>
          <w:szCs w:val="20"/>
        </w:rPr>
      </w:pP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enables many types of Azure resources, such as Azure Virtual Machines (VM), to securely communicate with each other, the internet and on-premises networks.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is similar to a traditional network that you'd operate in your own data center, but it brings with itself additional benefits of Azure's infrastructure such as scale, availability, and isolation. Remember, you do not configure DHCP in Azure virtual networks. IP addressing is dynamic based on the assigned subnet.</w:t>
      </w:r>
    </w:p>
    <w:p w14:paraId="61A31289" w14:textId="77777777" w:rsidR="005325BC" w:rsidRPr="00525A4B" w:rsidRDefault="005325BC" w:rsidP="005325BC">
      <w:pPr>
        <w:spacing w:line="276" w:lineRule="auto"/>
        <w:jc w:val="both"/>
        <w:rPr>
          <w:rFonts w:ascii="Segoe UI" w:eastAsia="Calibri" w:hAnsi="Segoe UI" w:cs="Segoe UI"/>
          <w:sz w:val="20"/>
          <w:szCs w:val="20"/>
        </w:rPr>
      </w:pPr>
      <w:r w:rsidRPr="00525A4B">
        <w:rPr>
          <w:rStyle w:val="Heading4Char"/>
          <w:rFonts w:cs="Segoe UI"/>
          <w:b/>
          <w:color w:val="auto"/>
          <w:szCs w:val="20"/>
        </w:rPr>
        <w:t>Subnet</w:t>
      </w:r>
      <w:r w:rsidRPr="00525A4B">
        <w:rPr>
          <w:rFonts w:ascii="Segoe UI" w:eastAsia="Calibri" w:hAnsi="Segoe UI" w:cs="Segoe UI"/>
          <w:sz w:val="20"/>
          <w:szCs w:val="20"/>
        </w:rPr>
        <w:t xml:space="preserve">: Subnets enable you to segment the virtual network into one or more sub-networks and allocate a portion of the virtual network's address space to each subnet. You can then deploy Azure resources in a specific subnet. Just like in a traditional network, subnets allow you to segment your </w:t>
      </w:r>
      <w:proofErr w:type="spellStart"/>
      <w:r w:rsidRPr="00525A4B">
        <w:rPr>
          <w:rFonts w:ascii="Segoe UI" w:eastAsia="Calibri" w:hAnsi="Segoe UI" w:cs="Segoe UI"/>
          <w:sz w:val="20"/>
          <w:szCs w:val="20"/>
        </w:rPr>
        <w:t>VNet</w:t>
      </w:r>
      <w:proofErr w:type="spellEnd"/>
      <w:r w:rsidRPr="00525A4B">
        <w:rPr>
          <w:rFonts w:ascii="Segoe UI" w:eastAsia="Calibri" w:hAnsi="Segoe UI" w:cs="Segoe UI"/>
          <w:sz w:val="20"/>
          <w:szCs w:val="20"/>
        </w:rPr>
        <w:t xml:space="preserve"> address space into segments that are appropriate for the organization's internal network. This also improves address allocation efficiency. You can secure resources within subnets using Network Security Groups.</w:t>
      </w:r>
    </w:p>
    <w:p w14:paraId="480B0589" w14:textId="77777777" w:rsidR="005325BC" w:rsidRPr="00525A4B" w:rsidRDefault="005325BC" w:rsidP="005325BC">
      <w:pPr>
        <w:spacing w:after="0" w:line="276" w:lineRule="auto"/>
        <w:rPr>
          <w:rFonts w:ascii="Segoe UI" w:hAnsi="Segoe UI" w:cs="Segoe UI"/>
          <w:b/>
          <w:sz w:val="20"/>
          <w:szCs w:val="20"/>
        </w:rPr>
      </w:pPr>
      <w:r w:rsidRPr="00525A4B">
        <w:rPr>
          <w:rFonts w:ascii="Segoe UI" w:hAnsi="Segoe UI" w:cs="Segoe UI"/>
          <w:b/>
          <w:sz w:val="20"/>
          <w:szCs w:val="20"/>
        </w:rPr>
        <w:t xml:space="preserve">Network Security Group: </w:t>
      </w:r>
    </w:p>
    <w:p w14:paraId="69E02498"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You can use Azure network security group to filter network traffic to and from Azure resources in an Azure virtual network. A network security group contains security rules that allow or deny inbound network traffic to, or outbound network traffic from, several types of Azure resources. </w:t>
      </w:r>
    </w:p>
    <w:p w14:paraId="56E8D487"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For each rule, you can specify source and destination, port, and protocol.</w:t>
      </w:r>
    </w:p>
    <w:p w14:paraId="3D2E1BCE"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Azure Bastion is a relatively new Azure service that can simplify as well as improve remote connectivity – as a secure better alternative for steppingstone servers to your Windows Virtual Desktop – and infrastructure Virtual Machines on </w:t>
      </w:r>
      <w:r w:rsidRPr="00525A4B">
        <w:rPr>
          <w:rFonts w:ascii="Segoe UI" w:eastAsia="Calibri" w:hAnsi="Segoe UI" w:cs="Segoe UI"/>
          <w:sz w:val="20"/>
          <w:szCs w:val="20"/>
        </w:rPr>
        <w:lastRenderedPageBreak/>
        <w:t xml:space="preserve">Microsoft Azure. Azure Bastion is completely web-based and works via SSL. In some simple configuration clicks – and most importantly without exposing any RDP (or SSH) ports to the outside internet – you can access your </w:t>
      </w:r>
    </w:p>
    <w:p w14:paraId="2CED82BB" w14:textId="77777777" w:rsidR="005325BC" w:rsidRPr="00525A4B" w:rsidRDefault="005325BC" w:rsidP="005325BC">
      <w:pPr>
        <w:spacing w:line="276" w:lineRule="auto"/>
        <w:jc w:val="both"/>
        <w:rPr>
          <w:rFonts w:ascii="Segoe UI" w:eastAsia="Calibri" w:hAnsi="Segoe UI" w:cs="Segoe UI"/>
          <w:sz w:val="20"/>
          <w:szCs w:val="20"/>
        </w:rPr>
      </w:pPr>
      <w:r w:rsidRPr="00525A4B">
        <w:rPr>
          <w:rFonts w:ascii="Segoe UI" w:eastAsia="Calibri" w:hAnsi="Segoe UI" w:cs="Segoe UI"/>
          <w:sz w:val="20"/>
          <w:szCs w:val="20"/>
        </w:rPr>
        <w:t>Windows Virtual Desktop Virtual Machines in Azure.</w:t>
      </w:r>
    </w:p>
    <w:p w14:paraId="2EBD120E" w14:textId="77777777" w:rsidR="005325BC" w:rsidRPr="00525A4B" w:rsidRDefault="005325BC" w:rsidP="005325BC">
      <w:pPr>
        <w:spacing w:after="0" w:line="276" w:lineRule="auto"/>
        <w:rPr>
          <w:rFonts w:ascii="Segoe UI" w:eastAsia="Calibri" w:hAnsi="Segoe UI" w:cs="Segoe UI"/>
          <w:b/>
          <w:sz w:val="20"/>
          <w:szCs w:val="20"/>
        </w:rPr>
      </w:pPr>
      <w:r w:rsidRPr="00525A4B">
        <w:rPr>
          <w:rFonts w:ascii="Segoe UI" w:hAnsi="Segoe UI" w:cs="Segoe UI"/>
          <w:b/>
          <w:sz w:val="20"/>
          <w:szCs w:val="20"/>
        </w:rPr>
        <w:t>Azure Firewalls</w:t>
      </w:r>
    </w:p>
    <w:p w14:paraId="266A7FE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When you deploy a new Pool, the VM’s in that pool will need access to some URLs and internal IP’s for the deployment to complete. </w:t>
      </w:r>
    </w:p>
    <w:p w14:paraId="5EBA5C98"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First, the VM’s will be joined to your domain, which means they will need the standard ports open to the domain controllers and DNS servers. </w:t>
      </w:r>
    </w:p>
    <w:p w14:paraId="2E7F2795"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Secondly, an agent is deployed that allows the VM to login to AAD and with that login token, it registers themselves to the WVD service. </w:t>
      </w:r>
    </w:p>
    <w:p w14:paraId="5F1E5C57" w14:textId="77777777" w:rsidR="005325BC" w:rsidRPr="00525A4B" w:rsidRDefault="005325BC" w:rsidP="005325BC">
      <w:pPr>
        <w:pStyle w:val="ListParagraph"/>
        <w:numPr>
          <w:ilvl w:val="0"/>
          <w:numId w:val="159"/>
        </w:num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That last part is done through “public” internet. In a “normal” deployment, the VM’s (and the users logging into the VM’s) would have full internet access. Even if you configure a proxy server, nothing stops a user from opening a command prompt or PowerShell and bypass the proxy. </w:t>
      </w:r>
    </w:p>
    <w:p w14:paraId="2AC94DF3"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Let us completely lock down internet access for the VM’s but allow them to deploy by using URL whitelisting on an Azure Firewall. The Azure Firewall is a standard service available in almost all regions. </w:t>
      </w:r>
    </w:p>
    <w:p w14:paraId="07C01CAD" w14:textId="77777777" w:rsidR="005325BC" w:rsidRPr="00525A4B" w:rsidRDefault="005325BC" w:rsidP="005325BC">
      <w:pPr>
        <w:spacing w:after="0" w:line="276" w:lineRule="auto"/>
        <w:jc w:val="both"/>
        <w:rPr>
          <w:rFonts w:ascii="Segoe UI" w:eastAsia="Calibri" w:hAnsi="Segoe UI" w:cs="Segoe UI"/>
          <w:sz w:val="20"/>
          <w:szCs w:val="20"/>
        </w:rPr>
      </w:pPr>
      <w:r w:rsidRPr="00525A4B">
        <w:rPr>
          <w:rFonts w:ascii="Segoe UI" w:eastAsia="Calibri" w:hAnsi="Segoe UI" w:cs="Segoe UI"/>
          <w:sz w:val="20"/>
          <w:szCs w:val="20"/>
        </w:rPr>
        <w:t xml:space="preserve">It is a fully L3 firewall but also adds the possibility to whitelist based on URLs. To deploy it, you will need a separate subnet called </w:t>
      </w:r>
      <w:proofErr w:type="spellStart"/>
      <w:r w:rsidRPr="00525A4B">
        <w:rPr>
          <w:rFonts w:ascii="Segoe UI" w:eastAsia="Calibri" w:hAnsi="Segoe UI" w:cs="Segoe UI"/>
          <w:b/>
          <w:bCs/>
          <w:sz w:val="20"/>
          <w:szCs w:val="20"/>
        </w:rPr>
        <w:t>AzureFirewallSubnet</w:t>
      </w:r>
      <w:proofErr w:type="spellEnd"/>
      <w:r w:rsidRPr="00525A4B">
        <w:rPr>
          <w:rFonts w:ascii="Segoe UI" w:eastAsia="Calibri" w:hAnsi="Segoe UI" w:cs="Segoe UI"/>
          <w:sz w:val="20"/>
          <w:szCs w:val="20"/>
        </w:rPr>
        <w:t xml:space="preserve"> with at least a /26 address space.</w:t>
      </w:r>
    </w:p>
    <w:p w14:paraId="7018D191" w14:textId="77777777" w:rsidR="005325BC" w:rsidRPr="00B31DCE" w:rsidRDefault="005325BC" w:rsidP="005325BC">
      <w:pPr>
        <w:spacing w:after="0"/>
        <w:jc w:val="both"/>
        <w:rPr>
          <w:rFonts w:eastAsia="Calibri" w:cstheme="minorHAnsi"/>
          <w:sz w:val="24"/>
        </w:rPr>
      </w:pPr>
    </w:p>
    <w:p w14:paraId="032C94C7" w14:textId="77777777" w:rsidR="005325BC" w:rsidRDefault="005325BC" w:rsidP="005325BC">
      <w:pPr>
        <w:pStyle w:val="Heading4"/>
        <w:spacing w:after="120"/>
      </w:pPr>
      <w:r w:rsidRPr="002E1815">
        <w:t>Hybrid</w:t>
      </w:r>
      <w:r>
        <w:t xml:space="preserve"> Network setup</w:t>
      </w:r>
    </w:p>
    <w:p w14:paraId="60543563" w14:textId="77777777" w:rsidR="005325BC" w:rsidRPr="00525A4B" w:rsidRDefault="005325BC" w:rsidP="005325BC">
      <w:pPr>
        <w:spacing w:line="276" w:lineRule="auto"/>
        <w:jc w:val="both"/>
        <w:rPr>
          <w:rFonts w:ascii="Segoe UI" w:hAnsi="Segoe UI" w:cs="Segoe UI"/>
          <w:sz w:val="20"/>
        </w:rPr>
      </w:pPr>
      <w:r w:rsidRPr="00525A4B">
        <w:rPr>
          <w:rFonts w:ascii="Segoe UI" w:hAnsi="Segoe UI" w:cs="Segoe UI"/>
          <w:sz w:val="20"/>
        </w:rPr>
        <w:t>This is an optional setup for organizations who wants to connect their on-premise network to Azure cloud. Here are the available options to connect to Azure cloud:</w:t>
      </w:r>
    </w:p>
    <w:p w14:paraId="1990FF6B"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Express Routes:</w:t>
      </w:r>
    </w:p>
    <w:p w14:paraId="6AA37E4A"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ExpressRoute gives you a fast and reliable connection to Azure with bandwidths up to 100 Gbps, which makes it excellent for scenarios like periodic data migration, replication for business continuity, disaster recovery and other high-availability strategies. </w:t>
      </w:r>
    </w:p>
    <w:p w14:paraId="1D30D5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It can be a cost-effective option for transferring large amounts of data, such as datasets for high-performance computing applications or moving large virtual machines between your dev-test environment in an Azure virtual private cloud and your on-premises production environments. </w:t>
      </w:r>
    </w:p>
    <w:p w14:paraId="757EF398"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Use ExpressRoute to both connect and add compute and storage capacity to your existing datacenters. With high throughput and fast latencies, Azure will feel like a natural extension to or between your datacenters, so you can enjoy the scale and economics of the public cloud without having to compromise on network performance. </w:t>
      </w:r>
    </w:p>
    <w:p w14:paraId="22540415" w14:textId="77777777" w:rsidR="005325BC" w:rsidRPr="00525A4B" w:rsidRDefault="005325BC" w:rsidP="005325BC">
      <w:pPr>
        <w:pStyle w:val="ListParagraph"/>
        <w:numPr>
          <w:ilvl w:val="0"/>
          <w:numId w:val="163"/>
        </w:numPr>
        <w:spacing w:after="0" w:line="276" w:lineRule="auto"/>
        <w:jc w:val="both"/>
        <w:rPr>
          <w:rFonts w:ascii="Segoe UI" w:eastAsia="Calibri" w:hAnsi="Segoe UI" w:cs="Segoe UI"/>
          <w:sz w:val="20"/>
        </w:rPr>
      </w:pPr>
      <w:r w:rsidRPr="00525A4B">
        <w:rPr>
          <w:rFonts w:ascii="Segoe UI" w:eastAsia="Calibri" w:hAnsi="Segoe UI" w:cs="Segoe UI"/>
          <w:sz w:val="20"/>
        </w:rPr>
        <w:t>With predictable, reliable, and high-throughput connections offered by ExpressRoute, you can build applications that span on-premises infrastructure and Azure without compromising privacy or performance. For example, run a corporate intranet application in Azure that authenticates your customers with an on-premises Active Directory service and serve all of your corporate customers without traffic ever routing through the public Internet.</w:t>
      </w:r>
    </w:p>
    <w:p w14:paraId="0C2D68D5" w14:textId="77777777" w:rsidR="005325BC" w:rsidRPr="00B31DCE" w:rsidRDefault="005325BC" w:rsidP="005325BC">
      <w:pPr>
        <w:spacing w:after="0"/>
        <w:jc w:val="both"/>
        <w:rPr>
          <w:rFonts w:eastAsia="Calibri" w:cstheme="minorHAnsi"/>
          <w:sz w:val="24"/>
        </w:rPr>
      </w:pPr>
    </w:p>
    <w:p w14:paraId="451B66A1"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t>Hub-n-spoke</w:t>
      </w:r>
    </w:p>
    <w:p w14:paraId="473D119E"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sz w:val="20"/>
        </w:rPr>
        <w:t>The hub is a virtual network in Azure that acts as a central point of connectivity to your on-premises network. The spokes are virtual networks that peer with the hub and can be used to isolate workloads. Traffic flows between the on-premises datacenter and the hub through an ExpressRoute or VPN gateway connection.</w:t>
      </w:r>
    </w:p>
    <w:p w14:paraId="0CD9C028" w14:textId="77777777" w:rsidR="005325BC" w:rsidRPr="00525A4B" w:rsidRDefault="005325BC" w:rsidP="005325BC">
      <w:pPr>
        <w:spacing w:after="0" w:line="276" w:lineRule="auto"/>
        <w:jc w:val="both"/>
        <w:rPr>
          <w:rFonts w:ascii="Segoe UI" w:hAnsi="Segoe UI" w:cs="Segoe UI"/>
          <w:b/>
          <w:sz w:val="20"/>
        </w:rPr>
      </w:pPr>
      <w:r w:rsidRPr="00525A4B">
        <w:rPr>
          <w:rFonts w:ascii="Segoe UI" w:hAnsi="Segoe UI" w:cs="Segoe UI"/>
          <w:b/>
          <w:sz w:val="20"/>
        </w:rPr>
        <w:lastRenderedPageBreak/>
        <w:t>Forced Tunneling</w:t>
      </w:r>
    </w:p>
    <w:p w14:paraId="18AD6546" w14:textId="77777777" w:rsidR="005325BC" w:rsidRPr="00525A4B" w:rsidRDefault="005325BC" w:rsidP="005325BC">
      <w:pPr>
        <w:spacing w:after="120" w:line="276" w:lineRule="auto"/>
        <w:jc w:val="both"/>
        <w:rPr>
          <w:rFonts w:ascii="Segoe UI" w:eastAsia="Calibri" w:hAnsi="Segoe UI" w:cs="Segoe UI"/>
          <w:sz w:val="20"/>
        </w:rPr>
      </w:pPr>
      <w:r w:rsidRPr="00525A4B">
        <w:rPr>
          <w:rFonts w:ascii="Segoe UI" w:eastAsia="Calibri" w:hAnsi="Segoe UI" w:cs="Segoe UI"/>
          <w:sz w:val="20"/>
        </w:rPr>
        <w:t xml:space="preserve">Forced tunneling lets you redirect or "force" all Internet-bound traffic back to your on-premises location via a Site-to-Site VPN tunnel for inspection and auditing. This is a critical security requirement for most enterprise IT policies. Without forced tunneling, Internet-bound traffic from your VMs in Azure always traverses from Azure network infrastructure directly out to the Internet, without the option to allow you to inspect or audit the traffic. Unauthorized Internet access can potentially lead to information disclosure or other types of security breaches. Azure currently works with two deployment models: Resource Manager and classic. The two models are not completely compatible with each other. Before you begin, you need to know which model that you want to work in. </w:t>
      </w:r>
    </w:p>
    <w:p w14:paraId="4F12DE62" w14:textId="77777777" w:rsidR="005325BC" w:rsidRPr="00525A4B" w:rsidRDefault="005325BC" w:rsidP="005325BC">
      <w:pPr>
        <w:spacing w:line="276" w:lineRule="auto"/>
        <w:jc w:val="both"/>
        <w:rPr>
          <w:rFonts w:ascii="Segoe UI" w:eastAsia="Calibri" w:hAnsi="Segoe UI" w:cs="Segoe UI"/>
          <w:sz w:val="20"/>
        </w:rPr>
      </w:pPr>
      <w:r w:rsidRPr="00525A4B">
        <w:rPr>
          <w:rFonts w:ascii="Segoe UI" w:eastAsia="Calibri" w:hAnsi="Segoe UI" w:cs="Segoe UI"/>
          <w:b/>
          <w:sz w:val="20"/>
        </w:rPr>
        <w:t>Note:</w:t>
      </w:r>
      <w:r w:rsidRPr="00525A4B">
        <w:rPr>
          <w:rFonts w:ascii="Segoe UI" w:eastAsia="Calibri" w:hAnsi="Segoe UI" w:cs="Segoe UI"/>
          <w:sz w:val="20"/>
        </w:rPr>
        <w:t xml:space="preserve"> For information about the deployment models, see Understanding deployment models. If you are new to Azure, we recommend that you use the Resource Manager deployment model.</w:t>
      </w:r>
    </w:p>
    <w:p w14:paraId="554FC6C4" w14:textId="77777777" w:rsidR="005325BC" w:rsidRDefault="005325BC" w:rsidP="005325BC">
      <w:pPr>
        <w:pStyle w:val="Heading4"/>
      </w:pPr>
      <w:r w:rsidRPr="00F675D1">
        <w:t>Domain Controller</w:t>
      </w:r>
      <w:r w:rsidRPr="14CF19B1">
        <w:t xml:space="preserve"> setup</w:t>
      </w:r>
    </w:p>
    <w:p w14:paraId="70891FC5" w14:textId="77777777" w:rsidR="005325BC" w:rsidRPr="00525A4B" w:rsidRDefault="005325BC">
      <w:pPr>
        <w:spacing w:after="0" w:line="276" w:lineRule="auto"/>
        <w:jc w:val="both"/>
        <w:rPr>
          <w:rFonts w:ascii="Segoe UI" w:eastAsia="Calibri" w:hAnsi="Segoe UI" w:cs="Segoe UI"/>
          <w:color w:val="061D28" w:themeColor="background2" w:themeShade="1A"/>
          <w:sz w:val="20"/>
          <w:szCs w:val="22"/>
          <w:rPrChange w:id="126" w:author="Prasad Paluri" w:date="2020-05-11T19:51:00Z">
            <w:rPr>
              <w:rFonts w:ascii="Segoe UI" w:eastAsia="Segoe UI" w:hAnsi="Segoe UI" w:cs="Segoe UI"/>
              <w:color w:val="061D28" w:themeColor="background2" w:themeShade="1A"/>
              <w:sz w:val="24"/>
            </w:rPr>
          </w:rPrChange>
        </w:rPr>
        <w:pPrChange w:id="127" w:author="Prasad Paluri" w:date="2020-05-11T19:49:00Z">
          <w:pPr/>
        </w:pPrChange>
      </w:pPr>
      <w:r w:rsidRPr="00525A4B">
        <w:rPr>
          <w:rFonts w:ascii="Segoe UI" w:eastAsia="Calibri" w:hAnsi="Segoe UI" w:cs="Segoe UI"/>
          <w:color w:val="061D28" w:themeColor="background2" w:themeShade="1A"/>
          <w:sz w:val="20"/>
          <w:szCs w:val="22"/>
          <w:rPrChange w:id="128" w:author="Prasad Paluri" w:date="2020-05-11T19:51:00Z">
            <w:rPr>
              <w:rFonts w:ascii="Segoe UI" w:eastAsia="Segoe UI" w:hAnsi="Segoe UI" w:cs="Segoe UI"/>
              <w:color w:val="061D28" w:themeColor="background2" w:themeShade="1A"/>
              <w:sz w:val="24"/>
            </w:rPr>
          </w:rPrChange>
        </w:rPr>
        <w:t>The Azure virtual machines you create for Windows Virtual Desktop must be:</w:t>
      </w:r>
    </w:p>
    <w:p w14:paraId="5794CF36" w14:textId="77777777" w:rsidR="005325BC" w:rsidRPr="00525A4B" w:rsidRDefault="00F55797" w:rsidP="005325BC">
      <w:pPr>
        <w:pStyle w:val="ListParagraph"/>
        <w:numPr>
          <w:ilvl w:val="0"/>
          <w:numId w:val="10"/>
        </w:numPr>
        <w:spacing w:line="276" w:lineRule="auto"/>
        <w:jc w:val="both"/>
        <w:rPr>
          <w:rFonts w:ascii="Segoe UI" w:eastAsia="Calibri" w:hAnsi="Segoe UI" w:cs="Segoe UI"/>
          <w:color w:val="061D28" w:themeColor="background2" w:themeShade="1A"/>
          <w:sz w:val="20"/>
          <w:szCs w:val="22"/>
        </w:rPr>
      </w:pPr>
      <w:hyperlink r:id="rId22" w:history="1">
        <w:r w:rsidR="005325BC" w:rsidRPr="00525A4B">
          <w:rPr>
            <w:rStyle w:val="Hyperlink"/>
            <w:rFonts w:ascii="Segoe UI" w:eastAsia="Segoe UI" w:hAnsi="Segoe UI" w:cs="Segoe UI"/>
            <w:color w:val="061D28" w:themeColor="background2" w:themeShade="1A"/>
            <w:sz w:val="20"/>
            <w:szCs w:val="22"/>
            <w:u w:val="none"/>
          </w:rPr>
          <w:t>Standard domain-joined</w:t>
        </w:r>
      </w:hyperlink>
    </w:p>
    <w:p w14:paraId="02DE3432" w14:textId="77777777" w:rsidR="005325BC" w:rsidRPr="00525A4B" w:rsidRDefault="00F55797" w:rsidP="005325BC">
      <w:pPr>
        <w:pStyle w:val="ListParagraph"/>
        <w:numPr>
          <w:ilvl w:val="0"/>
          <w:numId w:val="10"/>
        </w:numPr>
        <w:spacing w:after="0" w:line="276" w:lineRule="auto"/>
        <w:jc w:val="both"/>
        <w:rPr>
          <w:rFonts w:ascii="Segoe UI" w:eastAsia="Calibri" w:hAnsi="Segoe UI" w:cs="Segoe UI"/>
          <w:color w:val="061D28" w:themeColor="background2" w:themeShade="1A"/>
          <w:sz w:val="20"/>
          <w:szCs w:val="22"/>
        </w:rPr>
      </w:pPr>
      <w:hyperlink r:id="rId23" w:history="1">
        <w:r w:rsidR="005325BC" w:rsidRPr="00525A4B">
          <w:rPr>
            <w:rStyle w:val="Hyperlink"/>
            <w:rFonts w:ascii="Segoe UI" w:eastAsia="Segoe UI" w:hAnsi="Segoe UI" w:cs="Segoe UI"/>
            <w:color w:val="061D28" w:themeColor="background2" w:themeShade="1A"/>
            <w:sz w:val="20"/>
            <w:szCs w:val="22"/>
            <w:u w:val="none"/>
          </w:rPr>
          <w:t>Hybrid AD-joined</w:t>
        </w:r>
      </w:hyperlink>
      <w:r w:rsidR="005325BC" w:rsidRPr="00525A4B">
        <w:rPr>
          <w:rFonts w:ascii="Segoe UI" w:eastAsia="Calibri" w:hAnsi="Segoe UI" w:cs="Segoe UI"/>
          <w:color w:val="061D28" w:themeColor="background2" w:themeShade="1A"/>
          <w:sz w:val="20"/>
          <w:szCs w:val="22"/>
        </w:rPr>
        <w:t xml:space="preserve">. </w:t>
      </w:r>
    </w:p>
    <w:p w14:paraId="21851305" w14:textId="77777777" w:rsidR="005325BC" w:rsidRPr="00525A4B" w:rsidRDefault="005325BC">
      <w:pPr>
        <w:spacing w:line="276" w:lineRule="auto"/>
        <w:jc w:val="both"/>
        <w:rPr>
          <w:rFonts w:ascii="Segoe UI" w:eastAsia="Segoe UI" w:hAnsi="Segoe UI" w:cs="Segoe UI"/>
          <w:color w:val="061D28" w:themeColor="background2" w:themeShade="1A"/>
          <w:sz w:val="20"/>
          <w:szCs w:val="22"/>
        </w:rPr>
        <w:pPrChange w:id="129" w:author="Prasad Paluri" w:date="2020-05-11T20:01:00Z">
          <w:pPr/>
        </w:pPrChange>
      </w:pPr>
      <w:r w:rsidRPr="00525A4B">
        <w:rPr>
          <w:rFonts w:ascii="Segoe UI" w:eastAsia="Calibri" w:hAnsi="Segoe UI" w:cs="Segoe UI"/>
          <w:b/>
          <w:color w:val="061D28" w:themeColor="background2" w:themeShade="1A"/>
          <w:sz w:val="20"/>
          <w:szCs w:val="22"/>
          <w:rPrChange w:id="130" w:author="Prasad Paluri" w:date="2020-05-11T19:51:00Z">
            <w:rPr>
              <w:rFonts w:ascii="Segoe UI" w:eastAsia="Segoe UI" w:hAnsi="Segoe UI" w:cs="Segoe UI"/>
              <w:color w:val="061D28" w:themeColor="background2" w:themeShade="1A"/>
              <w:sz w:val="24"/>
            </w:rPr>
          </w:rPrChange>
        </w:rPr>
        <w:t>Note</w:t>
      </w:r>
      <w:r w:rsidRPr="00525A4B">
        <w:rPr>
          <w:rFonts w:ascii="Segoe UI" w:eastAsia="Calibri" w:hAnsi="Segoe UI" w:cs="Segoe UI"/>
          <w:color w:val="061D28" w:themeColor="background2" w:themeShade="1A"/>
          <w:sz w:val="20"/>
          <w:szCs w:val="22"/>
          <w:rPrChange w:id="131" w:author="Prasad Paluri" w:date="2020-05-11T19:51:00Z">
            <w:rPr>
              <w:rFonts w:ascii="Segoe UI" w:eastAsia="Segoe UI" w:hAnsi="Segoe UI" w:cs="Segoe UI"/>
              <w:color w:val="061D28" w:themeColor="background2" w:themeShade="1A"/>
              <w:sz w:val="24"/>
            </w:rPr>
          </w:rPrChange>
        </w:rPr>
        <w:t>: Virtual machines can't be Azure AD-joined.</w:t>
      </w:r>
    </w:p>
    <w:p w14:paraId="011E20E3" w14:textId="32D87BB6" w:rsidR="00F749FC" w:rsidRPr="001357E1" w:rsidRDefault="6AED86DC" w:rsidP="00ED1BFF">
      <w:pPr>
        <w:pStyle w:val="Heading4"/>
        <w:rPr>
          <w:sz w:val="22"/>
          <w:rPrChange w:id="132" w:author="Prasad Paluri" w:date="2020-05-11T19:57:00Z">
            <w:rPr>
              <w:rFonts w:eastAsia="Calibri" w:cs="Calibri"/>
              <w:sz w:val="24"/>
            </w:rPr>
          </w:rPrChange>
        </w:rPr>
      </w:pPr>
      <w:r w:rsidRPr="00F675D1">
        <w:t>Identity</w:t>
      </w:r>
      <w:r w:rsidR="5818CC6F" w:rsidRPr="14CF19B1">
        <w:t xml:space="preserve"> </w:t>
      </w:r>
      <w:r w:rsidR="00143CBA">
        <w:t>S</w:t>
      </w:r>
      <w:r w:rsidR="5818CC6F" w:rsidRPr="14CF19B1">
        <w:t>etup</w:t>
      </w:r>
    </w:p>
    <w:p w14:paraId="77EF4B9A" w14:textId="62393362" w:rsidR="74804BE5" w:rsidRPr="001357E1" w:rsidRDefault="74804BE5">
      <w:pPr>
        <w:spacing w:after="120"/>
        <w:jc w:val="both"/>
        <w:rPr>
          <w:b/>
          <w:sz w:val="24"/>
          <w:rPrChange w:id="133" w:author="Prasad Paluri" w:date="2020-05-11T19:51:00Z">
            <w:rPr>
              <w:rFonts w:cstheme="minorBidi"/>
              <w:sz w:val="24"/>
            </w:rPr>
          </w:rPrChange>
        </w:rPr>
        <w:pPrChange w:id="134" w:author="Prasad Paluri" w:date="2020-05-11T15:17:00Z">
          <w:pPr>
            <w:spacing w:after="0"/>
            <w:jc w:val="both"/>
          </w:pPr>
        </w:pPrChange>
      </w:pPr>
      <w:r w:rsidRPr="001357E1">
        <w:rPr>
          <w:b/>
          <w:sz w:val="24"/>
          <w:rPrChange w:id="135" w:author="Prasad Paluri" w:date="2020-05-11T19:51:00Z">
            <w:rPr>
              <w:rFonts w:cstheme="minorBidi"/>
              <w:sz w:val="24"/>
            </w:rPr>
          </w:rPrChange>
        </w:rPr>
        <w:t>Active Directory</w:t>
      </w:r>
      <w:r w:rsidR="5A95DB88" w:rsidRPr="001357E1">
        <w:rPr>
          <w:b/>
          <w:sz w:val="24"/>
        </w:rPr>
        <w:t xml:space="preserve"> configuration</w:t>
      </w:r>
      <w:r w:rsidRPr="001357E1">
        <w:rPr>
          <w:b/>
          <w:sz w:val="24"/>
          <w:rPrChange w:id="136" w:author="Prasad Paluri" w:date="2020-05-11T19:51:00Z">
            <w:rPr>
              <w:rFonts w:cstheme="minorBidi"/>
              <w:sz w:val="24"/>
            </w:rPr>
          </w:rPrChange>
        </w:rPr>
        <w:t>:</w:t>
      </w:r>
    </w:p>
    <w:p w14:paraId="05397535" w14:textId="4867829E" w:rsidR="6AED86DC" w:rsidRPr="00525A4B" w:rsidRDefault="6AED86DC">
      <w:pPr>
        <w:spacing w:after="0" w:line="276" w:lineRule="auto"/>
        <w:jc w:val="both"/>
        <w:rPr>
          <w:rFonts w:ascii="Segoe UI" w:eastAsiaTheme="minorEastAsia" w:hAnsi="Segoe UI" w:cs="Segoe UI"/>
          <w:sz w:val="20"/>
        </w:rPr>
        <w:pPrChange w:id="137" w:author="Prasad Paluri" w:date="2020-05-11T15:24:00Z">
          <w:pPr>
            <w:spacing w:after="0"/>
            <w:jc w:val="both"/>
          </w:pPr>
        </w:pPrChange>
      </w:pPr>
      <w:r w:rsidRPr="00525A4B">
        <w:rPr>
          <w:rFonts w:ascii="Segoe UI" w:eastAsiaTheme="minorEastAsia" w:hAnsi="Segoe UI" w:cs="Segoe UI"/>
          <w:sz w:val="20"/>
          <w:rPrChange w:id="138" w:author="Prasad Paluri" w:date="2020-05-11T19:51:00Z">
            <w:rPr>
              <w:rFonts w:cstheme="minorBidi"/>
              <w:sz w:val="24"/>
            </w:rPr>
          </w:rPrChange>
        </w:rPr>
        <w:t>Your infrastructure needs the following things to support Windows Virtual Desktop:</w:t>
      </w:r>
    </w:p>
    <w:p w14:paraId="0A4E7CB6" w14:textId="5F7F733D" w:rsidR="6AED86DC" w:rsidRPr="00525A4B" w:rsidRDefault="6AED86DC">
      <w:pPr>
        <w:pStyle w:val="ListParagraph"/>
        <w:numPr>
          <w:ilvl w:val="1"/>
          <w:numId w:val="72"/>
        </w:numPr>
        <w:spacing w:after="0" w:line="276" w:lineRule="auto"/>
        <w:ind w:left="720"/>
        <w:jc w:val="both"/>
        <w:rPr>
          <w:rFonts w:ascii="Segoe UI" w:eastAsiaTheme="minorEastAsia" w:hAnsi="Segoe UI" w:cs="Segoe UI"/>
          <w:sz w:val="20"/>
        </w:rPr>
        <w:pPrChange w:id="139" w:author="Prasad Paluri" w:date="2020-05-11T19:48:00Z">
          <w:pPr>
            <w:spacing w:after="0"/>
            <w:jc w:val="both"/>
          </w:pPr>
        </w:pPrChange>
      </w:pPr>
      <w:r w:rsidRPr="00525A4B">
        <w:rPr>
          <w:rFonts w:ascii="Segoe UI" w:eastAsiaTheme="minorEastAsia" w:hAnsi="Segoe UI" w:cs="Segoe UI"/>
          <w:sz w:val="20"/>
          <w:rPrChange w:id="140" w:author="Prasad Paluri" w:date="2020-05-11T19:51:00Z">
            <w:rPr>
              <w:rFonts w:cstheme="minorBidi"/>
              <w:sz w:val="24"/>
            </w:rPr>
          </w:rPrChange>
        </w:rPr>
        <w:t>An Azure Active Directory</w:t>
      </w:r>
    </w:p>
    <w:p w14:paraId="4FE7529C" w14:textId="04EE2752" w:rsidR="6AED86DC" w:rsidRPr="00525A4B" w:rsidRDefault="6AED86DC">
      <w:pPr>
        <w:pStyle w:val="ListParagraph"/>
        <w:numPr>
          <w:ilvl w:val="1"/>
          <w:numId w:val="72"/>
        </w:numPr>
        <w:spacing w:after="0" w:line="276" w:lineRule="auto"/>
        <w:ind w:left="720"/>
        <w:jc w:val="both"/>
        <w:rPr>
          <w:rFonts w:ascii="Segoe UI" w:eastAsiaTheme="minorEastAsia" w:hAnsi="Segoe UI" w:cs="Segoe UI"/>
          <w:sz w:val="20"/>
        </w:rPr>
        <w:pPrChange w:id="141" w:author="Prasad Paluri" w:date="2020-05-11T19:48:00Z">
          <w:pPr>
            <w:spacing w:after="0"/>
            <w:jc w:val="both"/>
          </w:pPr>
        </w:pPrChange>
      </w:pPr>
      <w:r w:rsidRPr="00525A4B">
        <w:rPr>
          <w:rFonts w:ascii="Segoe UI" w:eastAsiaTheme="minorEastAsia" w:hAnsi="Segoe UI" w:cs="Segoe UI"/>
          <w:sz w:val="20"/>
          <w:rPrChange w:id="142" w:author="Prasad Paluri" w:date="2020-05-11T19:51:00Z">
            <w:rPr>
              <w:rFonts w:cstheme="minorBidi"/>
              <w:sz w:val="24"/>
            </w:rPr>
          </w:rPrChange>
        </w:rPr>
        <w:t>A Windows Server Active Directory in sync with Azure Active Directory. You can configure this with one of the following:</w:t>
      </w:r>
    </w:p>
    <w:p w14:paraId="1C5CA865" w14:textId="6906A1AD" w:rsidR="6AED86DC" w:rsidRPr="00525A4B" w:rsidRDefault="6AED86DC">
      <w:pPr>
        <w:pStyle w:val="ListParagraph"/>
        <w:numPr>
          <w:ilvl w:val="2"/>
          <w:numId w:val="73"/>
        </w:numPr>
        <w:spacing w:after="0" w:line="276" w:lineRule="auto"/>
        <w:ind w:left="1440"/>
        <w:jc w:val="both"/>
        <w:rPr>
          <w:rFonts w:ascii="Segoe UI" w:eastAsiaTheme="minorEastAsia" w:hAnsi="Segoe UI" w:cs="Segoe UI"/>
          <w:sz w:val="20"/>
        </w:rPr>
        <w:pPrChange w:id="143" w:author="Prasad Paluri" w:date="2020-05-11T19:48:00Z">
          <w:pPr>
            <w:spacing w:after="0"/>
            <w:jc w:val="both"/>
          </w:pPr>
        </w:pPrChange>
      </w:pPr>
      <w:r w:rsidRPr="00525A4B">
        <w:rPr>
          <w:rFonts w:ascii="Segoe UI" w:eastAsiaTheme="minorEastAsia" w:hAnsi="Segoe UI" w:cs="Segoe UI"/>
          <w:sz w:val="20"/>
          <w:rPrChange w:id="144" w:author="Prasad Paluri" w:date="2020-05-11T19:51:00Z">
            <w:rPr>
              <w:rFonts w:cstheme="minorBidi"/>
              <w:sz w:val="24"/>
            </w:rPr>
          </w:rPrChange>
        </w:rPr>
        <w:t>Azure AD Connect (for hybrid organizations)</w:t>
      </w:r>
    </w:p>
    <w:p w14:paraId="37696CA5" w14:textId="291E7DF8" w:rsidR="6AED86DC" w:rsidRPr="00525A4B" w:rsidRDefault="6AED86DC">
      <w:pPr>
        <w:pStyle w:val="ListParagraph"/>
        <w:numPr>
          <w:ilvl w:val="2"/>
          <w:numId w:val="73"/>
        </w:numPr>
        <w:spacing w:after="0" w:line="276" w:lineRule="auto"/>
        <w:ind w:left="1440"/>
        <w:jc w:val="both"/>
        <w:rPr>
          <w:rFonts w:ascii="Segoe UI" w:eastAsiaTheme="minorEastAsia" w:hAnsi="Segoe UI" w:cs="Segoe UI"/>
          <w:sz w:val="20"/>
        </w:rPr>
        <w:pPrChange w:id="145" w:author="Prasad Paluri" w:date="2020-05-11T19:48:00Z">
          <w:pPr>
            <w:spacing w:after="0"/>
            <w:jc w:val="both"/>
          </w:pPr>
        </w:pPrChange>
      </w:pPr>
      <w:r w:rsidRPr="00525A4B">
        <w:rPr>
          <w:rFonts w:ascii="Segoe UI" w:eastAsiaTheme="minorEastAsia" w:hAnsi="Segoe UI" w:cs="Segoe UI"/>
          <w:sz w:val="20"/>
          <w:rPrChange w:id="146" w:author="Prasad Paluri" w:date="2020-05-11T19:51:00Z">
            <w:rPr>
              <w:rFonts w:cstheme="minorBidi"/>
              <w:sz w:val="24"/>
            </w:rPr>
          </w:rPrChange>
        </w:rPr>
        <w:t>Azure AD Domain Services (for hybrid or cloud organizations)</w:t>
      </w:r>
    </w:p>
    <w:p w14:paraId="2202F56E" w14:textId="472DE095" w:rsidR="0815B750" w:rsidRPr="00525A4B" w:rsidRDefault="6AED86DC">
      <w:pPr>
        <w:pStyle w:val="ListParagraph"/>
        <w:numPr>
          <w:ilvl w:val="1"/>
          <w:numId w:val="73"/>
        </w:numPr>
        <w:spacing w:after="0" w:line="276" w:lineRule="auto"/>
        <w:ind w:left="720"/>
        <w:jc w:val="both"/>
        <w:rPr>
          <w:rFonts w:ascii="Segoe UI" w:eastAsiaTheme="minorEastAsia" w:hAnsi="Segoe UI" w:cs="Segoe UI"/>
          <w:sz w:val="20"/>
        </w:rPr>
        <w:pPrChange w:id="147" w:author="Prasad Paluri" w:date="2020-05-11T20:18:00Z">
          <w:pPr/>
        </w:pPrChange>
      </w:pPr>
      <w:r w:rsidRPr="00525A4B">
        <w:rPr>
          <w:rFonts w:ascii="Segoe UI" w:eastAsiaTheme="minorEastAsia" w:hAnsi="Segoe UI" w:cs="Segoe UI"/>
          <w:sz w:val="20"/>
          <w:rPrChange w:id="148" w:author="Prasad Paluri" w:date="2020-05-11T19:51:00Z">
            <w:rPr>
              <w:rFonts w:cstheme="minorBidi"/>
              <w:sz w:val="24"/>
            </w:rPr>
          </w:rPrChange>
        </w:rPr>
        <w:t>An Azure subscription that contains a virtual network that either contains or is connected to the Windows Server Active Directory</w:t>
      </w:r>
    </w:p>
    <w:p w14:paraId="556A4BC8" w14:textId="3F4F7BD8" w:rsidR="236A1CA6" w:rsidRPr="00525A4B" w:rsidRDefault="236A1CA6" w:rsidP="00525A4B">
      <w:pPr>
        <w:pStyle w:val="ListParagraph"/>
        <w:numPr>
          <w:ilvl w:val="1"/>
          <w:numId w:val="73"/>
        </w:numPr>
        <w:spacing w:after="0" w:line="276" w:lineRule="auto"/>
        <w:ind w:left="720"/>
        <w:jc w:val="both"/>
        <w:rPr>
          <w:rFonts w:ascii="Segoe UI" w:eastAsiaTheme="minorBidi" w:hAnsi="Segoe UI" w:cs="Segoe UI"/>
          <w:sz w:val="20"/>
        </w:rPr>
      </w:pPr>
      <w:r w:rsidRPr="00525A4B">
        <w:rPr>
          <w:rFonts w:ascii="Segoe UI" w:eastAsiaTheme="minorEastAsia" w:hAnsi="Segoe UI" w:cs="Segoe UI"/>
          <w:sz w:val="20"/>
        </w:rPr>
        <w:t>AAD Multifactor authentication</w:t>
      </w:r>
    </w:p>
    <w:p w14:paraId="523933A8" w14:textId="1F749BD8" w:rsidR="005325BC" w:rsidRPr="005325BC" w:rsidRDefault="236A1CA6" w:rsidP="005325BC">
      <w:pPr>
        <w:pStyle w:val="ListParagraph"/>
        <w:numPr>
          <w:ilvl w:val="1"/>
          <w:numId w:val="73"/>
        </w:numPr>
        <w:spacing w:line="276" w:lineRule="auto"/>
        <w:ind w:left="720"/>
        <w:contextualSpacing w:val="0"/>
        <w:jc w:val="both"/>
        <w:rPr>
          <w:rFonts w:ascii="Segoe UI" w:eastAsiaTheme="minorBidi" w:hAnsi="Segoe UI" w:cs="Segoe UI"/>
          <w:sz w:val="20"/>
        </w:rPr>
      </w:pPr>
      <w:r w:rsidRPr="00525A4B">
        <w:rPr>
          <w:rFonts w:ascii="Segoe UI" w:eastAsiaTheme="minorEastAsia" w:hAnsi="Segoe UI" w:cs="Segoe UI"/>
          <w:sz w:val="20"/>
        </w:rPr>
        <w:t>AAD Conditional Access</w:t>
      </w:r>
    </w:p>
    <w:p w14:paraId="3D02FC92" w14:textId="578B66A3" w:rsidR="00CB6D6E" w:rsidRPr="00CB6D6E" w:rsidRDefault="00CB6D6E" w:rsidP="00926316">
      <w:pPr>
        <w:spacing w:after="120"/>
        <w:rPr>
          <w:rFonts w:ascii="Calibri" w:eastAsia="Calibri" w:hAnsi="Calibri" w:cs="Calibri"/>
          <w:szCs w:val="22"/>
        </w:rPr>
      </w:pPr>
      <w:r w:rsidRPr="00CB6D6E">
        <w:rPr>
          <w:rFonts w:ascii="Calibri" w:eastAsia="Calibri" w:hAnsi="Calibri" w:cs="Calibri"/>
          <w:b/>
          <w:bCs/>
          <w:szCs w:val="22"/>
        </w:rPr>
        <w:t>Azure MFA (Multi-Factor Authentication) for Windows Virtual Desktop</w:t>
      </w:r>
      <w:r w:rsidRPr="00CB6D6E">
        <w:rPr>
          <w:rFonts w:ascii="Calibri" w:eastAsia="Calibri" w:hAnsi="Calibri" w:cs="Calibri"/>
          <w:szCs w:val="22"/>
        </w:rPr>
        <w:t xml:space="preserve">: </w:t>
      </w:r>
    </w:p>
    <w:p w14:paraId="36A0301A" w14:textId="77777777" w:rsidR="00CB6D6E" w:rsidRPr="00525A4B" w:rsidRDefault="00CB6D6E" w:rsidP="00525A4B">
      <w:pPr>
        <w:spacing w:after="0" w:line="276" w:lineRule="auto"/>
        <w:jc w:val="both"/>
        <w:rPr>
          <w:rFonts w:ascii="Segoe UI" w:eastAsia="Calibri" w:hAnsi="Segoe UI" w:cs="Segoe UI"/>
          <w:sz w:val="20"/>
        </w:rPr>
      </w:pPr>
      <w:r w:rsidRPr="00525A4B">
        <w:rPr>
          <w:rFonts w:ascii="Segoe UI" w:eastAsia="Calibri" w:hAnsi="Segoe UI" w:cs="Segoe UI"/>
          <w:sz w:val="20"/>
        </w:rPr>
        <w:t>The Windows client for Windows Virtual Desktop is an excellent option for integrating Windows Virtual Desktop with your local machine. However, when you configure your Windows Virtual Desktop account into the Windows Client, there are certain measures you'll need to take to keep yourself and your users safe.</w:t>
      </w:r>
    </w:p>
    <w:p w14:paraId="3A621EBA" w14:textId="77777777" w:rsidR="00CB6D6E" w:rsidRPr="00525A4B" w:rsidRDefault="00CB6D6E" w:rsidP="00525A4B">
      <w:pPr>
        <w:pStyle w:val="ListParagraph"/>
        <w:numPr>
          <w:ilvl w:val="0"/>
          <w:numId w:val="166"/>
        </w:numPr>
        <w:spacing w:line="276" w:lineRule="auto"/>
        <w:jc w:val="both"/>
        <w:rPr>
          <w:rFonts w:ascii="Segoe UI" w:eastAsia="Calibri" w:hAnsi="Segoe UI" w:cs="Segoe UI"/>
          <w:sz w:val="20"/>
        </w:rPr>
      </w:pPr>
      <w:r w:rsidRPr="00525A4B">
        <w:rPr>
          <w:rFonts w:ascii="Segoe UI" w:eastAsia="Calibri" w:hAnsi="Segoe UI" w:cs="Segoe UI"/>
          <w:sz w:val="20"/>
        </w:rPr>
        <w:t xml:space="preserve">When you first sign in, the client asks for your username, password, and Azure MFA. After that, the next time you sign in, the client will remember your token from your Azure Active Directory (AD) Enterprise Application. </w:t>
      </w:r>
    </w:p>
    <w:p w14:paraId="614191C5" w14:textId="77777777" w:rsidR="00CB6D6E" w:rsidRPr="00525A4B" w:rsidRDefault="00CB6D6E" w:rsidP="00525A4B">
      <w:pPr>
        <w:pStyle w:val="ListParagraph"/>
        <w:numPr>
          <w:ilvl w:val="0"/>
          <w:numId w:val="166"/>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When you select Remember me, your users can sign in after restarting the client without needing to reenter their credentials. While remembering credentials is convenient, it can also make deployments on Enterprise scenarios or personal devices less secure. </w:t>
      </w:r>
    </w:p>
    <w:p w14:paraId="0A6FB9BC" w14:textId="4A3CD650" w:rsidR="2EA9AF4F" w:rsidRPr="00525A4B" w:rsidRDefault="00CB6D6E" w:rsidP="00525A4B">
      <w:pPr>
        <w:spacing w:line="276" w:lineRule="auto"/>
        <w:jc w:val="both"/>
        <w:rPr>
          <w:rFonts w:ascii="Segoe UI" w:eastAsia="Calibri" w:hAnsi="Segoe UI" w:cs="Segoe UI"/>
        </w:rPr>
      </w:pPr>
      <w:r w:rsidRPr="00525A4B">
        <w:rPr>
          <w:rFonts w:ascii="Segoe UI" w:eastAsia="Calibri" w:hAnsi="Segoe UI" w:cs="Segoe UI"/>
          <w:sz w:val="20"/>
        </w:rPr>
        <w:t xml:space="preserve">To protect your users, you'll need to make sure the client keeps asking for Azure Multi-Factor Authentication (MFA) credentials. To enable Azure MFA for your users </w:t>
      </w:r>
      <w:hyperlink r:id="rId24" w:history="1">
        <w:r w:rsidRPr="00525A4B">
          <w:rPr>
            <w:rStyle w:val="Hyperlink"/>
            <w:rFonts w:ascii="Segoe UI" w:eastAsia="Calibri" w:hAnsi="Segoe UI" w:cs="Segoe UI"/>
            <w:sz w:val="20"/>
          </w:rPr>
          <w:t>Click here</w:t>
        </w:r>
      </w:hyperlink>
    </w:p>
    <w:p w14:paraId="515BB36A" w14:textId="46BF8AFE" w:rsidR="1277A3B0" w:rsidRPr="0088450F" w:rsidRDefault="1277A3B0" w:rsidP="008310D3">
      <w:pPr>
        <w:pStyle w:val="Heading3"/>
        <w:rPr>
          <w:ins w:id="149" w:author="Prasad Paluri" w:date="2020-05-11T19:52:00Z"/>
          <w:rPrChange w:id="150" w:author="Prasad Paluri" w:date="2020-05-11T19:57:00Z">
            <w:rPr>
              <w:ins w:id="151" w:author="Prasad Paluri" w:date="2020-05-11T19:52:00Z"/>
              <w:rFonts w:eastAsia="Segoe UI" w:cs="Segoe UI"/>
              <w:color w:val="061D28" w:themeColor="background2" w:themeShade="1A"/>
              <w:szCs w:val="28"/>
            </w:rPr>
          </w:rPrChange>
        </w:rPr>
      </w:pPr>
      <w:bookmarkStart w:id="152" w:name="_Toc43321904"/>
      <w:ins w:id="153" w:author="Prasad Paluri" w:date="2020-05-11T19:52:00Z">
        <w:r w:rsidRPr="0088450F">
          <w:rPr>
            <w:rPrChange w:id="154" w:author="Prasad Paluri" w:date="2020-05-11T19:57:00Z">
              <w:rPr>
                <w:rFonts w:eastAsia="Segoe UI" w:cs="Segoe UI"/>
                <w:color w:val="061D28" w:themeColor="background2" w:themeShade="1A"/>
              </w:rPr>
            </w:rPrChange>
          </w:rPr>
          <w:lastRenderedPageBreak/>
          <w:t xml:space="preserve">Create a </w:t>
        </w:r>
      </w:ins>
      <w:r w:rsidR="0088450F">
        <w:t>T</w:t>
      </w:r>
      <w:ins w:id="155" w:author="Prasad Paluri" w:date="2020-05-11T19:52:00Z">
        <w:r w:rsidRPr="0088450F">
          <w:rPr>
            <w:rPrChange w:id="156" w:author="Prasad Paluri" w:date="2020-05-11T19:57:00Z">
              <w:rPr>
                <w:rFonts w:eastAsia="Segoe UI" w:cs="Segoe UI"/>
                <w:color w:val="061D28" w:themeColor="background2" w:themeShade="1A"/>
              </w:rPr>
            </w:rPrChange>
          </w:rPr>
          <w:t>enant in Windows Virtual Desktop:</w:t>
        </w:r>
        <w:bookmarkEnd w:id="152"/>
      </w:ins>
    </w:p>
    <w:p w14:paraId="183B3F6B" w14:textId="34E27357" w:rsidR="00B34B5E" w:rsidRPr="00525A4B" w:rsidRDefault="00B34B5E">
      <w:pPr>
        <w:pStyle w:val="ListParagraph"/>
        <w:numPr>
          <w:ilvl w:val="0"/>
          <w:numId w:val="195"/>
        </w:numPr>
        <w:spacing w:after="0" w:line="276" w:lineRule="auto"/>
        <w:jc w:val="both"/>
        <w:rPr>
          <w:ins w:id="157" w:author="Prasad Paluri" w:date="2020-05-11T19:54:00Z"/>
          <w:rFonts w:ascii="Segoe UI" w:eastAsia="Calibri" w:hAnsi="Segoe UI" w:cs="Segoe UI"/>
          <w:color w:val="061D28" w:themeColor="background2" w:themeShade="1A"/>
          <w:sz w:val="20"/>
          <w:szCs w:val="22"/>
        </w:rPr>
        <w:pPrChange w:id="158" w:author="Prasad Paluri" w:date="2020-05-11T19:53:00Z">
          <w:pPr/>
        </w:pPrChange>
      </w:pPr>
      <w:ins w:id="159" w:author="Prasad Paluri" w:date="2020-05-11T19:54:00Z">
        <w:r w:rsidRPr="00525A4B">
          <w:rPr>
            <w:rFonts w:ascii="Segoe UI" w:eastAsia="Calibri" w:hAnsi="Segoe UI" w:cs="Segoe UI"/>
            <w:color w:val="061D28" w:themeColor="background2" w:themeShade="1A"/>
            <w:sz w:val="20"/>
            <w:szCs w:val="22"/>
          </w:rPr>
          <w:t>Pre-</w:t>
        </w:r>
      </w:ins>
      <w:ins w:id="160" w:author="Prasad Paluri" w:date="2020-05-11T19:55:00Z">
        <w:r w:rsidRPr="00525A4B">
          <w:rPr>
            <w:rFonts w:ascii="Segoe UI" w:eastAsia="Calibri" w:hAnsi="Segoe UI" w:cs="Segoe UI"/>
            <w:color w:val="061D28" w:themeColor="background2" w:themeShade="1A"/>
            <w:sz w:val="20"/>
            <w:szCs w:val="22"/>
          </w:rPr>
          <w:t>Requisite</w:t>
        </w:r>
      </w:ins>
      <w:ins w:id="161" w:author="Prasad Paluri" w:date="2020-05-11T19:54:00Z">
        <w:r w:rsidRPr="00525A4B">
          <w:rPr>
            <w:rFonts w:ascii="Segoe UI" w:eastAsia="Calibri" w:hAnsi="Segoe UI" w:cs="Segoe UI"/>
            <w:color w:val="061D28" w:themeColor="background2" w:themeShade="1A"/>
            <w:sz w:val="20"/>
            <w:szCs w:val="22"/>
          </w:rPr>
          <w:t xml:space="preserve"> to Tenant Setup</w:t>
        </w:r>
      </w:ins>
      <w:r w:rsidR="00B51947" w:rsidRPr="00525A4B">
        <w:rPr>
          <w:rFonts w:ascii="Segoe UI" w:eastAsia="Calibri" w:hAnsi="Segoe UI" w:cs="Segoe UI"/>
          <w:color w:val="061D28" w:themeColor="background2" w:themeShade="1A"/>
          <w:sz w:val="20"/>
          <w:szCs w:val="22"/>
        </w:rPr>
        <w:t xml:space="preserve">. </w:t>
      </w:r>
      <w:r w:rsidR="00B51947" w:rsidRPr="00525A4B">
        <w:rPr>
          <w:rFonts w:ascii="Segoe UI" w:eastAsia="Calibri" w:hAnsi="Segoe UI" w:cs="Segoe UI"/>
          <w:color w:val="061D28" w:themeColor="background2" w:themeShade="1A"/>
          <w:sz w:val="20"/>
          <w:szCs w:val="22"/>
        </w:rPr>
        <w:fldChar w:fldCharType="begin"/>
      </w:r>
      <w:r w:rsidR="00B51947" w:rsidRPr="00525A4B">
        <w:rPr>
          <w:rFonts w:ascii="Segoe UI" w:eastAsia="Calibri" w:hAnsi="Segoe UI" w:cs="Segoe UI"/>
          <w:color w:val="061D28" w:themeColor="background2" w:themeShade="1A"/>
          <w:sz w:val="20"/>
          <w:szCs w:val="22"/>
        </w:rPr>
        <w:instrText xml:space="preserve"> HYPERLINK "https://docs.microsoft.com/en-us/azure/virtual-desktop/virtual-desktop-fall-2019/tenant-setup-azure-active-directory" \l "what-you-need-to-set-up-a-tenant" </w:instrText>
      </w:r>
      <w:r w:rsidR="00B51947" w:rsidRPr="00525A4B">
        <w:rPr>
          <w:rFonts w:ascii="Segoe UI" w:eastAsia="Calibri" w:hAnsi="Segoe UI" w:cs="Segoe UI"/>
          <w:color w:val="061D28" w:themeColor="background2" w:themeShade="1A"/>
          <w:sz w:val="20"/>
          <w:szCs w:val="22"/>
        </w:rPr>
        <w:fldChar w:fldCharType="separate"/>
      </w:r>
      <w:r w:rsidR="00B51947" w:rsidRPr="00525A4B">
        <w:rPr>
          <w:rStyle w:val="Hyperlink"/>
          <w:rFonts w:ascii="Segoe UI" w:eastAsia="Calibri" w:hAnsi="Segoe UI" w:cs="Segoe UI"/>
          <w:sz w:val="20"/>
          <w:szCs w:val="22"/>
        </w:rPr>
        <w:t>Click here</w:t>
      </w:r>
      <w:r w:rsidR="00B51947" w:rsidRPr="00525A4B">
        <w:rPr>
          <w:rFonts w:ascii="Segoe UI" w:eastAsia="Calibri" w:hAnsi="Segoe UI" w:cs="Segoe UI"/>
          <w:color w:val="061D28" w:themeColor="background2" w:themeShade="1A"/>
          <w:sz w:val="20"/>
          <w:szCs w:val="22"/>
        </w:rPr>
        <w:fldChar w:fldCharType="end"/>
      </w:r>
    </w:p>
    <w:p w14:paraId="285C66DC" w14:textId="0B49A796" w:rsidR="7830ACAC" w:rsidRPr="00525A4B" w:rsidRDefault="7830ACAC" w:rsidP="00525A4B">
      <w:pPr>
        <w:pStyle w:val="ListParagraph"/>
        <w:numPr>
          <w:ilvl w:val="0"/>
          <w:numId w:val="195"/>
        </w:numPr>
        <w:spacing w:after="0" w:line="276" w:lineRule="auto"/>
        <w:jc w:val="both"/>
        <w:rPr>
          <w:ins w:id="162" w:author="Prasad Paluri" w:date="2020-05-11T19:56:00Z"/>
          <w:rFonts w:ascii="Segoe UI" w:eastAsia="Calibri" w:hAnsi="Segoe UI" w:cs="Segoe UI"/>
          <w:color w:val="061D28" w:themeColor="background2" w:themeShade="1A"/>
          <w:sz w:val="20"/>
          <w:szCs w:val="22"/>
        </w:rPr>
      </w:pPr>
      <w:ins w:id="163" w:author="Prasad Paluri" w:date="2020-05-11T19:56:00Z">
        <w:r w:rsidRPr="00525A4B">
          <w:rPr>
            <w:rFonts w:ascii="Segoe UI" w:eastAsia="Calibri" w:hAnsi="Segoe UI" w:cs="Segoe UI"/>
            <w:color w:val="061D28" w:themeColor="background2" w:themeShade="1A"/>
            <w:sz w:val="20"/>
            <w:szCs w:val="22"/>
          </w:rPr>
          <w:t>Grant permissions to Windows Virtual Desktop</w:t>
        </w:r>
      </w:ins>
      <w:r w:rsidR="00B51947" w:rsidRPr="00525A4B">
        <w:rPr>
          <w:rFonts w:ascii="Segoe UI" w:eastAsia="Calibri" w:hAnsi="Segoe UI" w:cs="Segoe UI"/>
          <w:color w:val="061D28" w:themeColor="background2" w:themeShade="1A"/>
          <w:sz w:val="20"/>
          <w:szCs w:val="22"/>
        </w:rPr>
        <w:t xml:space="preserve">. </w:t>
      </w:r>
      <w:hyperlink r:id="rId25" w:anchor="grant-permissions-to-windows-virtual-desktop" w:history="1">
        <w:r w:rsidR="00B51947" w:rsidRPr="00525A4B">
          <w:rPr>
            <w:rStyle w:val="Hyperlink"/>
            <w:rFonts w:ascii="Segoe UI" w:eastAsia="Calibri" w:hAnsi="Segoe UI" w:cs="Segoe UI"/>
            <w:sz w:val="20"/>
            <w:szCs w:val="22"/>
          </w:rPr>
          <w:t>Click here</w:t>
        </w:r>
      </w:hyperlink>
    </w:p>
    <w:p w14:paraId="18579B7E" w14:textId="399733D1" w:rsidR="7830ACAC" w:rsidRPr="00525A4B" w:rsidRDefault="7830ACAC" w:rsidP="00525A4B">
      <w:pPr>
        <w:pStyle w:val="ListParagraph"/>
        <w:numPr>
          <w:ilvl w:val="0"/>
          <w:numId w:val="195"/>
        </w:numPr>
        <w:spacing w:after="0" w:line="276" w:lineRule="auto"/>
        <w:jc w:val="both"/>
        <w:rPr>
          <w:ins w:id="164" w:author="Prasad Paluri" w:date="2020-05-11T19:55:00Z"/>
          <w:rFonts w:ascii="Segoe UI" w:eastAsia="Calibri" w:hAnsi="Segoe UI" w:cs="Segoe UI"/>
          <w:color w:val="061D28" w:themeColor="background2" w:themeShade="1A"/>
          <w:sz w:val="20"/>
          <w:szCs w:val="22"/>
        </w:rPr>
      </w:pPr>
      <w:ins w:id="165" w:author="Prasad Paluri" w:date="2020-05-11T19:57:00Z">
        <w:r w:rsidRPr="00525A4B">
          <w:rPr>
            <w:rFonts w:ascii="Segoe UI" w:eastAsia="Calibri" w:hAnsi="Segoe UI" w:cs="Segoe UI"/>
            <w:color w:val="061D28" w:themeColor="background2" w:themeShade="1A"/>
            <w:sz w:val="20"/>
            <w:szCs w:val="22"/>
          </w:rPr>
          <w:t xml:space="preserve">Assign the </w:t>
        </w:r>
        <w:proofErr w:type="spellStart"/>
        <w:r w:rsidRPr="00525A4B">
          <w:rPr>
            <w:rFonts w:ascii="Segoe UI" w:eastAsia="Calibri" w:hAnsi="Segoe UI" w:cs="Segoe UI"/>
            <w:color w:val="061D28" w:themeColor="background2" w:themeShade="1A"/>
            <w:sz w:val="20"/>
            <w:szCs w:val="22"/>
          </w:rPr>
          <w:t>TenantCreator</w:t>
        </w:r>
        <w:proofErr w:type="spellEnd"/>
        <w:r w:rsidRPr="00525A4B">
          <w:rPr>
            <w:rFonts w:ascii="Segoe UI" w:eastAsia="Calibri" w:hAnsi="Segoe UI" w:cs="Segoe UI"/>
            <w:color w:val="061D28" w:themeColor="background2" w:themeShade="1A"/>
            <w:sz w:val="20"/>
            <w:szCs w:val="22"/>
          </w:rPr>
          <w:t xml:space="preserve"> application role</w:t>
        </w:r>
      </w:ins>
      <w:r w:rsidR="00B51947" w:rsidRPr="00525A4B">
        <w:rPr>
          <w:rFonts w:ascii="Segoe UI" w:eastAsia="Calibri" w:hAnsi="Segoe UI" w:cs="Segoe UI"/>
          <w:color w:val="061D28" w:themeColor="background2" w:themeShade="1A"/>
          <w:sz w:val="20"/>
          <w:szCs w:val="22"/>
        </w:rPr>
        <w:t xml:space="preserve">. </w:t>
      </w:r>
      <w:hyperlink r:id="rId26" w:anchor="assign-the-tenantcreator-application-role" w:history="1">
        <w:r w:rsidR="00B51947" w:rsidRPr="00525A4B">
          <w:rPr>
            <w:rStyle w:val="Hyperlink"/>
            <w:rFonts w:ascii="Segoe UI" w:eastAsia="Calibri" w:hAnsi="Segoe UI" w:cs="Segoe UI"/>
            <w:sz w:val="20"/>
            <w:szCs w:val="22"/>
          </w:rPr>
          <w:t>Click here</w:t>
        </w:r>
      </w:hyperlink>
    </w:p>
    <w:p w14:paraId="4FB839A7" w14:textId="03C6F942" w:rsidR="0815B750" w:rsidRPr="00525A4B" w:rsidRDefault="18F7CD45" w:rsidP="00525A4B">
      <w:pPr>
        <w:pStyle w:val="ListParagraph"/>
        <w:numPr>
          <w:ilvl w:val="0"/>
          <w:numId w:val="195"/>
        </w:numPr>
        <w:spacing w:after="0" w:line="276" w:lineRule="auto"/>
        <w:jc w:val="both"/>
        <w:rPr>
          <w:ins w:id="166" w:author="Prasad Paluri" w:date="2020-05-11T20:00:00Z"/>
          <w:rFonts w:ascii="Segoe UI" w:hAnsi="Segoe UI" w:cs="Segoe UI"/>
          <w:sz w:val="20"/>
          <w:szCs w:val="22"/>
        </w:rPr>
      </w:pPr>
      <w:ins w:id="167" w:author="Prasad Paluri" w:date="2020-05-11T20:09:00Z">
        <w:r w:rsidRPr="00525A4B">
          <w:rPr>
            <w:rFonts w:ascii="Segoe UI" w:hAnsi="Segoe UI" w:cs="Segoe UI"/>
            <w:sz w:val="20"/>
            <w:szCs w:val="22"/>
          </w:rPr>
          <w:t>Create a service principal in Azure Active Directory (Optional</w:t>
        </w:r>
      </w:ins>
      <w:ins w:id="168" w:author="Prasad Paluri" w:date="2020-05-11T20:10:00Z">
        <w:r w:rsidRPr="00525A4B">
          <w:rPr>
            <w:rFonts w:ascii="Segoe UI" w:hAnsi="Segoe UI" w:cs="Segoe UI"/>
            <w:sz w:val="20"/>
            <w:szCs w:val="22"/>
          </w:rPr>
          <w:t xml:space="preserve"> step – Recommended)</w:t>
        </w:r>
      </w:ins>
      <w:r w:rsidR="00B51947" w:rsidRPr="00525A4B">
        <w:rPr>
          <w:rFonts w:ascii="Segoe UI" w:hAnsi="Segoe UI" w:cs="Segoe UI"/>
          <w:sz w:val="20"/>
          <w:szCs w:val="22"/>
        </w:rPr>
        <w:t xml:space="preserve">. </w:t>
      </w:r>
      <w:hyperlink r:id="rId27" w:anchor="create-a-service-principal-in-azure-active-directory" w:history="1">
        <w:r w:rsidR="00B51947" w:rsidRPr="00525A4B">
          <w:rPr>
            <w:rStyle w:val="Hyperlink"/>
            <w:rFonts w:ascii="Segoe UI" w:hAnsi="Segoe UI" w:cs="Segoe UI"/>
            <w:sz w:val="20"/>
            <w:szCs w:val="22"/>
          </w:rPr>
          <w:t>Click here</w:t>
        </w:r>
      </w:hyperlink>
    </w:p>
    <w:p w14:paraId="5EB50755" w14:textId="2514BEA2" w:rsidR="00F55A70" w:rsidRPr="00525A4B" w:rsidRDefault="18F7CD45" w:rsidP="00525A4B">
      <w:pPr>
        <w:pStyle w:val="ListParagraph"/>
        <w:numPr>
          <w:ilvl w:val="0"/>
          <w:numId w:val="195"/>
        </w:numPr>
        <w:spacing w:line="276" w:lineRule="auto"/>
        <w:jc w:val="both"/>
        <w:rPr>
          <w:rFonts w:ascii="Segoe UI" w:hAnsi="Segoe UI" w:cs="Segoe UI"/>
        </w:rPr>
      </w:pPr>
      <w:ins w:id="169" w:author="Prasad Paluri" w:date="2020-05-11T20:10:00Z">
        <w:r w:rsidRPr="00525A4B">
          <w:rPr>
            <w:rFonts w:ascii="Segoe UI" w:hAnsi="Segoe UI" w:cs="Segoe UI"/>
            <w:sz w:val="20"/>
            <w:szCs w:val="22"/>
          </w:rPr>
          <w:t>Assign WVD Tenant Owner role to Azure Service Prin</w:t>
        </w:r>
      </w:ins>
      <w:ins w:id="170" w:author="Prasad Paluri" w:date="2020-05-11T20:11:00Z">
        <w:r w:rsidRPr="00525A4B">
          <w:rPr>
            <w:rFonts w:ascii="Segoe UI" w:hAnsi="Segoe UI" w:cs="Segoe UI"/>
            <w:sz w:val="20"/>
            <w:szCs w:val="22"/>
          </w:rPr>
          <w:t>c</w:t>
        </w:r>
      </w:ins>
      <w:ins w:id="171" w:author="Prasad Paluri" w:date="2020-05-11T20:10:00Z">
        <w:r w:rsidRPr="00525A4B">
          <w:rPr>
            <w:rFonts w:ascii="Segoe UI" w:hAnsi="Segoe UI" w:cs="Segoe UI"/>
            <w:sz w:val="20"/>
            <w:szCs w:val="22"/>
          </w:rPr>
          <w:t>ipal</w:t>
        </w:r>
      </w:ins>
      <w:ins w:id="172" w:author="Prasad Paluri" w:date="2020-05-11T20:11:00Z">
        <w:r w:rsidRPr="00525A4B">
          <w:rPr>
            <w:rFonts w:ascii="Segoe UI" w:hAnsi="Segoe UI" w:cs="Segoe UI"/>
            <w:sz w:val="20"/>
            <w:szCs w:val="22"/>
          </w:rPr>
          <w:t>/A</w:t>
        </w:r>
        <w:r w:rsidR="615DE947" w:rsidRPr="00525A4B">
          <w:rPr>
            <w:rFonts w:ascii="Segoe UI" w:hAnsi="Segoe UI" w:cs="Segoe UI"/>
            <w:sz w:val="20"/>
            <w:szCs w:val="22"/>
          </w:rPr>
          <w:t>zure A</w:t>
        </w:r>
        <w:r w:rsidRPr="00525A4B">
          <w:rPr>
            <w:rFonts w:ascii="Segoe UI" w:hAnsi="Segoe UI" w:cs="Segoe UI"/>
            <w:sz w:val="20"/>
            <w:szCs w:val="22"/>
          </w:rPr>
          <w:t>D User</w:t>
        </w:r>
      </w:ins>
    </w:p>
    <w:p w14:paraId="4B195809" w14:textId="4437DF7C" w:rsidR="0088450F" w:rsidRDefault="0088450F" w:rsidP="008310D3">
      <w:pPr>
        <w:pStyle w:val="Heading3"/>
      </w:pPr>
      <w:bookmarkStart w:id="173" w:name="_Toc43321905"/>
      <w:r>
        <w:t>Build VM Image</w:t>
      </w:r>
      <w:bookmarkEnd w:id="173"/>
    </w:p>
    <w:p w14:paraId="2E857662" w14:textId="5D7C72B7" w:rsidR="00CF2DB1" w:rsidRPr="00CF2DB1" w:rsidRDefault="008F53FC" w:rsidP="00CF2DB1">
      <w:r>
        <w:t>This section tells us how to create a custom image. In Azure, we create VM to install our business apps. With the help of custom image, we can create multiple session hosts. Below are some of the approaches to create custom images:</w:t>
      </w:r>
    </w:p>
    <w:p w14:paraId="13765582" w14:textId="77777777" w:rsidR="0088450F" w:rsidRPr="0088450F" w:rsidRDefault="0088450F" w:rsidP="0088450F">
      <w:pPr>
        <w:pStyle w:val="Heading4"/>
      </w:pPr>
      <w:r w:rsidRPr="0088450F">
        <w:t xml:space="preserve">Azure Image Builder (AIB) </w:t>
      </w:r>
    </w:p>
    <w:p w14:paraId="26531EF9" w14:textId="1C340A28"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Azure Image Builder (AIB) allows you to take a source image, which can be any of the following:</w:t>
      </w:r>
    </w:p>
    <w:p w14:paraId="5DD7F7CB"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RHEL ISO</w:t>
      </w:r>
    </w:p>
    <w:p w14:paraId="414A0F92"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Marketplace image</w:t>
      </w:r>
    </w:p>
    <w:p w14:paraId="5144324C"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Managed image</w:t>
      </w:r>
    </w:p>
    <w:p w14:paraId="404A7AC8" w14:textId="77777777" w:rsidR="0088450F" w:rsidRPr="00525A4B" w:rsidRDefault="0088450F" w:rsidP="00525A4B">
      <w:pPr>
        <w:pStyle w:val="ListParagraph"/>
        <w:numPr>
          <w:ilvl w:val="0"/>
          <w:numId w:val="85"/>
        </w:numPr>
        <w:spacing w:after="0" w:line="276" w:lineRule="auto"/>
        <w:jc w:val="both"/>
        <w:rPr>
          <w:rFonts w:ascii="Segoe UI" w:eastAsia="Calibri" w:hAnsi="Segoe UI" w:cs="Segoe UI"/>
          <w:sz w:val="20"/>
        </w:rPr>
      </w:pPr>
      <w:r w:rsidRPr="00525A4B">
        <w:rPr>
          <w:rFonts w:ascii="Segoe UI" w:eastAsia="Calibri" w:hAnsi="Segoe UI" w:cs="Segoe UI"/>
          <w:sz w:val="20"/>
        </w:rPr>
        <w:t>Shared Image Gallery image version</w:t>
      </w:r>
    </w:p>
    <w:p w14:paraId="04551716"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It can then customize that specific image to your needs in an automated way.</w:t>
      </w:r>
    </w:p>
    <w:p w14:paraId="4F6364F5" w14:textId="77777777" w:rsidR="0088450F" w:rsidRPr="00525A4B" w:rsidRDefault="0088450F" w:rsidP="00525A4B">
      <w:pPr>
        <w:spacing w:after="0" w:line="276" w:lineRule="auto"/>
        <w:jc w:val="both"/>
        <w:rPr>
          <w:rFonts w:ascii="Segoe UI" w:eastAsia="Calibri" w:hAnsi="Segoe UI" w:cs="Segoe UI"/>
          <w:sz w:val="20"/>
        </w:rPr>
      </w:pPr>
      <w:r w:rsidRPr="00525A4B">
        <w:rPr>
          <w:rFonts w:ascii="Segoe UI" w:eastAsia="Calibri" w:hAnsi="Segoe UI" w:cs="Segoe UI"/>
          <w:sz w:val="20"/>
        </w:rPr>
        <w:t>And as a final step AIB can distribute your image to any or combination of the following:</w:t>
      </w:r>
    </w:p>
    <w:p w14:paraId="3324ED29" w14:textId="77777777" w:rsidR="0088450F" w:rsidRPr="00525A4B" w:rsidRDefault="0088450F" w:rsidP="00525A4B">
      <w:pPr>
        <w:pStyle w:val="ListParagraph"/>
        <w:numPr>
          <w:ilvl w:val="0"/>
          <w:numId w:val="84"/>
        </w:numPr>
        <w:spacing w:after="0" w:line="276" w:lineRule="auto"/>
        <w:jc w:val="both"/>
        <w:rPr>
          <w:rFonts w:ascii="Segoe UI" w:eastAsia="Calibri" w:hAnsi="Segoe UI" w:cs="Segoe UI"/>
          <w:sz w:val="20"/>
        </w:rPr>
      </w:pPr>
      <w:r w:rsidRPr="00525A4B">
        <w:rPr>
          <w:rFonts w:ascii="Segoe UI" w:eastAsia="Calibri" w:hAnsi="Segoe UI" w:cs="Segoe UI"/>
          <w:sz w:val="20"/>
        </w:rPr>
        <w:t>Managed image</w:t>
      </w:r>
    </w:p>
    <w:p w14:paraId="2AAB15C9" w14:textId="77777777" w:rsidR="0088450F" w:rsidRPr="00525A4B" w:rsidRDefault="0088450F" w:rsidP="00525A4B">
      <w:pPr>
        <w:pStyle w:val="ListParagraph"/>
        <w:numPr>
          <w:ilvl w:val="0"/>
          <w:numId w:val="84"/>
        </w:numPr>
        <w:spacing w:after="0" w:line="276" w:lineRule="auto"/>
        <w:jc w:val="both"/>
        <w:rPr>
          <w:rFonts w:ascii="Segoe UI" w:eastAsia="Calibri" w:hAnsi="Segoe UI" w:cs="Segoe UI"/>
          <w:sz w:val="20"/>
        </w:rPr>
      </w:pPr>
      <w:r w:rsidRPr="00525A4B">
        <w:rPr>
          <w:rFonts w:ascii="Segoe UI" w:eastAsia="Calibri" w:hAnsi="Segoe UI" w:cs="Segoe UI"/>
          <w:sz w:val="20"/>
        </w:rPr>
        <w:t>Shared Image Gallery</w:t>
      </w:r>
    </w:p>
    <w:p w14:paraId="006F9C56" w14:textId="77777777" w:rsidR="0088450F" w:rsidRPr="00525A4B" w:rsidRDefault="0088450F" w:rsidP="00525A4B">
      <w:pPr>
        <w:pStyle w:val="ListParagraph"/>
        <w:numPr>
          <w:ilvl w:val="0"/>
          <w:numId w:val="84"/>
        </w:numPr>
        <w:spacing w:after="0" w:line="276" w:lineRule="auto"/>
        <w:jc w:val="both"/>
        <w:rPr>
          <w:rFonts w:ascii="Segoe UI" w:eastAsia="Calibri" w:hAnsi="Segoe UI" w:cs="Segoe UI"/>
          <w:sz w:val="20"/>
        </w:rPr>
      </w:pPr>
      <w:r w:rsidRPr="00525A4B">
        <w:rPr>
          <w:rFonts w:ascii="Segoe UI" w:eastAsia="Calibri" w:hAnsi="Segoe UI" w:cs="Segoe UI"/>
          <w:sz w:val="20"/>
        </w:rPr>
        <w:t>VHD in a storage account</w:t>
      </w:r>
    </w:p>
    <w:p w14:paraId="54CD3A53" w14:textId="77777777" w:rsidR="0088450F" w:rsidRDefault="0088450F" w:rsidP="0088450F">
      <w:pPr>
        <w:spacing w:after="0"/>
        <w:jc w:val="both"/>
        <w:rPr>
          <w:rFonts w:ascii="Calibri" w:eastAsia="Calibri" w:hAnsi="Calibri" w:cs="Calibri"/>
          <w:sz w:val="24"/>
        </w:rPr>
      </w:pPr>
    </w:p>
    <w:p w14:paraId="60436D00" w14:textId="1467A15C" w:rsidR="0088450F" w:rsidRPr="0088450F" w:rsidRDefault="0088450F" w:rsidP="0088450F">
      <w:pPr>
        <w:pStyle w:val="Heading4"/>
      </w:pPr>
      <w:r w:rsidRPr="0088450F">
        <w:t xml:space="preserve">Prepare and customize a master VHD image </w:t>
      </w:r>
    </w:p>
    <w:p w14:paraId="15B97F0E" w14:textId="77777777" w:rsidR="0088450F" w:rsidRPr="00525A4B" w:rsidRDefault="0088450F" w:rsidP="00525A4B">
      <w:pPr>
        <w:spacing w:after="0" w:line="276" w:lineRule="auto"/>
        <w:jc w:val="both"/>
        <w:rPr>
          <w:rFonts w:ascii="Segoe UI" w:hAnsi="Segoe UI" w:cs="Segoe UI"/>
          <w:sz w:val="20"/>
          <w:szCs w:val="22"/>
        </w:rPr>
      </w:pPr>
      <w:r w:rsidRPr="00525A4B">
        <w:rPr>
          <w:rFonts w:ascii="Segoe UI" w:eastAsia="Calibri" w:hAnsi="Segoe UI" w:cs="Segoe UI"/>
          <w:sz w:val="20"/>
          <w:szCs w:val="22"/>
        </w:rPr>
        <w:t xml:space="preserve">Install Language Packs: When you set up Windows Virtual Desktop deployments internationally, it's a good idea to make sure your deployment supports multiple languages. You can install language packs on a Windows 10 Enterprise multi-session virtual machine (VM) image to support as many languages as your organization needs. To install language pack </w:t>
      </w:r>
      <w:hyperlink r:id="rId28" w:anchor="install-a-language-pack" w:tgtFrame="_blank" w:tooltip="https://docs.microsoft.com/en-us/azure/virtual-desktop/language-packs#install-a-language-pack" w:history="1">
        <w:r w:rsidRPr="00525A4B">
          <w:rPr>
            <w:rStyle w:val="Hyperlink"/>
            <w:rFonts w:ascii="Segoe UI" w:hAnsi="Segoe UI" w:cs="Segoe UI"/>
            <w:color w:val="6888C9"/>
            <w:sz w:val="20"/>
            <w:szCs w:val="22"/>
          </w:rPr>
          <w:t>Click here</w:t>
        </w:r>
      </w:hyperlink>
      <w:r w:rsidRPr="00525A4B">
        <w:rPr>
          <w:rFonts w:ascii="Segoe UI" w:hAnsi="Segoe UI" w:cs="Segoe UI"/>
          <w:b/>
          <w:bCs/>
          <w:strike/>
          <w:sz w:val="20"/>
          <w:szCs w:val="22"/>
        </w:rPr>
        <w:t xml:space="preserve"> </w:t>
      </w:r>
    </w:p>
    <w:p w14:paraId="084BFEB3" w14:textId="77777777" w:rsidR="0088450F" w:rsidRPr="00525A4B" w:rsidRDefault="0088450F" w:rsidP="00525A4B">
      <w:pPr>
        <w:spacing w:after="0" w:line="276" w:lineRule="auto"/>
        <w:jc w:val="both"/>
        <w:rPr>
          <w:rFonts w:ascii="Segoe UI" w:eastAsia="Calibri" w:hAnsi="Segoe UI" w:cs="Segoe UI"/>
          <w:b/>
          <w:bCs/>
        </w:rPr>
      </w:pPr>
      <w:r w:rsidRPr="00525A4B">
        <w:rPr>
          <w:rFonts w:ascii="Segoe UI" w:eastAsia="Calibri" w:hAnsi="Segoe UI" w:cs="Segoe UI"/>
          <w:sz w:val="20"/>
          <w:szCs w:val="22"/>
        </w:rPr>
        <w:t xml:space="preserve">Prepare a master virtual hard disk (VHD) image for upload to Azure, including how to create virtual machines (VMs) and install software on them. </w:t>
      </w:r>
      <w:hyperlink r:id="rId29" w:history="1">
        <w:r w:rsidRPr="00525A4B">
          <w:rPr>
            <w:rStyle w:val="Hyperlink"/>
            <w:rFonts w:ascii="Segoe UI" w:eastAsia="Calibri" w:hAnsi="Segoe UI" w:cs="Segoe UI"/>
            <w:sz w:val="20"/>
            <w:szCs w:val="22"/>
          </w:rPr>
          <w:t>Click here</w:t>
        </w:r>
      </w:hyperlink>
    </w:p>
    <w:p w14:paraId="6676DEDC" w14:textId="77777777" w:rsidR="0088450F" w:rsidRDefault="0088450F" w:rsidP="0088450F">
      <w:pPr>
        <w:spacing w:after="0"/>
        <w:jc w:val="both"/>
        <w:rPr>
          <w:rFonts w:ascii="Calibri" w:eastAsia="Calibri" w:hAnsi="Calibri" w:cs="Calibri"/>
          <w:b/>
          <w:bCs/>
          <w:sz w:val="24"/>
        </w:rPr>
      </w:pPr>
    </w:p>
    <w:p w14:paraId="795082D9" w14:textId="19242CC7" w:rsidR="0088450F" w:rsidRPr="0088450F" w:rsidRDefault="0088450F" w:rsidP="0088450F">
      <w:pPr>
        <w:pStyle w:val="Heading4"/>
      </w:pPr>
      <w:r w:rsidRPr="0088450F">
        <w:t>Install Office on a master VHD image</w:t>
      </w:r>
    </w:p>
    <w:p w14:paraId="20B8B260" w14:textId="77777777" w:rsidR="0088450F" w:rsidRPr="00525A4B" w:rsidRDefault="0088450F" w:rsidP="00525A4B">
      <w:pPr>
        <w:spacing w:after="0"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365 </w:t>
      </w:r>
      <w:proofErr w:type="spellStart"/>
      <w:r w:rsidRPr="00525A4B">
        <w:rPr>
          <w:rFonts w:ascii="Segoe UI" w:eastAsia="Calibri" w:hAnsi="Segoe UI" w:cs="Segoe UI"/>
          <w:sz w:val="20"/>
          <w:szCs w:val="22"/>
        </w:rPr>
        <w:t>ProPlus</w:t>
      </w:r>
      <w:proofErr w:type="spellEnd"/>
      <w:r w:rsidRPr="00525A4B">
        <w:rPr>
          <w:rFonts w:ascii="Segoe UI" w:eastAsia="Calibri" w:hAnsi="Segoe UI" w:cs="Segoe UI"/>
          <w:sz w:val="20"/>
          <w:szCs w:val="22"/>
        </w:rPr>
        <w:t>, OneDrive, and other common applications on a master virtual hard disk (VHD) image for upload to Azure. If your users need to access certain line of business (LOB) applications, we recommend you install them.</w:t>
      </w:r>
    </w:p>
    <w:p w14:paraId="689FC3F2" w14:textId="77777777" w:rsidR="0088450F" w:rsidRPr="00525A4B" w:rsidRDefault="0088450F" w:rsidP="00525A4B">
      <w:pPr>
        <w:spacing w:line="276" w:lineRule="auto"/>
        <w:jc w:val="both"/>
        <w:rPr>
          <w:rFonts w:ascii="Segoe UI" w:eastAsia="Calibri" w:hAnsi="Segoe UI" w:cs="Segoe UI"/>
          <w:sz w:val="20"/>
          <w:szCs w:val="22"/>
        </w:rPr>
      </w:pPr>
      <w:r w:rsidRPr="00525A4B">
        <w:rPr>
          <w:rFonts w:ascii="Segoe UI" w:eastAsia="Calibri" w:hAnsi="Segoe UI" w:cs="Segoe UI"/>
          <w:sz w:val="20"/>
          <w:szCs w:val="22"/>
        </w:rPr>
        <w:t xml:space="preserve">Install Office in shared computer activation mode. Shared computer activation lets you to deploy Office 365 </w:t>
      </w:r>
      <w:proofErr w:type="spellStart"/>
      <w:r w:rsidRPr="00525A4B">
        <w:rPr>
          <w:rFonts w:ascii="Segoe UI" w:eastAsia="Calibri" w:hAnsi="Segoe UI" w:cs="Segoe UI"/>
          <w:sz w:val="20"/>
          <w:szCs w:val="22"/>
        </w:rPr>
        <w:t>ProPlus</w:t>
      </w:r>
      <w:proofErr w:type="spellEnd"/>
      <w:r w:rsidRPr="00525A4B">
        <w:rPr>
          <w:rFonts w:ascii="Segoe UI" w:eastAsia="Calibri" w:hAnsi="Segoe UI" w:cs="Segoe UI"/>
          <w:sz w:val="20"/>
          <w:szCs w:val="22"/>
        </w:rPr>
        <w:t xml:space="preserve"> to a computer in your organization that is accessed by multiple users. To configure install office on a master VHD image. </w:t>
      </w:r>
      <w:hyperlink r:id="rId30" w:history="1">
        <w:r w:rsidRPr="00525A4B">
          <w:rPr>
            <w:rStyle w:val="Hyperlink"/>
            <w:rFonts w:ascii="Segoe UI" w:eastAsia="Calibri" w:hAnsi="Segoe UI" w:cs="Segoe UI"/>
            <w:sz w:val="20"/>
            <w:szCs w:val="22"/>
          </w:rPr>
          <w:t>Click here</w:t>
        </w:r>
      </w:hyperlink>
    </w:p>
    <w:p w14:paraId="34566ED9" w14:textId="69D55659" w:rsidR="008F53FC" w:rsidRPr="008F53FC" w:rsidRDefault="1D6F1302" w:rsidP="008F53FC">
      <w:pPr>
        <w:pStyle w:val="Heading2"/>
        <w:spacing w:before="240" w:after="120"/>
        <w:jc w:val="both"/>
      </w:pPr>
      <w:bookmarkStart w:id="174" w:name="_Toc43321906"/>
      <w:r>
        <w:lastRenderedPageBreak/>
        <w:t>Adopt</w:t>
      </w:r>
      <w:bookmarkEnd w:id="174"/>
    </w:p>
    <w:p w14:paraId="06C0BAA4" w14:textId="1AFCB657" w:rsidR="005B031E" w:rsidRDefault="00407559" w:rsidP="008310D3">
      <w:pPr>
        <w:pStyle w:val="Heading3"/>
      </w:pPr>
      <w:bookmarkStart w:id="175" w:name="_Toc40375941"/>
      <w:bookmarkStart w:id="176" w:name="_Toc40737257"/>
      <w:bookmarkStart w:id="177" w:name="_Toc40971996"/>
      <w:bookmarkStart w:id="178" w:name="_Toc40985580"/>
      <w:bookmarkStart w:id="179" w:name="_Toc43321907"/>
      <w:bookmarkEnd w:id="175"/>
      <w:bookmarkEnd w:id="176"/>
      <w:bookmarkEnd w:id="177"/>
      <w:bookmarkEnd w:id="178"/>
      <w:r>
        <w:t>Host Pool Setup</w:t>
      </w:r>
      <w:bookmarkEnd w:id="179"/>
    </w:p>
    <w:p w14:paraId="3765050B" w14:textId="474C5EDB" w:rsidR="00311C91" w:rsidRPr="00525A4B" w:rsidRDefault="00407559" w:rsidP="00525A4B">
      <w:pPr>
        <w:spacing w:after="120" w:line="276" w:lineRule="auto"/>
        <w:jc w:val="both"/>
        <w:rPr>
          <w:rFonts w:ascii="Segoe UI" w:eastAsia="Calibri" w:hAnsi="Segoe UI" w:cs="Segoe UI"/>
          <w:sz w:val="20"/>
        </w:rPr>
      </w:pPr>
      <w:r w:rsidRPr="00525A4B">
        <w:rPr>
          <w:rFonts w:ascii="Segoe UI" w:eastAsia="Calibri" w:hAnsi="Segoe UI" w:cs="Segoe UI"/>
          <w:sz w:val="20"/>
        </w:rPr>
        <w:t>Host pools are a collection of one or more identical virtual machines (VMs) within Windows Virtual Desktop environments. Each host pool can contain an app group that users can interact with</w:t>
      </w:r>
      <w:r w:rsidR="00DD3432" w:rsidRPr="00525A4B">
        <w:rPr>
          <w:rFonts w:ascii="Segoe UI" w:eastAsia="Calibri" w:hAnsi="Segoe UI" w:cs="Segoe UI"/>
          <w:sz w:val="20"/>
        </w:rPr>
        <w:t>,</w:t>
      </w:r>
      <w:r w:rsidRPr="00525A4B">
        <w:rPr>
          <w:rFonts w:ascii="Segoe UI" w:eastAsia="Calibri" w:hAnsi="Segoe UI" w:cs="Segoe UI"/>
          <w:sz w:val="20"/>
        </w:rPr>
        <w:t xml:space="preserve"> as they would on a physical desktop.</w:t>
      </w:r>
      <w:r w:rsidR="00492EC3" w:rsidRPr="00525A4B">
        <w:rPr>
          <w:rFonts w:ascii="Segoe UI" w:eastAsia="Calibri" w:hAnsi="Segoe UI" w:cs="Segoe UI"/>
          <w:sz w:val="20"/>
        </w:rPr>
        <w:t xml:space="preserve"> </w:t>
      </w:r>
      <w:r w:rsidR="00311C91" w:rsidRPr="00525A4B">
        <w:rPr>
          <w:rFonts w:ascii="Segoe UI" w:eastAsia="Calibri" w:hAnsi="Segoe UI" w:cs="Segoe UI"/>
          <w:sz w:val="20"/>
        </w:rPr>
        <w:t>A host pool can be one of two types:</w:t>
      </w:r>
    </w:p>
    <w:p w14:paraId="04F92A14" w14:textId="1064352B" w:rsidR="00617F89" w:rsidRPr="00617F89" w:rsidRDefault="00311C91" w:rsidP="00617F89">
      <w:pPr>
        <w:pStyle w:val="ListParagraph"/>
        <w:numPr>
          <w:ilvl w:val="0"/>
          <w:numId w:val="225"/>
        </w:numPr>
        <w:spacing w:after="120" w:line="276" w:lineRule="auto"/>
        <w:ind w:left="360"/>
        <w:jc w:val="both"/>
        <w:rPr>
          <w:rFonts w:ascii="Segoe UI" w:eastAsia="Calibri" w:hAnsi="Segoe UI" w:cs="Segoe UI"/>
          <w:sz w:val="20"/>
        </w:rPr>
      </w:pPr>
      <w:r w:rsidRPr="00617F89">
        <w:rPr>
          <w:rFonts w:ascii="Segoe UI" w:eastAsia="Calibri" w:hAnsi="Segoe UI" w:cs="Segoe UI"/>
          <w:b/>
          <w:bCs/>
          <w:sz w:val="20"/>
        </w:rPr>
        <w:t>Personal/Persistent</w:t>
      </w:r>
      <w:r w:rsidRPr="00617F89">
        <w:rPr>
          <w:rFonts w:ascii="Segoe UI" w:eastAsia="Calibri" w:hAnsi="Segoe UI" w:cs="Segoe UI"/>
          <w:sz w:val="20"/>
        </w:rPr>
        <w:t xml:space="preserve">: </w:t>
      </w:r>
      <w:r w:rsidR="00617F89" w:rsidRPr="00617F89">
        <w:rPr>
          <w:rFonts w:ascii="Segoe UI" w:eastAsia="Calibri" w:hAnsi="Segoe UI" w:cs="Segoe UI"/>
          <w:sz w:val="20"/>
        </w:rPr>
        <w:t xml:space="preserve">Where each session host is assigned to individual users. You can configure the assignment type of your personal desktop host pool to adjust your Windows Virtual Desktop environment to better suit your needs. To configure assignment of automatic or direct </w:t>
      </w:r>
      <w:hyperlink r:id="rId31" w:history="1">
        <w:r w:rsidR="00617F89" w:rsidRPr="00617F89">
          <w:rPr>
            <w:rStyle w:val="Hyperlink"/>
            <w:rFonts w:ascii="Segoe UI" w:eastAsia="Calibri" w:hAnsi="Segoe UI" w:cs="Segoe UI"/>
            <w:sz w:val="20"/>
          </w:rPr>
          <w:t>click here</w:t>
        </w:r>
      </w:hyperlink>
    </w:p>
    <w:p w14:paraId="7679C85B" w14:textId="4F5C796D" w:rsidR="00617F89" w:rsidRPr="004E014F" w:rsidRDefault="00617F89" w:rsidP="00617F89">
      <w:pPr>
        <w:spacing w:after="0" w:line="276" w:lineRule="auto"/>
        <w:ind w:left="720"/>
        <w:jc w:val="both"/>
        <w:rPr>
          <w:rFonts w:ascii="Segoe UI" w:eastAsia="Calibri" w:hAnsi="Segoe UI" w:cs="Segoe UI"/>
          <w:sz w:val="20"/>
        </w:rPr>
      </w:pPr>
      <w:r w:rsidRPr="004E014F">
        <w:rPr>
          <w:rFonts w:ascii="Segoe UI" w:eastAsia="Calibri" w:hAnsi="Segoe UI" w:cs="Segoe UI"/>
          <w:b/>
          <w:bCs/>
          <w:sz w:val="20"/>
        </w:rPr>
        <w:t>Configure automatic assignment</w:t>
      </w:r>
      <w:r w:rsidRPr="004E014F">
        <w:rPr>
          <w:rFonts w:ascii="Segoe UI" w:eastAsia="Calibri" w:hAnsi="Segoe UI" w:cs="Segoe UI"/>
          <w:sz w:val="20"/>
        </w:rPr>
        <w:t>:</w:t>
      </w:r>
      <w:r>
        <w:rPr>
          <w:rFonts w:ascii="Segoe UI" w:eastAsia="Calibri" w:hAnsi="Segoe UI" w:cs="Segoe UI"/>
          <w:sz w:val="20"/>
        </w:rPr>
        <w:t xml:space="preserve"> </w:t>
      </w:r>
      <w:r w:rsidRPr="004E014F">
        <w:rPr>
          <w:rFonts w:ascii="Segoe UI" w:eastAsia="Calibri" w:hAnsi="Segoe UI" w:cs="Segoe UI"/>
          <w:sz w:val="20"/>
        </w:rPr>
        <w:t>Automatic assignment is the default assignment type for new personal desktop host pools created in your Windows Virtual Desktop environment. Automatically assigning users does not require a specific session host. To automatically assign users, first assign them to the personal desktop host pool so that they can see the desktop in their feed. When an assigned user launches the desktop in their feed, they will claim an available session host if they have not already connected to the host pool, which completes the assignment process.</w:t>
      </w:r>
    </w:p>
    <w:p w14:paraId="0CA6CD66" w14:textId="66F607EF" w:rsidR="00617F89" w:rsidRPr="004E014F" w:rsidRDefault="00617F89" w:rsidP="00617F89">
      <w:pPr>
        <w:spacing w:after="0" w:line="276" w:lineRule="auto"/>
        <w:ind w:left="720"/>
        <w:jc w:val="both"/>
        <w:rPr>
          <w:rFonts w:ascii="Segoe UI" w:eastAsia="Calibri" w:hAnsi="Segoe UI" w:cs="Segoe UI"/>
          <w:sz w:val="20"/>
        </w:rPr>
      </w:pPr>
      <w:r w:rsidRPr="004E014F">
        <w:rPr>
          <w:rFonts w:ascii="Segoe UI" w:eastAsia="Calibri" w:hAnsi="Segoe UI" w:cs="Segoe UI"/>
          <w:b/>
          <w:bCs/>
          <w:sz w:val="20"/>
        </w:rPr>
        <w:t>Configure direct assignment</w:t>
      </w:r>
      <w:r w:rsidRPr="004E014F">
        <w:rPr>
          <w:rFonts w:ascii="Segoe UI" w:eastAsia="Calibri" w:hAnsi="Segoe UI" w:cs="Segoe UI"/>
          <w:sz w:val="20"/>
        </w:rPr>
        <w:t>:</w:t>
      </w:r>
      <w:r>
        <w:rPr>
          <w:rFonts w:ascii="Segoe UI" w:eastAsia="Calibri" w:hAnsi="Segoe UI" w:cs="Segoe UI"/>
          <w:sz w:val="20"/>
        </w:rPr>
        <w:t xml:space="preserve"> </w:t>
      </w:r>
      <w:r w:rsidRPr="004E014F">
        <w:rPr>
          <w:rFonts w:ascii="Segoe UI" w:eastAsia="Calibri" w:hAnsi="Segoe UI" w:cs="Segoe UI"/>
          <w:sz w:val="20"/>
        </w:rPr>
        <w:t>Unlike automatic assignment, when you use direct assignment, you must assign the user to both the personal desktop host pool and a specific session host before they can connect to their personal desktop. If the user is only assigned to a host pool without a session host assignment, they won't be able to access resources.</w:t>
      </w:r>
    </w:p>
    <w:p w14:paraId="268C2886" w14:textId="0D0B48EB" w:rsidR="00311C91" w:rsidRPr="00525A4B" w:rsidRDefault="00311C91" w:rsidP="00617F89">
      <w:pPr>
        <w:pStyle w:val="ListParagraph"/>
        <w:spacing w:after="0" w:line="276" w:lineRule="auto"/>
        <w:jc w:val="both"/>
        <w:rPr>
          <w:rFonts w:ascii="Segoe UI" w:eastAsia="Calibri" w:hAnsi="Segoe UI" w:cs="Segoe UI"/>
          <w:sz w:val="20"/>
        </w:rPr>
      </w:pPr>
    </w:p>
    <w:p w14:paraId="2FB19B7F" w14:textId="290621CE" w:rsidR="00311C91" w:rsidRPr="00617F89" w:rsidRDefault="00311C91" w:rsidP="00617F89">
      <w:pPr>
        <w:pStyle w:val="ListParagraph"/>
        <w:numPr>
          <w:ilvl w:val="0"/>
          <w:numId w:val="225"/>
        </w:numPr>
        <w:spacing w:after="120" w:line="276" w:lineRule="auto"/>
        <w:ind w:left="360"/>
        <w:jc w:val="both"/>
        <w:rPr>
          <w:rFonts w:ascii="Calibri" w:eastAsia="Calibri" w:hAnsi="Calibri" w:cs="Calibri"/>
        </w:rPr>
      </w:pPr>
      <w:r w:rsidRPr="00617F89">
        <w:rPr>
          <w:rFonts w:ascii="Segoe UI" w:eastAsia="Calibri" w:hAnsi="Segoe UI" w:cs="Segoe UI"/>
          <w:b/>
          <w:bCs/>
          <w:szCs w:val="22"/>
        </w:rPr>
        <w:t>Pooled</w:t>
      </w:r>
      <w:r w:rsidR="00617F89" w:rsidRPr="00617F89">
        <w:rPr>
          <w:rFonts w:ascii="Segoe UI" w:eastAsia="Calibri" w:hAnsi="Segoe UI" w:cs="Segoe UI"/>
          <w:b/>
          <w:bCs/>
          <w:sz w:val="20"/>
        </w:rPr>
        <w:t>/Shared/Non-Persistent</w:t>
      </w:r>
      <w:r w:rsidRPr="00617F89">
        <w:rPr>
          <w:rFonts w:ascii="Segoe UI" w:eastAsia="Calibri" w:hAnsi="Segoe UI" w:cs="Segoe UI"/>
          <w:b/>
          <w:bCs/>
          <w:szCs w:val="22"/>
        </w:rPr>
        <w:t>:</w:t>
      </w:r>
      <w:r w:rsidRPr="00617F89">
        <w:rPr>
          <w:rFonts w:ascii="Calibri" w:eastAsia="Calibri" w:hAnsi="Calibri" w:cs="Calibri"/>
        </w:rPr>
        <w:t xml:space="preserve"> </w:t>
      </w:r>
      <w:r w:rsidRPr="00617F89">
        <w:rPr>
          <w:rFonts w:ascii="Segoe UI" w:eastAsia="Calibri" w:hAnsi="Segoe UI" w:cs="Segoe UI"/>
          <w:sz w:val="20"/>
        </w:rPr>
        <w:t>Where session hosts can accept connections from any user authorized to an app group within the host pool. Windows Virtual Desktop (WVD) offers two flavors of Load balancing known as Breadth-First and Depth-First in pooled Host Pools.</w:t>
      </w:r>
      <w:r w:rsidR="00153468" w:rsidRPr="00617F89">
        <w:rPr>
          <w:rFonts w:ascii="Segoe UI" w:eastAsia="Calibri" w:hAnsi="Segoe UI" w:cs="Segoe UI"/>
          <w:sz w:val="20"/>
        </w:rPr>
        <w:t xml:space="preserve"> </w:t>
      </w:r>
      <w:r w:rsidR="00AF42B9" w:rsidRPr="00AF42B9">
        <w:rPr>
          <w:rFonts w:ascii="Segoe UI" w:eastAsia="Calibri" w:hAnsi="Segoe UI" w:cs="Segoe UI"/>
          <w:sz w:val="20"/>
        </w:rPr>
        <w:t xml:space="preserve">We can set additional properties on the host pool to change its load-balancing behavior. How many sessions each session host can take, and what the user can do to session hosts in the host pool while signed in to their Windows Virtual Desktop sessions. </w:t>
      </w:r>
      <w:r w:rsidR="00AF42B9">
        <w:rPr>
          <w:rFonts w:ascii="Segoe UI" w:eastAsia="Calibri" w:hAnsi="Segoe UI" w:cs="Segoe UI"/>
          <w:sz w:val="20"/>
        </w:rPr>
        <w:t>We can</w:t>
      </w:r>
      <w:r w:rsidR="00AF42B9" w:rsidRPr="00AF42B9">
        <w:rPr>
          <w:rFonts w:ascii="Segoe UI" w:eastAsia="Calibri" w:hAnsi="Segoe UI" w:cs="Segoe UI"/>
          <w:sz w:val="20"/>
        </w:rPr>
        <w:t xml:space="preserve"> control the resources published to users through app groups.</w:t>
      </w:r>
      <w:r w:rsidR="00AF42B9">
        <w:rPr>
          <w:rFonts w:ascii="Segoe UI" w:eastAsia="Calibri" w:hAnsi="Segoe UI" w:cs="Segoe UI"/>
          <w:sz w:val="20"/>
        </w:rPr>
        <w:t xml:space="preserve"> </w:t>
      </w:r>
      <w:r w:rsidR="00153468" w:rsidRPr="00617F89">
        <w:rPr>
          <w:rFonts w:ascii="Segoe UI" w:eastAsia="Calibri" w:hAnsi="Segoe UI" w:cs="Segoe UI"/>
          <w:sz w:val="20"/>
        </w:rPr>
        <w:t>To configure load balancing for a host</w:t>
      </w:r>
      <w:r w:rsidR="00DD3432" w:rsidRPr="00617F89">
        <w:rPr>
          <w:rFonts w:ascii="Segoe UI" w:eastAsia="Calibri" w:hAnsi="Segoe UI" w:cs="Segoe UI"/>
          <w:sz w:val="20"/>
        </w:rPr>
        <w:t xml:space="preserve"> </w:t>
      </w:r>
      <w:r w:rsidR="00153468" w:rsidRPr="00617F89">
        <w:rPr>
          <w:rFonts w:ascii="Segoe UI" w:eastAsia="Calibri" w:hAnsi="Segoe UI" w:cs="Segoe UI"/>
          <w:sz w:val="20"/>
        </w:rPr>
        <w:t xml:space="preserve">pool </w:t>
      </w:r>
      <w:hyperlink r:id="rId32" w:history="1">
        <w:r w:rsidR="00153468" w:rsidRPr="00617F89">
          <w:rPr>
            <w:rStyle w:val="Hyperlink"/>
            <w:rFonts w:ascii="Segoe UI" w:eastAsia="Calibri" w:hAnsi="Segoe UI" w:cs="Segoe UI"/>
            <w:sz w:val="20"/>
          </w:rPr>
          <w:t>click here</w:t>
        </w:r>
      </w:hyperlink>
    </w:p>
    <w:p w14:paraId="103105DD" w14:textId="0F72A38F" w:rsidR="00311C91" w:rsidRPr="004E014F" w:rsidRDefault="00311C91" w:rsidP="00617F89">
      <w:pPr>
        <w:spacing w:after="0" w:line="276" w:lineRule="auto"/>
        <w:ind w:left="720"/>
        <w:jc w:val="both"/>
        <w:rPr>
          <w:rFonts w:ascii="Segoe UI" w:eastAsia="Calibri" w:hAnsi="Segoe UI" w:cs="Segoe UI"/>
          <w:sz w:val="20"/>
        </w:rPr>
      </w:pPr>
      <w:r w:rsidRPr="004E014F">
        <w:rPr>
          <w:rFonts w:ascii="Segoe UI" w:eastAsia="Calibri" w:hAnsi="Segoe UI" w:cs="Segoe UI"/>
          <w:b/>
          <w:bCs/>
          <w:sz w:val="20"/>
        </w:rPr>
        <w:t>Breadth-first load-balancing</w:t>
      </w:r>
      <w:r w:rsidRPr="004E014F">
        <w:rPr>
          <w:rFonts w:ascii="Segoe UI" w:eastAsia="Calibri" w:hAnsi="Segoe UI" w:cs="Segoe UI"/>
          <w:sz w:val="20"/>
        </w:rPr>
        <w:t>:</w:t>
      </w:r>
      <w:r w:rsidR="00617F89">
        <w:rPr>
          <w:rFonts w:ascii="Segoe UI" w:eastAsia="Calibri" w:hAnsi="Segoe UI" w:cs="Segoe UI"/>
          <w:sz w:val="20"/>
        </w:rPr>
        <w:t xml:space="preserve"> </w:t>
      </w:r>
      <w:r w:rsidRPr="004E014F">
        <w:rPr>
          <w:rFonts w:ascii="Segoe UI" w:eastAsia="Calibri" w:hAnsi="Segoe UI" w:cs="Segoe UI"/>
          <w:sz w:val="20"/>
        </w:rPr>
        <w:t>The breadth-first load-balancing mechanism is essentially a method which uses an algorithm to determine the least number of sessions on a session host for placement of new sessions. For example, a user connects to a Windows Virtual Desktop (WVD) Host pool wh</w:t>
      </w:r>
      <w:r w:rsidR="00DD3432" w:rsidRPr="004E014F">
        <w:rPr>
          <w:rFonts w:ascii="Segoe UI" w:eastAsia="Calibri" w:hAnsi="Segoe UI" w:cs="Segoe UI"/>
          <w:sz w:val="20"/>
        </w:rPr>
        <w:t>ich is</w:t>
      </w:r>
      <w:r w:rsidRPr="004E014F">
        <w:rPr>
          <w:rFonts w:ascii="Segoe UI" w:eastAsia="Calibri" w:hAnsi="Segoe UI" w:cs="Segoe UI"/>
          <w:sz w:val="20"/>
        </w:rPr>
        <w:t xml:space="preserve"> Breadth-first configured. During the login process, a query is run against the available session hosts within the host pool. The load balancing method selects the session host with the least number of sessions. If there are two or more session hosts with the same number of sessions active, then the method selects the first session host identified in the query.</w:t>
      </w:r>
    </w:p>
    <w:p w14:paraId="6D2D800A" w14:textId="383FB430" w:rsidR="00311C91" w:rsidRPr="004E014F" w:rsidRDefault="00311C91" w:rsidP="00D76E38">
      <w:pPr>
        <w:spacing w:line="276" w:lineRule="auto"/>
        <w:ind w:left="720"/>
        <w:jc w:val="both"/>
        <w:rPr>
          <w:rFonts w:ascii="Segoe UI" w:eastAsia="Calibri" w:hAnsi="Segoe UI" w:cs="Segoe UI"/>
          <w:sz w:val="20"/>
        </w:rPr>
      </w:pPr>
      <w:r w:rsidRPr="004E014F">
        <w:rPr>
          <w:rFonts w:ascii="Segoe UI" w:eastAsia="Calibri" w:hAnsi="Segoe UI" w:cs="Segoe UI"/>
          <w:b/>
          <w:bCs/>
          <w:sz w:val="20"/>
        </w:rPr>
        <w:t>Depth-first load-balancing</w:t>
      </w:r>
      <w:r w:rsidRPr="004E014F">
        <w:rPr>
          <w:rFonts w:ascii="Segoe UI" w:eastAsia="Calibri" w:hAnsi="Segoe UI" w:cs="Segoe UI"/>
          <w:sz w:val="20"/>
        </w:rPr>
        <w:t>:</w:t>
      </w:r>
      <w:r w:rsidR="00617F89">
        <w:rPr>
          <w:rFonts w:ascii="Segoe UI" w:eastAsia="Calibri" w:hAnsi="Segoe UI" w:cs="Segoe UI"/>
          <w:sz w:val="20"/>
        </w:rPr>
        <w:t xml:space="preserve"> </w:t>
      </w:r>
      <w:r w:rsidRPr="004E014F">
        <w:rPr>
          <w:rFonts w:ascii="Segoe UI" w:eastAsia="Calibri" w:hAnsi="Segoe UI" w:cs="Segoe UI"/>
          <w:sz w:val="20"/>
        </w:rPr>
        <w:t>The depth-first load-balancing method maximizes session utilization of a session host before loading sessions on to the next available session host. It is suggested that this algorithm is for organizations who want to operate an active/passive WVD Deployment or to reduce costs. The depth-first method queries the available session hosts to establish where to place new sessions. If a session host has exceeded the maximum session limit specified against the host pool, new sessions will be loaded on to the next available session host. Again, if there are two session hosts with the same number of sessions, then the first is selected in the query.</w:t>
      </w:r>
    </w:p>
    <w:p w14:paraId="14C0E676" w14:textId="6CEC0B0C" w:rsidR="00DB320C" w:rsidRPr="006409EE" w:rsidRDefault="00DB320C" w:rsidP="006409EE">
      <w:pPr>
        <w:pStyle w:val="Heading4"/>
      </w:pPr>
      <w:r w:rsidRPr="006409EE">
        <w:lastRenderedPageBreak/>
        <w:t>Host Pool Creation</w:t>
      </w:r>
    </w:p>
    <w:p w14:paraId="248851A9" w14:textId="2E3E7E5F" w:rsidR="006409EE" w:rsidRDefault="00311C91" w:rsidP="006409EE">
      <w:pPr>
        <w:spacing w:after="0" w:line="276" w:lineRule="auto"/>
        <w:jc w:val="both"/>
        <w:rPr>
          <w:rFonts w:ascii="Segoe UI" w:eastAsia="Calibri" w:hAnsi="Segoe UI" w:cs="Segoe UI"/>
          <w:sz w:val="20"/>
        </w:rPr>
      </w:pPr>
      <w:r w:rsidRPr="004E014F">
        <w:rPr>
          <w:rFonts w:ascii="Segoe UI" w:eastAsia="Calibri" w:hAnsi="Segoe UI" w:cs="Segoe UI"/>
          <w:sz w:val="20"/>
        </w:rPr>
        <w:t xml:space="preserve">Host Pool </w:t>
      </w:r>
      <w:r w:rsidR="006409EE">
        <w:rPr>
          <w:rFonts w:ascii="Segoe UI" w:eastAsia="Calibri" w:hAnsi="Segoe UI" w:cs="Segoe UI"/>
          <w:sz w:val="20"/>
        </w:rPr>
        <w:t>(</w:t>
      </w:r>
      <w:r w:rsidRPr="004E014F">
        <w:rPr>
          <w:rFonts w:ascii="Segoe UI" w:eastAsia="Calibri" w:hAnsi="Segoe UI" w:cs="Segoe UI"/>
          <w:sz w:val="20"/>
        </w:rPr>
        <w:t>either personal</w:t>
      </w:r>
      <w:r w:rsidR="006409EE">
        <w:rPr>
          <w:rFonts w:ascii="Segoe UI" w:eastAsia="Calibri" w:hAnsi="Segoe UI" w:cs="Segoe UI"/>
          <w:sz w:val="20"/>
        </w:rPr>
        <w:t xml:space="preserve"> or </w:t>
      </w:r>
      <w:r w:rsidRPr="004E014F">
        <w:rPr>
          <w:rFonts w:ascii="Segoe UI" w:eastAsia="Calibri" w:hAnsi="Segoe UI" w:cs="Segoe UI"/>
          <w:sz w:val="20"/>
        </w:rPr>
        <w:t>pooled</w:t>
      </w:r>
      <w:r w:rsidR="006409EE">
        <w:rPr>
          <w:rFonts w:ascii="Segoe UI" w:eastAsia="Calibri" w:hAnsi="Segoe UI" w:cs="Segoe UI"/>
          <w:sz w:val="20"/>
        </w:rPr>
        <w:t>)</w:t>
      </w:r>
      <w:r w:rsidRPr="004E014F">
        <w:rPr>
          <w:rFonts w:ascii="Segoe UI" w:eastAsia="Calibri" w:hAnsi="Segoe UI" w:cs="Segoe UI"/>
          <w:sz w:val="20"/>
        </w:rPr>
        <w:t xml:space="preserve"> </w:t>
      </w:r>
      <w:r w:rsidR="006409EE">
        <w:rPr>
          <w:rFonts w:ascii="Segoe UI" w:eastAsia="Calibri" w:hAnsi="Segoe UI" w:cs="Segoe UI"/>
          <w:sz w:val="20"/>
        </w:rPr>
        <w:t xml:space="preserve">can be created </w:t>
      </w:r>
      <w:r w:rsidR="00E52620" w:rsidRPr="004E014F">
        <w:rPr>
          <w:rFonts w:ascii="Segoe UI" w:eastAsia="Calibri" w:hAnsi="Segoe UI" w:cs="Segoe UI"/>
          <w:sz w:val="20"/>
        </w:rPr>
        <w:t xml:space="preserve">using source </w:t>
      </w:r>
      <w:r w:rsidR="006409EE">
        <w:rPr>
          <w:rFonts w:ascii="Segoe UI" w:eastAsia="Calibri" w:hAnsi="Segoe UI" w:cs="Segoe UI"/>
          <w:sz w:val="20"/>
        </w:rPr>
        <w:t>a</w:t>
      </w:r>
      <w:r w:rsidR="00E52620" w:rsidRPr="004E014F">
        <w:rPr>
          <w:rFonts w:ascii="Segoe UI" w:eastAsia="Calibri" w:hAnsi="Segoe UI" w:cs="Segoe UI"/>
          <w:sz w:val="20"/>
        </w:rPr>
        <w:t>s Custom Image</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Gallery</w:t>
      </w:r>
      <w:r w:rsidR="006409EE">
        <w:rPr>
          <w:rFonts w:ascii="Segoe UI" w:eastAsia="Calibri" w:hAnsi="Segoe UI" w:cs="Segoe UI"/>
          <w:sz w:val="20"/>
        </w:rPr>
        <w:t xml:space="preserve"> or</w:t>
      </w:r>
      <w:r w:rsidR="00E52620" w:rsidRPr="004E014F">
        <w:rPr>
          <w:rFonts w:ascii="Segoe UI" w:eastAsia="Calibri" w:hAnsi="Segoe UI" w:cs="Segoe UI"/>
          <w:sz w:val="20"/>
        </w:rPr>
        <w:t xml:space="preserve"> </w:t>
      </w:r>
      <w:proofErr w:type="spellStart"/>
      <w:r w:rsidR="00E52620" w:rsidRPr="004E014F">
        <w:rPr>
          <w:rFonts w:ascii="Segoe UI" w:eastAsia="Calibri" w:hAnsi="Segoe UI" w:cs="Segoe UI"/>
          <w:sz w:val="20"/>
        </w:rPr>
        <w:t>CustomVHD</w:t>
      </w:r>
      <w:proofErr w:type="spellEnd"/>
      <w:r w:rsidR="006409EE">
        <w:rPr>
          <w:rFonts w:ascii="Segoe UI" w:eastAsia="Calibri" w:hAnsi="Segoe UI" w:cs="Segoe UI"/>
          <w:sz w:val="20"/>
        </w:rPr>
        <w:t>.</w:t>
      </w:r>
    </w:p>
    <w:p w14:paraId="5BF5E932" w14:textId="5F12FF8B" w:rsidR="005B031E" w:rsidRPr="004E014F" w:rsidRDefault="00F55797" w:rsidP="006409EE">
      <w:pPr>
        <w:spacing w:line="276" w:lineRule="auto"/>
        <w:jc w:val="both"/>
        <w:rPr>
          <w:rFonts w:ascii="Segoe UI" w:eastAsia="Calibri" w:hAnsi="Segoe UI" w:cs="Segoe UI"/>
          <w:sz w:val="20"/>
        </w:rPr>
      </w:pPr>
      <w:hyperlink r:id="rId33" w:history="1">
        <w:r w:rsidR="00311C91" w:rsidRPr="004E014F">
          <w:rPr>
            <w:rStyle w:val="Hyperlink"/>
            <w:rFonts w:ascii="Segoe UI" w:eastAsia="Calibri" w:hAnsi="Segoe UI" w:cs="Segoe UI"/>
            <w:sz w:val="20"/>
          </w:rPr>
          <w:t>Click here</w:t>
        </w:r>
      </w:hyperlink>
    </w:p>
    <w:p w14:paraId="73E65732" w14:textId="38590ED1" w:rsidR="00153468" w:rsidRPr="00A90E29" w:rsidRDefault="00153468" w:rsidP="00A90E29">
      <w:pPr>
        <w:pStyle w:val="Heading4"/>
      </w:pPr>
      <w:r w:rsidRPr="00A90E29">
        <w:t>Customize RDP (Remote Desktop Protocol) properties for a host</w:t>
      </w:r>
      <w:r w:rsidR="00DD3432" w:rsidRPr="00A90E29">
        <w:t xml:space="preserve"> </w:t>
      </w:r>
      <w:r w:rsidRPr="00A90E29">
        <w:t>pool</w:t>
      </w:r>
    </w:p>
    <w:p w14:paraId="46CDAD9B" w14:textId="1F69EF02" w:rsidR="00DD3432" w:rsidRPr="004E014F" w:rsidRDefault="00153468" w:rsidP="004E014F">
      <w:pPr>
        <w:spacing w:line="276" w:lineRule="auto"/>
        <w:jc w:val="both"/>
        <w:rPr>
          <w:rFonts w:ascii="Segoe UI" w:eastAsia="Calibri" w:hAnsi="Segoe UI" w:cs="Segoe UI"/>
          <w:sz w:val="20"/>
        </w:rPr>
      </w:pPr>
      <w:r w:rsidRPr="004E014F">
        <w:rPr>
          <w:rFonts w:ascii="Segoe UI" w:eastAsia="Calibri" w:hAnsi="Segoe UI" w:cs="Segoe UI"/>
          <w:sz w:val="20"/>
        </w:rPr>
        <w:t>Customizing a host pool's Remote Desktop Protocol (RDP) properties, such as multi-monitor experience and audio redirection, lets you deliver an optimal experience for your users based on their needs. To customize RDP properties for a host</w:t>
      </w:r>
      <w:r w:rsidR="00DD3432" w:rsidRPr="004E014F">
        <w:rPr>
          <w:rFonts w:ascii="Segoe UI" w:eastAsia="Calibri" w:hAnsi="Segoe UI" w:cs="Segoe UI"/>
          <w:sz w:val="20"/>
        </w:rPr>
        <w:t xml:space="preserve"> </w:t>
      </w:r>
      <w:r w:rsidRPr="004E014F">
        <w:rPr>
          <w:rFonts w:ascii="Segoe UI" w:eastAsia="Calibri" w:hAnsi="Segoe UI" w:cs="Segoe UI"/>
          <w:sz w:val="20"/>
        </w:rPr>
        <w:t xml:space="preserve">pool </w:t>
      </w:r>
      <w:hyperlink r:id="rId34" w:history="1">
        <w:r w:rsidRPr="004E014F">
          <w:rPr>
            <w:rStyle w:val="Hyperlink"/>
            <w:rFonts w:ascii="Segoe UI" w:eastAsia="Calibri" w:hAnsi="Segoe UI" w:cs="Segoe UI"/>
            <w:sz w:val="20"/>
          </w:rPr>
          <w:t>click here</w:t>
        </w:r>
      </w:hyperlink>
    </w:p>
    <w:p w14:paraId="79227435" w14:textId="239BAD90" w:rsidR="00A90E29" w:rsidRPr="00A90E29" w:rsidRDefault="00311C91" w:rsidP="00A90E29">
      <w:pPr>
        <w:pStyle w:val="Heading4"/>
      </w:pPr>
      <w:r w:rsidRPr="00A90E29">
        <w:t>App groups</w:t>
      </w:r>
    </w:p>
    <w:p w14:paraId="62143D67" w14:textId="3224FBC3" w:rsidR="00311C91" w:rsidRPr="004E014F" w:rsidRDefault="00AF42B9" w:rsidP="004E014F">
      <w:pPr>
        <w:spacing w:after="0" w:line="276" w:lineRule="auto"/>
        <w:jc w:val="both"/>
        <w:rPr>
          <w:rFonts w:ascii="Segoe UI" w:eastAsia="Calibri" w:hAnsi="Segoe UI" w:cs="Segoe UI"/>
          <w:sz w:val="20"/>
          <w:szCs w:val="20"/>
        </w:rPr>
      </w:pPr>
      <w:r>
        <w:rPr>
          <w:rFonts w:ascii="Segoe UI" w:eastAsia="Calibri" w:hAnsi="Segoe UI" w:cs="Segoe UI"/>
          <w:sz w:val="20"/>
          <w:szCs w:val="20"/>
        </w:rPr>
        <w:t>I</w:t>
      </w:r>
      <w:r w:rsidRPr="004E014F">
        <w:rPr>
          <w:rFonts w:ascii="Segoe UI" w:eastAsia="Calibri" w:hAnsi="Segoe UI" w:cs="Segoe UI"/>
          <w:sz w:val="20"/>
          <w:szCs w:val="20"/>
        </w:rPr>
        <w:t>n the host pool</w:t>
      </w:r>
      <w:r>
        <w:rPr>
          <w:rFonts w:ascii="Segoe UI" w:eastAsia="Calibri" w:hAnsi="Segoe UI" w:cs="Segoe UI"/>
          <w:sz w:val="20"/>
          <w:szCs w:val="20"/>
        </w:rPr>
        <w:t>, a</w:t>
      </w:r>
      <w:r w:rsidR="00311C91" w:rsidRPr="004E014F">
        <w:rPr>
          <w:rFonts w:ascii="Segoe UI" w:eastAsia="Calibri" w:hAnsi="Segoe UI" w:cs="Segoe UI"/>
          <w:sz w:val="20"/>
          <w:szCs w:val="20"/>
        </w:rPr>
        <w:t>n app group is a logical grouping of applications installed on session hosts. An app group can be one of two types:</w:t>
      </w:r>
    </w:p>
    <w:p w14:paraId="1E62112B" w14:textId="52F2EA0D" w:rsidR="00311C91" w:rsidRPr="004E014F" w:rsidRDefault="00311C91" w:rsidP="004E014F">
      <w:pPr>
        <w:spacing w:after="0"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RemoteApp</w:t>
      </w:r>
      <w:r w:rsidRPr="004E014F">
        <w:rPr>
          <w:rFonts w:ascii="Segoe UI" w:eastAsia="Calibri" w:hAnsi="Segoe UI" w:cs="Segoe UI"/>
          <w:sz w:val="20"/>
          <w:szCs w:val="20"/>
        </w:rPr>
        <w:t xml:space="preserve">: where users access the </w:t>
      </w:r>
      <w:proofErr w:type="spellStart"/>
      <w:r w:rsidRPr="004E014F">
        <w:rPr>
          <w:rFonts w:ascii="Segoe UI" w:eastAsia="Calibri" w:hAnsi="Segoe UI" w:cs="Segoe UI"/>
          <w:sz w:val="20"/>
          <w:szCs w:val="20"/>
        </w:rPr>
        <w:t>RemoteApps</w:t>
      </w:r>
      <w:proofErr w:type="spellEnd"/>
      <w:r w:rsidR="00A90E29">
        <w:rPr>
          <w:rFonts w:ascii="Segoe UI" w:eastAsia="Calibri" w:hAnsi="Segoe UI" w:cs="Segoe UI"/>
          <w:sz w:val="20"/>
          <w:szCs w:val="20"/>
        </w:rPr>
        <w:t>,</w:t>
      </w:r>
      <w:r w:rsidRPr="004E014F">
        <w:rPr>
          <w:rFonts w:ascii="Segoe UI" w:eastAsia="Calibri" w:hAnsi="Segoe UI" w:cs="Segoe UI"/>
          <w:sz w:val="20"/>
          <w:szCs w:val="20"/>
        </w:rPr>
        <w:t xml:space="preserve"> </w:t>
      </w:r>
      <w:r w:rsidR="00A90E29">
        <w:rPr>
          <w:rFonts w:ascii="Segoe UI" w:eastAsia="Calibri" w:hAnsi="Segoe UI" w:cs="Segoe UI"/>
          <w:sz w:val="20"/>
          <w:szCs w:val="20"/>
        </w:rPr>
        <w:t>we</w:t>
      </w:r>
      <w:r w:rsidRPr="004E014F">
        <w:rPr>
          <w:rFonts w:ascii="Segoe UI" w:eastAsia="Calibri" w:hAnsi="Segoe UI" w:cs="Segoe UI"/>
          <w:sz w:val="20"/>
          <w:szCs w:val="20"/>
        </w:rPr>
        <w:t xml:space="preserve"> individually select and publish to the app group</w:t>
      </w:r>
    </w:p>
    <w:p w14:paraId="33395073" w14:textId="3449F6A1" w:rsidR="00311C91" w:rsidRPr="004E014F" w:rsidRDefault="00311C91" w:rsidP="004E014F">
      <w:pPr>
        <w:spacing w:line="276" w:lineRule="auto"/>
        <w:ind w:left="720"/>
        <w:jc w:val="both"/>
        <w:rPr>
          <w:rFonts w:ascii="Segoe UI" w:eastAsia="Calibri" w:hAnsi="Segoe UI" w:cs="Segoe UI"/>
          <w:sz w:val="20"/>
          <w:szCs w:val="20"/>
        </w:rPr>
      </w:pPr>
      <w:r w:rsidRPr="004E014F">
        <w:rPr>
          <w:rFonts w:ascii="Segoe UI" w:eastAsia="Calibri" w:hAnsi="Segoe UI" w:cs="Segoe UI"/>
          <w:b/>
          <w:bCs/>
          <w:sz w:val="20"/>
          <w:szCs w:val="20"/>
        </w:rPr>
        <w:t>Desktop</w:t>
      </w:r>
      <w:r w:rsidRPr="004E014F">
        <w:rPr>
          <w:rFonts w:ascii="Segoe UI" w:eastAsia="Calibri" w:hAnsi="Segoe UI" w:cs="Segoe UI"/>
          <w:sz w:val="20"/>
          <w:szCs w:val="20"/>
        </w:rPr>
        <w:t>: where users access the full desktop</w:t>
      </w:r>
    </w:p>
    <w:p w14:paraId="38D01D9A" w14:textId="77777777"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 xml:space="preserve">By default, a desktop app group (named "Desktop Application Group") is automatically created whenever you create a host pool. You can remove this app group at any time. However, you can't create another desktop app group in the host pool while a desktop app group exists. To publish </w:t>
      </w:r>
      <w:proofErr w:type="spellStart"/>
      <w:r w:rsidRPr="004E014F">
        <w:rPr>
          <w:rFonts w:ascii="Segoe UI" w:eastAsia="Calibri" w:hAnsi="Segoe UI" w:cs="Segoe UI"/>
          <w:sz w:val="20"/>
          <w:szCs w:val="20"/>
        </w:rPr>
        <w:t>RemoteApps</w:t>
      </w:r>
      <w:proofErr w:type="spellEnd"/>
      <w:r w:rsidRPr="004E014F">
        <w:rPr>
          <w:rFonts w:ascii="Segoe UI" w:eastAsia="Calibri" w:hAnsi="Segoe UI" w:cs="Segoe UI"/>
          <w:sz w:val="20"/>
          <w:szCs w:val="20"/>
        </w:rPr>
        <w:t xml:space="preserve">, you must create a RemoteApp app group. You can create multiple RemoteApp app groups to accommodate different worker scenarios. Different RemoteApp app groups can also contain overlapping </w:t>
      </w:r>
      <w:proofErr w:type="spellStart"/>
      <w:r w:rsidRPr="004E014F">
        <w:rPr>
          <w:rFonts w:ascii="Segoe UI" w:eastAsia="Calibri" w:hAnsi="Segoe UI" w:cs="Segoe UI"/>
          <w:sz w:val="20"/>
          <w:szCs w:val="20"/>
        </w:rPr>
        <w:t>RemoteApps</w:t>
      </w:r>
      <w:proofErr w:type="spellEnd"/>
      <w:r w:rsidRPr="004E014F">
        <w:rPr>
          <w:rFonts w:ascii="Segoe UI" w:eastAsia="Calibri" w:hAnsi="Segoe UI" w:cs="Segoe UI"/>
          <w:sz w:val="20"/>
          <w:szCs w:val="20"/>
        </w:rPr>
        <w:t>.</w:t>
      </w:r>
    </w:p>
    <w:p w14:paraId="17F5E1FE" w14:textId="14875A21" w:rsidR="00311C91" w:rsidRPr="004E014F" w:rsidRDefault="00311C91" w:rsidP="004E014F">
      <w:pPr>
        <w:spacing w:after="0" w:line="276" w:lineRule="auto"/>
        <w:jc w:val="both"/>
        <w:rPr>
          <w:rFonts w:ascii="Segoe UI" w:eastAsia="Calibri" w:hAnsi="Segoe UI" w:cs="Segoe UI"/>
          <w:sz w:val="20"/>
          <w:szCs w:val="20"/>
        </w:rPr>
      </w:pPr>
      <w:r w:rsidRPr="004E014F">
        <w:rPr>
          <w:rFonts w:ascii="Segoe UI" w:eastAsia="Calibri" w:hAnsi="Segoe UI" w:cs="Segoe UI"/>
          <w:sz w:val="20"/>
          <w:szCs w:val="20"/>
        </w:rPr>
        <w:t>To publish resources to users, you must assign them to app groups. When assigning users to app groups, consider the following things:</w:t>
      </w:r>
    </w:p>
    <w:p w14:paraId="4EEB9235" w14:textId="7CCAB16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both a desktop app group and a RemoteApp app group in the same host pool. However, users can only launch one type of app group per session. Users can</w:t>
      </w:r>
      <w:r w:rsidR="002B53BB">
        <w:rPr>
          <w:rFonts w:ascii="Segoe UI" w:eastAsia="Calibri" w:hAnsi="Segoe UI" w:cs="Segoe UI"/>
          <w:sz w:val="20"/>
          <w:szCs w:val="20"/>
        </w:rPr>
        <w:t>no</w:t>
      </w:r>
      <w:r w:rsidRPr="004E014F">
        <w:rPr>
          <w:rFonts w:ascii="Segoe UI" w:eastAsia="Calibri" w:hAnsi="Segoe UI" w:cs="Segoe UI"/>
          <w:sz w:val="20"/>
          <w:szCs w:val="20"/>
        </w:rPr>
        <w:t>t launch both types of app groups at the same time in a single session.</w:t>
      </w:r>
    </w:p>
    <w:p w14:paraId="3DA9C818" w14:textId="3B8BA697" w:rsidR="00311C91" w:rsidRPr="004E014F" w:rsidRDefault="00311C91" w:rsidP="004E014F">
      <w:pPr>
        <w:pStyle w:val="ListParagraph"/>
        <w:numPr>
          <w:ilvl w:val="0"/>
          <w:numId w:val="165"/>
        </w:numPr>
        <w:spacing w:line="276" w:lineRule="auto"/>
        <w:jc w:val="both"/>
        <w:rPr>
          <w:rFonts w:ascii="Segoe UI" w:eastAsia="Calibri" w:hAnsi="Segoe UI" w:cs="Segoe UI"/>
          <w:sz w:val="20"/>
          <w:szCs w:val="20"/>
        </w:rPr>
      </w:pPr>
      <w:r w:rsidRPr="004E014F">
        <w:rPr>
          <w:rFonts w:ascii="Segoe UI" w:eastAsia="Calibri" w:hAnsi="Segoe UI" w:cs="Segoe UI"/>
          <w:sz w:val="20"/>
          <w:szCs w:val="20"/>
        </w:rPr>
        <w:t>A user can be assigned to multiple app groups within the same host pool, and their feed will be an accumulation of both app groups.</w:t>
      </w:r>
    </w:p>
    <w:p w14:paraId="69149812" w14:textId="4F4E26BF" w:rsidR="005A39A9" w:rsidRPr="003964CC" w:rsidRDefault="005A39A9" w:rsidP="003964CC">
      <w:pPr>
        <w:spacing w:line="276" w:lineRule="auto"/>
        <w:rPr>
          <w:rStyle w:val="Hyperlink"/>
          <w:rFonts w:ascii="Segoe UI" w:eastAsia="Calibri" w:hAnsi="Segoe UI" w:cs="Segoe UI"/>
          <w:sz w:val="20"/>
          <w:szCs w:val="20"/>
        </w:rPr>
      </w:pPr>
      <w:r w:rsidRPr="003964CC">
        <w:rPr>
          <w:rFonts w:ascii="Segoe UI" w:eastAsiaTheme="majorEastAsia" w:hAnsi="Segoe UI" w:cs="Segoe UI"/>
          <w:b/>
          <w:sz w:val="20"/>
          <w:szCs w:val="20"/>
        </w:rPr>
        <w:t>Feed customization for WVD users</w:t>
      </w:r>
      <w:r w:rsidR="00AF42B9"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 xml:space="preserve">You can customize the feed, so the RemoteApp and remote desktop resources appear in a recognizable way for your users. To customize feed for WVD users </w:t>
      </w:r>
      <w:hyperlink r:id="rId35" w:history="1">
        <w:r w:rsidRPr="003964CC">
          <w:rPr>
            <w:rStyle w:val="Hyperlink"/>
            <w:rFonts w:ascii="Segoe UI" w:eastAsia="Calibri" w:hAnsi="Segoe UI" w:cs="Segoe UI"/>
            <w:sz w:val="20"/>
            <w:szCs w:val="20"/>
          </w:rPr>
          <w:t>Click here</w:t>
        </w:r>
      </w:hyperlink>
    </w:p>
    <w:p w14:paraId="03BF4571" w14:textId="087F0F9E" w:rsidR="002B53BB" w:rsidRPr="003964CC" w:rsidRDefault="002B53BB" w:rsidP="003964CC">
      <w:pPr>
        <w:spacing w:after="0" w:line="276" w:lineRule="auto"/>
        <w:rPr>
          <w:rFonts w:ascii="Segoe UI" w:eastAsia="Calibri" w:hAnsi="Segoe UI" w:cs="Segoe UI"/>
          <w:sz w:val="20"/>
          <w:szCs w:val="20"/>
        </w:rPr>
      </w:pPr>
      <w:r w:rsidRPr="003964CC">
        <w:rPr>
          <w:rFonts w:ascii="Segoe UI" w:eastAsiaTheme="majorEastAsia" w:hAnsi="Segoe UI" w:cs="Segoe UI"/>
          <w:b/>
          <w:sz w:val="20"/>
          <w:szCs w:val="20"/>
        </w:rPr>
        <w:t>MSIX App Attach for WVD</w:t>
      </w:r>
      <w:r w:rsidR="003964CC">
        <w:rPr>
          <w:rFonts w:ascii="Segoe UI" w:eastAsiaTheme="majorEastAsia" w:hAnsi="Segoe UI" w:cs="Segoe UI"/>
          <w:b/>
          <w:sz w:val="20"/>
          <w:szCs w:val="20"/>
        </w:rPr>
        <w:t xml:space="preserve"> users</w:t>
      </w:r>
      <w:r w:rsidRPr="003964CC">
        <w:rPr>
          <w:rFonts w:ascii="Segoe UI" w:eastAsiaTheme="majorEastAsia" w:hAnsi="Segoe UI" w:cs="Segoe UI"/>
          <w:b/>
          <w:sz w:val="20"/>
          <w:szCs w:val="20"/>
        </w:rPr>
        <w:t xml:space="preserve">: </w:t>
      </w:r>
      <w:r w:rsidRPr="003964CC">
        <w:rPr>
          <w:rFonts w:ascii="Segoe UI" w:eastAsia="Calibri" w:hAnsi="Segoe UI" w:cs="Segoe UI"/>
          <w:sz w:val="20"/>
          <w:szCs w:val="20"/>
        </w:rPr>
        <w:t>Microsoft provides MSIX app attach for Windows Virtual desktop. MSIX app attach gives you the possibility to only have a few images and connect your application to them - without installing. That sounds a little bit like App-V, and from a user perspective, this is slightly comparable.</w:t>
      </w:r>
    </w:p>
    <w:p w14:paraId="04315072" w14:textId="71CABB49" w:rsidR="002B53BB" w:rsidRPr="003964CC" w:rsidRDefault="003964CC" w:rsidP="003964CC">
      <w:pPr>
        <w:spacing w:line="276" w:lineRule="auto"/>
        <w:jc w:val="both"/>
        <w:rPr>
          <w:rFonts w:ascii="Segoe UI" w:eastAsia="Calibri" w:hAnsi="Segoe UI" w:cs="Segoe UI"/>
          <w:sz w:val="20"/>
          <w:szCs w:val="20"/>
        </w:rPr>
      </w:pPr>
      <w:r w:rsidRPr="003964CC">
        <w:rPr>
          <w:rFonts w:ascii="Segoe UI" w:eastAsia="Calibri" w:hAnsi="Segoe UI" w:cs="Segoe UI"/>
          <w:sz w:val="20"/>
          <w:szCs w:val="20"/>
        </w:rPr>
        <w:t>When MSIX is launched, the application files are accessed from a virtual hard disk (VHD) and the user is not even aware that the application is remote because the app functions like any local application.</w:t>
      </w:r>
      <w:r>
        <w:rPr>
          <w:rFonts w:ascii="Segoe UI" w:eastAsia="Calibri" w:hAnsi="Segoe UI" w:cs="Segoe UI"/>
          <w:sz w:val="20"/>
          <w:szCs w:val="20"/>
        </w:rPr>
        <w:t xml:space="preserve"> </w:t>
      </w:r>
      <w:r w:rsidR="002B53BB" w:rsidRPr="003964CC">
        <w:rPr>
          <w:rFonts w:ascii="Segoe UI" w:eastAsia="Calibri" w:hAnsi="Segoe UI" w:cs="Segoe UI"/>
          <w:sz w:val="20"/>
          <w:szCs w:val="20"/>
        </w:rPr>
        <w:t xml:space="preserve">You cannot see the application in the file system from outside the app. If you open the app and if you browse to the application folder, you can see this folder. The attaching and links in the start menu “feels” like the use of modern apps from the marketplace. And indeed, the application links in the start menu did not refer to the exe-files in the program folder. </w:t>
      </w:r>
      <w:hyperlink r:id="rId36" w:history="1">
        <w:r w:rsidR="002B53BB" w:rsidRPr="003964CC">
          <w:rPr>
            <w:rStyle w:val="Hyperlink"/>
            <w:rFonts w:ascii="Segoe UI" w:eastAsia="Calibri" w:hAnsi="Segoe UI" w:cs="Segoe UI"/>
            <w:sz w:val="20"/>
            <w:szCs w:val="20"/>
          </w:rPr>
          <w:t>Click here</w:t>
        </w:r>
      </w:hyperlink>
    </w:p>
    <w:p w14:paraId="07DE3708" w14:textId="1CEFEF92" w:rsidR="00A90E29" w:rsidRPr="00A90E29" w:rsidRDefault="002B53BB" w:rsidP="00A90E29">
      <w:pPr>
        <w:pStyle w:val="Heading4"/>
      </w:pPr>
      <w:r>
        <w:t xml:space="preserve">User </w:t>
      </w:r>
      <w:r w:rsidR="007806BD" w:rsidRPr="00A90E29">
        <w:t>Profile Container Configuration</w:t>
      </w:r>
    </w:p>
    <w:p w14:paraId="08D23D7D" w14:textId="59BE4BB4" w:rsidR="007806BD" w:rsidRPr="004E014F" w:rsidRDefault="00AF42B9" w:rsidP="004E014F">
      <w:pPr>
        <w:spacing w:after="0" w:line="276" w:lineRule="auto"/>
        <w:jc w:val="both"/>
        <w:rPr>
          <w:rFonts w:ascii="Segoe UI" w:eastAsia="Calibri" w:hAnsi="Segoe UI" w:cs="Segoe UI"/>
          <w:sz w:val="20"/>
        </w:rPr>
      </w:pPr>
      <w:r>
        <w:rPr>
          <w:rFonts w:ascii="Segoe UI" w:eastAsia="Calibri" w:hAnsi="Segoe UI" w:cs="Segoe UI"/>
          <w:sz w:val="20"/>
        </w:rPr>
        <w:t>While setting up host pool, t</w:t>
      </w:r>
      <w:r w:rsidR="007806BD" w:rsidRPr="004E014F">
        <w:rPr>
          <w:rFonts w:ascii="Segoe UI" w:eastAsia="Calibri" w:hAnsi="Segoe UI" w:cs="Segoe UI"/>
          <w:sz w:val="20"/>
        </w:rPr>
        <w:t>he Windows Virtual Desktop service offers FSLogix profile containers as the recommended user profile solution. We don't recommend using the User Profile Disk (UPD) solution, which will be deprecated in future versions of Windows Virtual Desktop.</w:t>
      </w:r>
    </w:p>
    <w:p w14:paraId="30568880" w14:textId="67CAE780" w:rsidR="001519D8" w:rsidRPr="004E014F" w:rsidRDefault="001519D8" w:rsidP="004E014F">
      <w:pPr>
        <w:spacing w:after="0" w:line="276" w:lineRule="auto"/>
        <w:jc w:val="both"/>
        <w:rPr>
          <w:rFonts w:ascii="Segoe UI" w:eastAsia="Calibri" w:hAnsi="Segoe UI" w:cs="Segoe UI"/>
          <w:sz w:val="20"/>
        </w:rPr>
      </w:pPr>
      <w:r w:rsidRPr="004E014F">
        <w:rPr>
          <w:rFonts w:ascii="Segoe UI" w:eastAsia="Calibri" w:hAnsi="Segoe UI" w:cs="Segoe UI"/>
          <w:sz w:val="20"/>
        </w:rPr>
        <w:lastRenderedPageBreak/>
        <w:t>To setup a FSLogix profile container</w:t>
      </w:r>
      <w:r w:rsidR="00617F89">
        <w:rPr>
          <w:rFonts w:ascii="Segoe UI" w:eastAsia="Calibri" w:hAnsi="Segoe UI" w:cs="Segoe UI"/>
          <w:sz w:val="20"/>
        </w:rPr>
        <w:t xml:space="preserve"> for</w:t>
      </w:r>
      <w:r w:rsidR="00A90E29">
        <w:rPr>
          <w:rFonts w:ascii="Segoe UI" w:eastAsia="Calibri" w:hAnsi="Segoe UI" w:cs="Segoe UI"/>
          <w:sz w:val="20"/>
        </w:rPr>
        <w:t xml:space="preserve"> </w:t>
      </w:r>
      <w:r w:rsidRPr="004E014F">
        <w:rPr>
          <w:rFonts w:ascii="Segoe UI" w:eastAsia="Calibri" w:hAnsi="Segoe UI" w:cs="Segoe UI"/>
          <w:sz w:val="20"/>
        </w:rPr>
        <w:t>host pool</w:t>
      </w:r>
      <w:r w:rsidR="00617F89">
        <w:rPr>
          <w:rFonts w:ascii="Segoe UI" w:eastAsia="Calibri" w:hAnsi="Segoe UI" w:cs="Segoe UI"/>
          <w:sz w:val="20"/>
        </w:rPr>
        <w:t>, we</w:t>
      </w:r>
      <w:r w:rsidRPr="004E014F">
        <w:rPr>
          <w:rFonts w:ascii="Segoe UI" w:eastAsia="Calibri" w:hAnsi="Segoe UI" w:cs="Segoe UI"/>
          <w:sz w:val="20"/>
        </w:rPr>
        <w:t xml:space="preserve"> us</w:t>
      </w:r>
      <w:r w:rsidR="00A90E29">
        <w:rPr>
          <w:rFonts w:ascii="Segoe UI" w:eastAsia="Calibri" w:hAnsi="Segoe UI" w:cs="Segoe UI"/>
          <w:sz w:val="20"/>
        </w:rPr>
        <w:t>e below 3 approaches</w:t>
      </w:r>
      <w:r w:rsidRPr="004E014F">
        <w:rPr>
          <w:rFonts w:ascii="Segoe UI" w:eastAsia="Calibri" w:hAnsi="Segoe UI" w:cs="Segoe UI"/>
          <w:sz w:val="20"/>
        </w:rPr>
        <w:t>:</w:t>
      </w:r>
    </w:p>
    <w:p w14:paraId="703031B3" w14:textId="77777777" w:rsidR="00617F89" w:rsidRPr="00617F89" w:rsidRDefault="001519D8" w:rsidP="00617F89">
      <w:pPr>
        <w:pStyle w:val="ListParagraph"/>
        <w:numPr>
          <w:ilvl w:val="0"/>
          <w:numId w:val="89"/>
        </w:numPr>
        <w:spacing w:line="276" w:lineRule="auto"/>
        <w:jc w:val="both"/>
        <w:rPr>
          <w:rStyle w:val="Hyperlink"/>
          <w:rFonts w:ascii="Segoe UI" w:hAnsi="Segoe UI" w:cs="Segoe UI"/>
          <w:color w:val="171717"/>
          <w:sz w:val="20"/>
          <w:szCs w:val="20"/>
          <w:u w:val="none"/>
          <w:shd w:val="clear" w:color="auto" w:fill="FFFFFF"/>
        </w:rPr>
      </w:pPr>
      <w:r w:rsidRPr="00617F89">
        <w:rPr>
          <w:rFonts w:ascii="Segoe UI" w:eastAsia="Calibri" w:hAnsi="Segoe UI" w:cs="Segoe UI"/>
          <w:b/>
          <w:sz w:val="20"/>
        </w:rPr>
        <w:t>Use a VM-based file share</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You create the</w:t>
      </w:r>
      <w:r w:rsidR="00617F89" w:rsidRPr="00617F89">
        <w:rPr>
          <w:rFonts w:ascii="Segoe UI" w:hAnsi="Segoe UI" w:cs="Segoe UI"/>
          <w:color w:val="171717"/>
          <w:sz w:val="20"/>
          <w:szCs w:val="20"/>
          <w:shd w:val="clear" w:color="auto" w:fill="FFFFFF"/>
        </w:rPr>
        <w:t xml:space="preserve"> virtual machine, be sure to place it on either the same virtual network as the host pool virtual machines or on a virtual network that has connectivity to the host pool virtual machines. To configure VM-based file share </w:t>
      </w:r>
      <w:hyperlink r:id="rId37" w:history="1">
        <w:r w:rsidR="00617F89" w:rsidRPr="00617F89">
          <w:rPr>
            <w:rStyle w:val="Hyperlink"/>
            <w:rFonts w:ascii="Segoe UI" w:hAnsi="Segoe UI" w:cs="Segoe UI"/>
            <w:sz w:val="20"/>
            <w:szCs w:val="20"/>
            <w:shd w:val="clear" w:color="auto" w:fill="FFFFFF"/>
          </w:rPr>
          <w:t>Click here</w:t>
        </w:r>
      </w:hyperlink>
    </w:p>
    <w:p w14:paraId="65AC88A5" w14:textId="2A072C03" w:rsidR="00617F89" w:rsidRPr="00617F89" w:rsidRDefault="001519D8" w:rsidP="00617F89">
      <w:pPr>
        <w:pStyle w:val="ListParagraph"/>
        <w:numPr>
          <w:ilvl w:val="0"/>
          <w:numId w:val="89"/>
        </w:numPr>
        <w:spacing w:line="276" w:lineRule="auto"/>
        <w:jc w:val="both"/>
        <w:rPr>
          <w:rFonts w:ascii="Segoe UI" w:hAnsi="Segoe UI" w:cs="Segoe UI"/>
          <w:color w:val="171717"/>
          <w:sz w:val="20"/>
          <w:szCs w:val="20"/>
          <w:shd w:val="clear" w:color="auto" w:fill="FFFFFF"/>
        </w:rPr>
      </w:pPr>
      <w:r w:rsidRPr="00617F89">
        <w:rPr>
          <w:rFonts w:ascii="Segoe UI" w:eastAsia="Calibri" w:hAnsi="Segoe UI" w:cs="Segoe UI"/>
          <w:b/>
          <w:sz w:val="20"/>
        </w:rPr>
        <w:t>Use Azure NetApp Files</w:t>
      </w:r>
      <w:r w:rsidR="00617F89" w:rsidRPr="00617F89">
        <w:rPr>
          <w:rFonts w:ascii="Segoe UI" w:eastAsia="Calibri" w:hAnsi="Segoe UI" w:cs="Segoe UI"/>
          <w:sz w:val="20"/>
        </w:rPr>
        <w:t xml:space="preserve"> - </w:t>
      </w:r>
      <w:r w:rsidR="00617F89" w:rsidRPr="00617F89">
        <w:rPr>
          <w:rFonts w:ascii="Segoe UI" w:eastAsia="Calibri" w:hAnsi="Segoe UI" w:cs="Segoe UI"/>
          <w:sz w:val="20"/>
          <w:szCs w:val="20"/>
        </w:rPr>
        <w:t xml:space="preserve">Windows Virtual Desktop team recommend using FSLogix profile containers as a user profile solution for the Windows Virtual Desktop service. FSLogix profile containers store a complete user profile in a single container and are designed to roam profiles in non-persistent remote computing environments like Windows Virtual Desktop. To configure Azure NetApp file share </w:t>
      </w:r>
      <w:hyperlink r:id="rId38" w:history="1">
        <w:r w:rsidR="00617F89" w:rsidRPr="00617F89">
          <w:rPr>
            <w:rStyle w:val="Hyperlink"/>
            <w:rFonts w:ascii="Segoe UI" w:eastAsia="Calibri" w:hAnsi="Segoe UI" w:cs="Segoe UI"/>
            <w:sz w:val="20"/>
            <w:szCs w:val="20"/>
          </w:rPr>
          <w:t>Click here</w:t>
        </w:r>
      </w:hyperlink>
    </w:p>
    <w:p w14:paraId="00A0C3D8" w14:textId="0450D39B" w:rsidR="001519D8" w:rsidRPr="004E014F" w:rsidRDefault="001519D8" w:rsidP="004E014F">
      <w:pPr>
        <w:pStyle w:val="ListParagraph"/>
        <w:numPr>
          <w:ilvl w:val="0"/>
          <w:numId w:val="89"/>
        </w:numPr>
        <w:spacing w:line="276" w:lineRule="auto"/>
        <w:jc w:val="both"/>
        <w:rPr>
          <w:rFonts w:ascii="Segoe UI" w:eastAsia="Calibri" w:hAnsi="Segoe UI" w:cs="Segoe UI"/>
          <w:sz w:val="20"/>
        </w:rPr>
      </w:pPr>
      <w:r w:rsidRPr="00617F89">
        <w:rPr>
          <w:rFonts w:ascii="Segoe UI" w:eastAsia="Calibri" w:hAnsi="Segoe UI" w:cs="Segoe UI"/>
          <w:b/>
          <w:sz w:val="20"/>
        </w:rPr>
        <w:t>Use Azure files and Azure AD DS</w:t>
      </w:r>
      <w:r w:rsidR="00617F89">
        <w:rPr>
          <w:rFonts w:ascii="Segoe UI" w:eastAsia="Calibri" w:hAnsi="Segoe UI" w:cs="Segoe UI"/>
          <w:sz w:val="20"/>
        </w:rPr>
        <w:t xml:space="preserve"> - </w:t>
      </w:r>
      <w:r w:rsidR="00617F89" w:rsidRPr="004E014F">
        <w:rPr>
          <w:rFonts w:ascii="Segoe UI" w:eastAsia="Calibri" w:hAnsi="Segoe UI" w:cs="Segoe UI"/>
          <w:sz w:val="20"/>
          <w:szCs w:val="20"/>
        </w:rPr>
        <w:t xml:space="preserve">Create an FSLogix profile container with Azure Files and Azure Active Directory Domain Services (AD DS). To configure Azure file share </w:t>
      </w:r>
      <w:hyperlink r:id="rId39" w:history="1">
        <w:r w:rsidR="00617F89" w:rsidRPr="004E014F">
          <w:rPr>
            <w:rStyle w:val="Hyperlink"/>
            <w:rFonts w:ascii="Segoe UI" w:eastAsia="Calibri" w:hAnsi="Segoe UI" w:cs="Segoe UI"/>
            <w:sz w:val="20"/>
            <w:szCs w:val="20"/>
          </w:rPr>
          <w:t>Click here</w:t>
        </w:r>
      </w:hyperlink>
    </w:p>
    <w:p w14:paraId="75F02D2B" w14:textId="3EFBB793" w:rsidR="009E056B" w:rsidRPr="009E056B" w:rsidRDefault="009E056B" w:rsidP="008310D3">
      <w:pPr>
        <w:pStyle w:val="Heading3"/>
      </w:pPr>
      <w:bookmarkStart w:id="180" w:name="_Toc43321908"/>
      <w:r>
        <w:t xml:space="preserve">Innovate - </w:t>
      </w:r>
      <w:r w:rsidRPr="009E056B">
        <w:t>Greenfield (new) Deployments</w:t>
      </w:r>
      <w:bookmarkEnd w:id="180"/>
      <w:r w:rsidRPr="009E056B">
        <w:t> </w:t>
      </w:r>
    </w:p>
    <w:p w14:paraId="1A01AE94" w14:textId="77777777" w:rsidR="009E056B" w:rsidRPr="004E014F" w:rsidRDefault="009E056B" w:rsidP="004E014F">
      <w:pPr>
        <w:spacing w:after="0" w:line="276" w:lineRule="auto"/>
        <w:jc w:val="both"/>
        <w:textAlignment w:val="baseline"/>
        <w:rPr>
          <w:rFonts w:ascii="Segoe UI" w:hAnsi="Segoe UI" w:cs="Segoe UI"/>
          <w:sz w:val="20"/>
          <w:szCs w:val="22"/>
        </w:rPr>
      </w:pPr>
      <w:r w:rsidRPr="004E014F">
        <w:rPr>
          <w:rFonts w:ascii="Segoe UI" w:hAnsi="Segoe UI" w:cs="Segoe UI"/>
          <w:sz w:val="20"/>
          <w:szCs w:val="22"/>
        </w:rPr>
        <w:t>For Customers deploying WVD Service as a new or greenfield deployment, please follow the list of links below to complete the execution.  </w:t>
      </w:r>
    </w:p>
    <w:p w14:paraId="4D93233B"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Azure Environment Assessment</w:t>
      </w:r>
      <w:r w:rsidRPr="004E014F">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20BB6281"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Licensing and Entitlements</w:t>
      </w:r>
      <w:r w:rsidRPr="004E014F">
        <w:rPr>
          <w:rFonts w:ascii="Segoe UI" w:hAnsi="Segoe UI" w:cs="Segoe UI"/>
          <w:color w:val="0563C1"/>
          <w:sz w:val="20"/>
          <w:szCs w:val="22"/>
        </w:rPr>
        <w:t> - </w:t>
      </w:r>
      <w:r w:rsidRPr="004E014F">
        <w:rPr>
          <w:rFonts w:ascii="Segoe UI" w:hAnsi="Segoe UI" w:cs="Segoe UI"/>
          <w:sz w:val="20"/>
          <w:szCs w:val="22"/>
        </w:rPr>
        <w:t>Access Windows 10 Enterprise and Windows 7 Enterprise desktops and apps at no additional cost if you have an eligible Windows or Microsoft 365 license. </w:t>
      </w:r>
    </w:p>
    <w:p w14:paraId="4FBEC10F"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Assessment</w:t>
      </w:r>
      <w:r w:rsidRPr="004E014F">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64014040"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Azure Networking</w:t>
      </w:r>
      <w:r w:rsidRPr="004E014F">
        <w:rPr>
          <w:rFonts w:ascii="Segoe UI" w:hAnsi="Segoe UI" w:cs="Segoe UI"/>
          <w:color w:val="0563C1"/>
          <w:sz w:val="20"/>
          <w:szCs w:val="22"/>
        </w:rPr>
        <w:t> </w:t>
      </w:r>
      <w:r w:rsidRPr="004E014F">
        <w:rPr>
          <w:rFonts w:ascii="Segoe UI" w:hAnsi="Segoe UI" w:cs="Segoe UI"/>
          <w:color w:val="000000"/>
          <w:sz w:val="20"/>
          <w:szCs w:val="22"/>
        </w:rPr>
        <w:t>– As networking plays a crucial role in any cloud service, designing it to satisfy all the requirements is important.  </w:t>
      </w:r>
    </w:p>
    <w:p w14:paraId="1F0AD55B" w14:textId="77777777" w:rsidR="009E056B" w:rsidRPr="004E014F" w:rsidRDefault="009E056B" w:rsidP="004E014F">
      <w:pPr>
        <w:numPr>
          <w:ilvl w:val="0"/>
          <w:numId w:val="60"/>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Identity and Access Management</w:t>
      </w:r>
      <w:r w:rsidRPr="004E014F">
        <w:rPr>
          <w:rFonts w:ascii="Segoe UI" w:hAnsi="Segoe UI" w:cs="Segoe UI"/>
          <w:color w:val="0563C1"/>
          <w:sz w:val="20"/>
          <w:szCs w:val="22"/>
        </w:rPr>
        <w:t> - </w:t>
      </w:r>
      <w:r w:rsidRPr="004E014F">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7DA7D26E"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Security and Compliance</w:t>
      </w:r>
      <w:r w:rsidRPr="004E014F">
        <w:rPr>
          <w:rFonts w:ascii="Segoe UI" w:hAnsi="Segoe UI" w:cs="Segoe UI"/>
          <w:color w:val="0563C1"/>
          <w:sz w:val="20"/>
          <w:szCs w:val="22"/>
        </w:rPr>
        <w:t> - </w:t>
      </w:r>
      <w:r w:rsidRPr="004E014F">
        <w:rPr>
          <w:rFonts w:ascii="Segoe UI" w:hAnsi="Segoe UI" w:cs="Segoe UI"/>
          <w:sz w:val="20"/>
          <w:szCs w:val="22"/>
        </w:rPr>
        <w:t>Customers need to strengthen the security and access of their WVD deployments as they are governed by corporate policies (compliance, regulations etc.). </w:t>
      </w:r>
    </w:p>
    <w:p w14:paraId="2A40C604"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Image Management</w:t>
      </w:r>
      <w:r w:rsidRPr="004E014F">
        <w:rPr>
          <w:rFonts w:ascii="Segoe UI" w:hAnsi="Segoe UI" w:cs="Segoe UI"/>
          <w:color w:val="0563C1"/>
          <w:sz w:val="20"/>
          <w:szCs w:val="22"/>
        </w:rPr>
        <w:t> - </w:t>
      </w:r>
      <w:r w:rsidRPr="004E014F">
        <w:rPr>
          <w:rFonts w:ascii="Segoe UI" w:hAnsi="Segoe UI" w:cs="Segoe UI"/>
          <w:sz w:val="20"/>
          <w:szCs w:val="22"/>
        </w:rPr>
        <w:t>Organizations use Custom Images to implement their security controls and configurations, pre-install their IT applications for users.  </w:t>
      </w:r>
    </w:p>
    <w:p w14:paraId="11F94B44"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Deploy and Configure Storage for User Profile(s)</w:t>
      </w:r>
      <w:r w:rsidRPr="004E014F">
        <w:rPr>
          <w:rFonts w:ascii="Segoe UI" w:hAnsi="Segoe UI" w:cs="Segoe UI"/>
          <w:color w:val="0563C1"/>
          <w:sz w:val="20"/>
          <w:szCs w:val="22"/>
        </w:rPr>
        <w:t> - </w:t>
      </w:r>
      <w:r w:rsidRPr="004E014F">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23C931F1"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WVD Environment</w:t>
      </w:r>
      <w:r w:rsidRPr="004E014F">
        <w:rPr>
          <w:rFonts w:ascii="Segoe UI" w:hAnsi="Segoe UI" w:cs="Segoe UI"/>
          <w:color w:val="0563C1"/>
          <w:sz w:val="20"/>
          <w:szCs w:val="22"/>
        </w:rPr>
        <w:t> - </w:t>
      </w:r>
      <w:r w:rsidRPr="004E014F">
        <w:rPr>
          <w:rFonts w:ascii="Segoe UI" w:hAnsi="Segoe UI" w:cs="Segoe UI"/>
          <w:color w:val="000000"/>
          <w:sz w:val="20"/>
          <w:szCs w:val="22"/>
          <w:shd w:val="clear" w:color="auto" w:fill="FFFFFF"/>
        </w:rPr>
        <w:t>Windows Virtual Desktop is a service that gives users easy and secure access to their virtualized desktops and </w:t>
      </w:r>
      <w:proofErr w:type="spellStart"/>
      <w:r w:rsidRPr="004E014F">
        <w:rPr>
          <w:rFonts w:ascii="Segoe UI" w:hAnsi="Segoe UI" w:cs="Segoe UI"/>
          <w:color w:val="000000"/>
          <w:sz w:val="20"/>
          <w:szCs w:val="22"/>
          <w:shd w:val="clear" w:color="auto" w:fill="FFFFFF"/>
        </w:rPr>
        <w:t>RemoteApps</w:t>
      </w:r>
      <w:proofErr w:type="spellEnd"/>
      <w:r w:rsidRPr="004E014F">
        <w:rPr>
          <w:rFonts w:ascii="Segoe UI" w:hAnsi="Segoe UI" w:cs="Segoe UI"/>
          <w:color w:val="000000"/>
          <w:sz w:val="20"/>
          <w:szCs w:val="22"/>
          <w:shd w:val="clear" w:color="auto" w:fill="FFFFFF"/>
        </w:rPr>
        <w:t>. This section describes the WVD Environment.</w:t>
      </w:r>
      <w:r w:rsidRPr="004E014F">
        <w:rPr>
          <w:rFonts w:ascii="Segoe UI" w:hAnsi="Segoe UI" w:cs="Segoe UI"/>
          <w:color w:val="000000"/>
          <w:sz w:val="20"/>
          <w:szCs w:val="22"/>
        </w:rPr>
        <w:t> </w:t>
      </w:r>
    </w:p>
    <w:p w14:paraId="788DB3E7" w14:textId="77777777" w:rsidR="009E056B" w:rsidRPr="004E014F" w:rsidRDefault="009E056B" w:rsidP="004E014F">
      <w:pPr>
        <w:numPr>
          <w:ilvl w:val="0"/>
          <w:numId w:val="61"/>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WVD Deployment</w:t>
      </w:r>
      <w:r w:rsidRPr="004E014F">
        <w:rPr>
          <w:rFonts w:ascii="Segoe UI" w:hAnsi="Segoe UI" w:cs="Segoe UI"/>
          <w:color w:val="0563C1"/>
          <w:sz w:val="20"/>
          <w:szCs w:val="22"/>
        </w:rPr>
        <w:t> – </w:t>
      </w:r>
      <w:r w:rsidRPr="004E014F">
        <w:rPr>
          <w:rFonts w:ascii="Segoe UI" w:hAnsi="Segoe UI" w:cs="Segoe UI"/>
          <w:color w:val="000000"/>
          <w:sz w:val="20"/>
          <w:szCs w:val="22"/>
        </w:rPr>
        <w:t>This section describes the steps required to deploy the WVD service. </w:t>
      </w:r>
    </w:p>
    <w:p w14:paraId="6F3B9E73"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FSLogix Setup and Configuration for WVD User Profiles</w:t>
      </w:r>
      <w:r w:rsidRPr="004E014F">
        <w:rPr>
          <w:rFonts w:ascii="Segoe UI" w:hAnsi="Segoe UI" w:cs="Segoe UI"/>
          <w:color w:val="0563C1"/>
          <w:sz w:val="20"/>
          <w:szCs w:val="22"/>
        </w:rPr>
        <w:t> - </w:t>
      </w:r>
      <w:r w:rsidRPr="004E014F">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5D3A9398"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Application and Desktop Management</w:t>
      </w:r>
      <w:r w:rsidRPr="004E014F">
        <w:rPr>
          <w:rFonts w:ascii="Segoe UI" w:hAnsi="Segoe UI" w:cs="Segoe UI"/>
          <w:color w:val="0563C1"/>
          <w:sz w:val="20"/>
          <w:szCs w:val="22"/>
        </w:rPr>
        <w:t> – </w:t>
      </w:r>
      <w:r w:rsidRPr="004E014F">
        <w:rPr>
          <w:rFonts w:ascii="Segoe UI" w:hAnsi="Segoe UI" w:cs="Segoe UI"/>
          <w:color w:val="000000"/>
          <w:sz w:val="20"/>
          <w:szCs w:val="22"/>
        </w:rPr>
        <w:t>Manage publishing applications and desktops in WVD. </w:t>
      </w:r>
    </w:p>
    <w:p w14:paraId="2B3D04C3"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lastRenderedPageBreak/>
        <w:t>WVD Management and Monitoring</w:t>
      </w:r>
      <w:r w:rsidRPr="004E014F">
        <w:rPr>
          <w:rFonts w:ascii="Segoe UI" w:hAnsi="Segoe UI" w:cs="Segoe UI"/>
          <w:color w:val="0563C1"/>
          <w:sz w:val="20"/>
          <w:szCs w:val="22"/>
        </w:rPr>
        <w:t> - </w:t>
      </w:r>
      <w:r w:rsidRPr="004E014F">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r w:rsidRPr="004E014F">
        <w:rPr>
          <w:rFonts w:ascii="Segoe UI" w:hAnsi="Segoe UI" w:cs="Segoe UI"/>
          <w:color w:val="0563C1"/>
          <w:sz w:val="20"/>
          <w:szCs w:val="22"/>
          <w:u w:val="single"/>
        </w:rPr>
        <w:t> </w:t>
      </w:r>
      <w:r w:rsidRPr="004E014F">
        <w:rPr>
          <w:rFonts w:ascii="Segoe UI" w:hAnsi="Segoe UI" w:cs="Segoe UI"/>
          <w:color w:val="0563C1"/>
          <w:sz w:val="20"/>
          <w:szCs w:val="22"/>
        </w:rPr>
        <w:t> </w:t>
      </w:r>
    </w:p>
    <w:p w14:paraId="5EEC7ECF" w14:textId="77777777" w:rsidR="009E056B" w:rsidRPr="004E014F" w:rsidRDefault="009E056B" w:rsidP="004E014F">
      <w:pPr>
        <w:numPr>
          <w:ilvl w:val="0"/>
          <w:numId w:val="62"/>
        </w:numPr>
        <w:tabs>
          <w:tab w:val="clear" w:pos="720"/>
        </w:tabs>
        <w:spacing w:after="0" w:line="276" w:lineRule="auto"/>
        <w:ind w:left="450" w:hanging="180"/>
        <w:jc w:val="both"/>
        <w:textAlignment w:val="baseline"/>
        <w:rPr>
          <w:rFonts w:ascii="Segoe UI" w:hAnsi="Segoe UI" w:cs="Segoe UI"/>
          <w:sz w:val="20"/>
          <w:szCs w:val="22"/>
        </w:rPr>
      </w:pPr>
      <w:r w:rsidRPr="004E014F">
        <w:rPr>
          <w:rFonts w:ascii="Segoe UI" w:hAnsi="Segoe UI" w:cs="Segoe UI"/>
          <w:color w:val="0563C1"/>
          <w:sz w:val="20"/>
          <w:szCs w:val="22"/>
          <w:u w:val="single"/>
        </w:rPr>
        <w:t>Patch Management</w:t>
      </w:r>
      <w:r w:rsidRPr="004E014F">
        <w:rPr>
          <w:rFonts w:ascii="Segoe UI" w:hAnsi="Segoe UI" w:cs="Segoe UI"/>
          <w:color w:val="0563C1"/>
          <w:sz w:val="20"/>
          <w:szCs w:val="22"/>
        </w:rPr>
        <w:t> - </w:t>
      </w:r>
      <w:r w:rsidRPr="004E014F">
        <w:rPr>
          <w:rFonts w:ascii="Segoe UI" w:hAnsi="Segoe UI" w:cs="Segoe UI"/>
          <w:sz w:val="20"/>
          <w:szCs w:val="22"/>
        </w:rPr>
        <w:t>Patch Management is the process of updating and patching the Session host VMs to avoid any security vulnerabilities and applying any configuration controls as required. </w:t>
      </w:r>
    </w:p>
    <w:p w14:paraId="33301CA7" w14:textId="7FE02637" w:rsidR="00C57724" w:rsidRPr="004E014F" w:rsidRDefault="009E056B" w:rsidP="004E014F">
      <w:pPr>
        <w:numPr>
          <w:ilvl w:val="0"/>
          <w:numId w:val="62"/>
        </w:numPr>
        <w:tabs>
          <w:tab w:val="clear" w:pos="720"/>
        </w:tabs>
        <w:spacing w:after="0" w:line="276" w:lineRule="auto"/>
        <w:ind w:left="450" w:hanging="180"/>
        <w:jc w:val="both"/>
        <w:textAlignment w:val="baseline"/>
        <w:rPr>
          <w:rFonts w:ascii="Calibri" w:hAnsi="Calibri" w:cs="Calibri"/>
          <w:szCs w:val="22"/>
        </w:rPr>
      </w:pPr>
      <w:r w:rsidRPr="004E014F">
        <w:rPr>
          <w:rFonts w:ascii="Segoe UI" w:hAnsi="Segoe UI" w:cs="Segoe UI"/>
          <w:color w:val="0563C1"/>
          <w:sz w:val="20"/>
          <w:szCs w:val="22"/>
          <w:u w:val="single"/>
        </w:rPr>
        <w:t>Business Continuity and Disaster Recovery</w:t>
      </w:r>
      <w:r w:rsidRPr="004E014F">
        <w:rPr>
          <w:rFonts w:ascii="Segoe UI" w:hAnsi="Segoe UI" w:cs="Segoe UI"/>
          <w:color w:val="0563C1"/>
          <w:sz w:val="20"/>
          <w:szCs w:val="22"/>
        </w:rPr>
        <w:t> - </w:t>
      </w:r>
      <w:r w:rsidRPr="004E014F">
        <w:rPr>
          <w:rFonts w:ascii="Segoe UI" w:hAnsi="Segoe UI" w:cs="Segoe UI"/>
          <w:color w:val="000000"/>
          <w:sz w:val="20"/>
          <w:szCs w:val="22"/>
        </w:rPr>
        <w:t>Customers can implement BCDR for their Session hosts using ASR. This would protect the VMs and provide faster recovery from disasters. </w:t>
      </w:r>
    </w:p>
    <w:p w14:paraId="6B43EBEB" w14:textId="05E03571" w:rsidR="00FD183E" w:rsidRDefault="00FD183E" w:rsidP="00FD183E"/>
    <w:p w14:paraId="525EF3C9" w14:textId="001FD804" w:rsidR="00FD183E" w:rsidRDefault="004E014F" w:rsidP="00114B18">
      <w:pPr>
        <w:pStyle w:val="Heading4"/>
      </w:pPr>
      <w:r w:rsidRPr="004E014F">
        <w:rPr>
          <w:noProof/>
        </w:rPr>
        <mc:AlternateContent>
          <mc:Choice Requires="wpg">
            <w:drawing>
              <wp:anchor distT="0" distB="0" distL="114300" distR="114300" simplePos="0" relativeHeight="251658250" behindDoc="0" locked="0" layoutInCell="1" allowOverlap="1" wp14:anchorId="3D05C5B4" wp14:editId="0B6AA296">
                <wp:simplePos x="0" y="0"/>
                <wp:positionH relativeFrom="column">
                  <wp:posOffset>-37881</wp:posOffset>
                </wp:positionH>
                <wp:positionV relativeFrom="paragraph">
                  <wp:posOffset>381047</wp:posOffset>
                </wp:positionV>
                <wp:extent cx="6578599" cy="5114736"/>
                <wp:effectExtent l="0" t="0" r="13335" b="10160"/>
                <wp:wrapTopAndBottom/>
                <wp:docPr id="3" name="Group 272"/>
                <wp:cNvGraphicFramePr/>
                <a:graphic xmlns:a="http://schemas.openxmlformats.org/drawingml/2006/main">
                  <a:graphicData uri="http://schemas.microsoft.com/office/word/2010/wordprocessingGroup">
                    <wpg:wgp>
                      <wpg:cNvGrpSpPr/>
                      <wpg:grpSpPr>
                        <a:xfrm>
                          <a:off x="0" y="0"/>
                          <a:ext cx="6578599" cy="5114736"/>
                          <a:chOff x="0" y="0"/>
                          <a:chExt cx="6578599" cy="5114736"/>
                        </a:xfrm>
                      </wpg:grpSpPr>
                      <wpg:grpSp>
                        <wpg:cNvPr id="4" name="Group 4"/>
                        <wpg:cNvGrpSpPr/>
                        <wpg:grpSpPr>
                          <a:xfrm>
                            <a:off x="130592" y="622400"/>
                            <a:ext cx="6412665" cy="4271229"/>
                            <a:chOff x="130592" y="622400"/>
                            <a:chExt cx="6412665" cy="4271229"/>
                          </a:xfrm>
                        </wpg:grpSpPr>
                        <wps:wsp>
                          <wps:cNvPr id="7" name="Straight Connector 7"/>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10"/>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 name="Rectangle 11"/>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 name="Rectangle 12"/>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3635398" y="1355890"/>
                              <a:ext cx="2408959" cy="17113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ED1B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5" name="TextBox 11"/>
                          <wps:cNvSpPr txBox="1"/>
                          <wps:spPr>
                            <a:xfrm>
                              <a:off x="3514950" y="1165122"/>
                              <a:ext cx="1381125" cy="184666"/>
                            </a:xfrm>
                            <a:prstGeom prst="rect">
                              <a:avLst/>
                            </a:prstGeom>
                            <a:noFill/>
                          </wps:spPr>
                          <wps:txbx>
                            <w:txbxContent>
                              <w:p w14:paraId="09842059"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6" name="Rectangle 16"/>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TextBox 13"/>
                          <wps:cNvSpPr txBox="1"/>
                          <wps:spPr>
                            <a:xfrm>
                              <a:off x="3688616" y="1523009"/>
                              <a:ext cx="1037789" cy="184666"/>
                            </a:xfrm>
                            <a:prstGeom prst="rect">
                              <a:avLst/>
                            </a:prstGeom>
                            <a:noFill/>
                          </wps:spPr>
                          <wps:txbx>
                            <w:txbxContent>
                              <w:p w14:paraId="358239C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8" name="Group 18"/>
                          <wpg:cNvGrpSpPr/>
                          <wpg:grpSpPr>
                            <a:xfrm>
                              <a:off x="3755900" y="1910569"/>
                              <a:ext cx="473149" cy="143048"/>
                              <a:chOff x="3755900" y="1910569"/>
                              <a:chExt cx="473149" cy="143048"/>
                            </a:xfrm>
                          </wpg:grpSpPr>
                          <wpg:grpSp>
                            <wpg:cNvPr id="19" name="Group 19"/>
                            <wpg:cNvGrpSpPr/>
                            <wpg:grpSpPr>
                              <a:xfrm>
                                <a:off x="3755900" y="1910569"/>
                                <a:ext cx="225745" cy="143048"/>
                                <a:chOff x="3755900" y="1910569"/>
                                <a:chExt cx="225745" cy="143048"/>
                              </a:xfrm>
                            </wpg:grpSpPr>
                            <wpg:grpSp>
                              <wpg:cNvPr id="20" name="Group 20"/>
                              <wpg:cNvGrpSpPr/>
                              <wpg:grpSpPr>
                                <a:xfrm>
                                  <a:off x="3885440" y="1957412"/>
                                  <a:ext cx="96205" cy="96205"/>
                                  <a:chOff x="3885440" y="1957412"/>
                                  <a:chExt cx="120413" cy="120413"/>
                                </a:xfrm>
                                <a:solidFill>
                                  <a:srgbClr val="CF3A17"/>
                                </a:solidFill>
                              </wpg:grpSpPr>
                              <wps:wsp>
                                <wps:cNvPr id="21"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22"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23"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24"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wpg:grpSpPr>
                              <a:xfrm>
                                <a:off x="4003304" y="1910569"/>
                                <a:ext cx="225745" cy="143048"/>
                                <a:chOff x="4003304" y="1910569"/>
                                <a:chExt cx="225745" cy="143048"/>
                              </a:xfrm>
                            </wpg:grpSpPr>
                            <wpg:grpSp>
                              <wpg:cNvPr id="26" name="Group 26"/>
                              <wpg:cNvGrpSpPr/>
                              <wpg:grpSpPr>
                                <a:xfrm>
                                  <a:off x="4132844" y="1957412"/>
                                  <a:ext cx="96205" cy="96205"/>
                                  <a:chOff x="4132844" y="1957412"/>
                                  <a:chExt cx="120413" cy="120413"/>
                                </a:xfrm>
                                <a:solidFill>
                                  <a:srgbClr val="CF3A17"/>
                                </a:solidFill>
                              </wpg:grpSpPr>
                              <wps:wsp>
                                <wps:cNvPr id="28"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29"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30"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31"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32" name="Group 32"/>
                          <wpg:cNvGrpSpPr/>
                          <wpg:grpSpPr>
                            <a:xfrm>
                              <a:off x="4441700" y="1925054"/>
                              <a:ext cx="264354" cy="114096"/>
                              <a:chOff x="4441700" y="1925054"/>
                              <a:chExt cx="264354" cy="114096"/>
                            </a:xfrm>
                            <a:solidFill>
                              <a:srgbClr val="00188D"/>
                            </a:solidFill>
                          </wpg:grpSpPr>
                          <wpg:grpSp>
                            <wpg:cNvPr id="33" name="Group 33"/>
                            <wpg:cNvGrpSpPr/>
                            <wpg:grpSpPr>
                              <a:xfrm>
                                <a:off x="4441700" y="1925054"/>
                                <a:ext cx="91127" cy="99807"/>
                                <a:chOff x="4441700" y="1925046"/>
                                <a:chExt cx="233362" cy="255587"/>
                              </a:xfrm>
                              <a:grpFill/>
                            </wpg:grpSpPr>
                            <wps:wsp>
                              <wps:cNvPr id="34"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wpg:grpSpPr>
                              <a:xfrm>
                                <a:off x="4532537" y="1939343"/>
                                <a:ext cx="91127" cy="99807"/>
                                <a:chOff x="4532537" y="1939335"/>
                                <a:chExt cx="233362" cy="255587"/>
                              </a:xfrm>
                              <a:grpFill/>
                            </wpg:grpSpPr>
                            <wps:wsp>
                              <wps:cNvPr id="37"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38"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39" name="Group 39"/>
                            <wpg:cNvGrpSpPr/>
                            <wpg:grpSpPr>
                              <a:xfrm>
                                <a:off x="4614927" y="1925054"/>
                                <a:ext cx="91127" cy="99807"/>
                                <a:chOff x="4614927" y="1925046"/>
                                <a:chExt cx="233362" cy="255587"/>
                              </a:xfrm>
                              <a:grpFill/>
                            </wpg:grpSpPr>
                            <wps:wsp>
                              <wps:cNvPr id="40"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42" name="TextBox 57"/>
                          <wps:cNvSpPr txBox="1"/>
                          <wps:spPr>
                            <a:xfrm>
                              <a:off x="4896075" y="1523009"/>
                              <a:ext cx="1055156" cy="184666"/>
                            </a:xfrm>
                            <a:prstGeom prst="rect">
                              <a:avLst/>
                            </a:prstGeom>
                            <a:noFill/>
                          </wps:spPr>
                          <wps:txbx>
                            <w:txbxContent>
                              <w:p w14:paraId="217947E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43" name="Group 43"/>
                          <wpg:cNvGrpSpPr/>
                          <wpg:grpSpPr>
                            <a:xfrm>
                              <a:off x="4978312" y="1907089"/>
                              <a:ext cx="336041" cy="150008"/>
                              <a:chOff x="4978312" y="1907089"/>
                              <a:chExt cx="336041" cy="150008"/>
                            </a:xfrm>
                            <a:solidFill>
                              <a:srgbClr val="0070C0"/>
                            </a:solidFill>
                          </wpg:grpSpPr>
                          <wpg:grpSp>
                            <wpg:cNvPr id="44" name="Group 44"/>
                            <wpg:cNvGrpSpPr/>
                            <wpg:grpSpPr>
                              <a:xfrm>
                                <a:off x="4978312" y="1907089"/>
                                <a:ext cx="150008" cy="150008"/>
                                <a:chOff x="4978312" y="1907089"/>
                                <a:chExt cx="120413" cy="120413"/>
                              </a:xfrm>
                              <a:grpFill/>
                            </wpg:grpSpPr>
                            <wps:wsp>
                              <wps:cNvPr id="45"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46"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47"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48" name="Group 48"/>
                            <wpg:cNvGrpSpPr/>
                            <wpg:grpSpPr>
                              <a:xfrm>
                                <a:off x="5164345" y="1907089"/>
                                <a:ext cx="150008" cy="150008"/>
                                <a:chOff x="5164345" y="1907089"/>
                                <a:chExt cx="120413" cy="120413"/>
                              </a:xfrm>
                              <a:grpFill/>
                            </wpg:grpSpPr>
                            <wps:wsp>
                              <wps:cNvPr id="49"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50"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51"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52" name="TextBox 59"/>
                          <wps:cNvSpPr txBox="1"/>
                          <wps:spPr>
                            <a:xfrm>
                              <a:off x="4890841" y="1734913"/>
                              <a:ext cx="541655" cy="168910"/>
                            </a:xfrm>
                            <a:prstGeom prst="rect">
                              <a:avLst/>
                            </a:prstGeom>
                            <a:noFill/>
                          </wps:spPr>
                          <wps:txbx>
                            <w:txbxContent>
                              <w:p w14:paraId="3BA85C2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53" name="TextBox 61"/>
                          <wps:cNvSpPr txBox="1"/>
                          <wps:spPr>
                            <a:xfrm>
                              <a:off x="5460444" y="1728545"/>
                              <a:ext cx="592945" cy="169277"/>
                            </a:xfrm>
                            <a:prstGeom prst="rect">
                              <a:avLst/>
                            </a:prstGeom>
                            <a:noFill/>
                          </wps:spPr>
                          <wps:txbx>
                            <w:txbxContent>
                              <w:p w14:paraId="72ACCB27"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54" name="Group 54"/>
                          <wpg:cNvGrpSpPr/>
                          <wpg:grpSpPr>
                            <a:xfrm>
                              <a:off x="5619477" y="1925054"/>
                              <a:ext cx="264354" cy="114096"/>
                              <a:chOff x="5619477" y="1925054"/>
                              <a:chExt cx="264354" cy="114096"/>
                            </a:xfrm>
                            <a:solidFill>
                              <a:srgbClr val="00188D"/>
                            </a:solidFill>
                          </wpg:grpSpPr>
                          <wpg:grpSp>
                            <wpg:cNvPr id="55" name="Group 55"/>
                            <wpg:cNvGrpSpPr/>
                            <wpg:grpSpPr>
                              <a:xfrm>
                                <a:off x="5619477" y="1925054"/>
                                <a:ext cx="91127" cy="99807"/>
                                <a:chOff x="5619477" y="1925046"/>
                                <a:chExt cx="233362" cy="255587"/>
                              </a:xfrm>
                              <a:grpFill/>
                            </wpg:grpSpPr>
                            <wps:wsp>
                              <wps:cNvPr id="56"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57"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58" name="Group 58"/>
                            <wpg:cNvGrpSpPr/>
                            <wpg:grpSpPr>
                              <a:xfrm>
                                <a:off x="5710314" y="1939343"/>
                                <a:ext cx="91127" cy="99807"/>
                                <a:chOff x="5710314" y="1939335"/>
                                <a:chExt cx="233362" cy="255587"/>
                              </a:xfrm>
                              <a:grpFill/>
                            </wpg:grpSpPr>
                            <wps:wsp>
                              <wps:cNvPr id="59"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0"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wpg:grpSpPr>
                              <a:xfrm>
                                <a:off x="5792704" y="1925054"/>
                                <a:ext cx="91127" cy="99807"/>
                                <a:chOff x="5792704" y="1925046"/>
                                <a:chExt cx="233362" cy="255587"/>
                              </a:xfrm>
                              <a:grpFill/>
                            </wpg:grpSpPr>
                            <wps:wsp>
                              <wps:cNvPr id="62"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63"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184" name="TextBox 74"/>
                          <wps:cNvSpPr txBox="1"/>
                          <wps:spPr>
                            <a:xfrm>
                              <a:off x="1555657" y="1165122"/>
                              <a:ext cx="1381125" cy="184666"/>
                            </a:xfrm>
                            <a:prstGeom prst="rect">
                              <a:avLst/>
                            </a:prstGeom>
                            <a:noFill/>
                          </wps:spPr>
                          <wps:txbx>
                            <w:txbxContent>
                              <w:p w14:paraId="4D1AEE6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190701185" name="Rectangle 1190701185"/>
                          <wps:cNvSpPr/>
                          <wps:spPr>
                            <a:xfrm>
                              <a:off x="1769645" y="1349788"/>
                              <a:ext cx="1349344" cy="191368"/>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B4A3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6" name="Rectangle 1190701186"/>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C3F11"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190701187" name="TextBox 79"/>
                          <wps:cNvSpPr txBox="1"/>
                          <wps:spPr>
                            <a:xfrm>
                              <a:off x="1858111" y="1523009"/>
                              <a:ext cx="1205896" cy="184666"/>
                            </a:xfrm>
                            <a:prstGeom prst="rect">
                              <a:avLst/>
                            </a:prstGeom>
                            <a:noFill/>
                          </wps:spPr>
                          <wps:txbx>
                            <w:txbxContent>
                              <w:p w14:paraId="075984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190701188" name="TextBox 81"/>
                          <wps:cNvSpPr txBox="1"/>
                          <wps:spPr>
                            <a:xfrm>
                              <a:off x="3722762" y="1713258"/>
                              <a:ext cx="497692" cy="184666"/>
                            </a:xfrm>
                            <a:prstGeom prst="rect">
                              <a:avLst/>
                            </a:prstGeom>
                            <a:noFill/>
                          </wps:spPr>
                          <wps:txbx>
                            <w:txbxContent>
                              <w:p w14:paraId="6800E90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190701189" name="Group 1190701189"/>
                          <wpg:cNvGrpSpPr/>
                          <wpg:grpSpPr>
                            <a:xfrm>
                              <a:off x="1983528" y="1910569"/>
                              <a:ext cx="473149" cy="143048"/>
                              <a:chOff x="1983528" y="1910569"/>
                              <a:chExt cx="473149" cy="143048"/>
                            </a:xfrm>
                          </wpg:grpSpPr>
                          <wpg:grpSp>
                            <wpg:cNvPr id="1190701190" name="Group 1190701190"/>
                            <wpg:cNvGrpSpPr/>
                            <wpg:grpSpPr>
                              <a:xfrm>
                                <a:off x="1983528" y="1910569"/>
                                <a:ext cx="225745" cy="143048"/>
                                <a:chOff x="1983528" y="1910569"/>
                                <a:chExt cx="225745" cy="143048"/>
                              </a:xfrm>
                            </wpg:grpSpPr>
                            <wpg:grpSp>
                              <wpg:cNvPr id="1190701191" name="Group 1190701191"/>
                              <wpg:cNvGrpSpPr/>
                              <wpg:grpSpPr>
                                <a:xfrm>
                                  <a:off x="2113068" y="1957412"/>
                                  <a:ext cx="96205" cy="96205"/>
                                  <a:chOff x="2113068" y="1957412"/>
                                  <a:chExt cx="120413" cy="120413"/>
                                </a:xfrm>
                                <a:solidFill>
                                  <a:srgbClr val="CF3A17"/>
                                </a:solidFill>
                              </wpg:grpSpPr>
                              <wps:wsp>
                                <wps:cNvPr id="1190701192"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190701193"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194"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195"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196" name="Group 1190701196"/>
                            <wpg:cNvGrpSpPr/>
                            <wpg:grpSpPr>
                              <a:xfrm>
                                <a:off x="2230932" y="1910569"/>
                                <a:ext cx="225745" cy="143048"/>
                                <a:chOff x="2230932" y="1910569"/>
                                <a:chExt cx="225745" cy="143048"/>
                              </a:xfrm>
                            </wpg:grpSpPr>
                            <wpg:grpSp>
                              <wpg:cNvPr id="1190701197" name="Group 1190701197"/>
                              <wpg:cNvGrpSpPr/>
                              <wpg:grpSpPr>
                                <a:xfrm>
                                  <a:off x="2360472" y="1957412"/>
                                  <a:ext cx="96205" cy="96205"/>
                                  <a:chOff x="2360472" y="1957412"/>
                                  <a:chExt cx="120413" cy="120413"/>
                                </a:xfrm>
                                <a:solidFill>
                                  <a:srgbClr val="CF3A17"/>
                                </a:solidFill>
                              </wpg:grpSpPr>
                              <wps:wsp>
                                <wps:cNvPr id="1190701199"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190701200"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190701201"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190701202"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03" name="TextBox 95"/>
                          <wps:cNvSpPr txBox="1"/>
                          <wps:spPr>
                            <a:xfrm>
                              <a:off x="1950390" y="1713258"/>
                              <a:ext cx="497692" cy="184666"/>
                            </a:xfrm>
                            <a:prstGeom prst="rect">
                              <a:avLst/>
                            </a:prstGeom>
                            <a:noFill/>
                          </wps:spPr>
                          <wps:txbx>
                            <w:txbxContent>
                              <w:p w14:paraId="4781B8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190701204" name="TextBox 96"/>
                          <wps:cNvSpPr txBox="1"/>
                          <wps:spPr>
                            <a:xfrm>
                              <a:off x="2415535" y="1731248"/>
                              <a:ext cx="663126" cy="184666"/>
                            </a:xfrm>
                            <a:prstGeom prst="rect">
                              <a:avLst/>
                            </a:prstGeom>
                            <a:noFill/>
                          </wps:spPr>
                          <wps:txbx>
                            <w:txbxContent>
                              <w:p w14:paraId="46AD06B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190701205" name="Group 1190701205"/>
                          <wpg:cNvGrpSpPr/>
                          <wpg:grpSpPr>
                            <a:xfrm>
                              <a:off x="2607622" y="1925054"/>
                              <a:ext cx="264354" cy="114096"/>
                              <a:chOff x="2607622" y="1925054"/>
                              <a:chExt cx="264354" cy="114096"/>
                            </a:xfrm>
                            <a:solidFill>
                              <a:srgbClr val="00188D"/>
                            </a:solidFill>
                          </wpg:grpSpPr>
                          <wpg:grpSp>
                            <wpg:cNvPr id="1190701206" name="Group 1190701206"/>
                            <wpg:cNvGrpSpPr/>
                            <wpg:grpSpPr>
                              <a:xfrm>
                                <a:off x="2607622" y="1925054"/>
                                <a:ext cx="91127" cy="99807"/>
                                <a:chOff x="2607622" y="1925046"/>
                                <a:chExt cx="233362" cy="255587"/>
                              </a:xfrm>
                              <a:grpFill/>
                            </wpg:grpSpPr>
                            <wps:wsp>
                              <wps:cNvPr id="1190701207"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08"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09" name="Group 1190701209"/>
                            <wpg:cNvGrpSpPr/>
                            <wpg:grpSpPr>
                              <a:xfrm>
                                <a:off x="2698459" y="1939343"/>
                                <a:ext cx="91127" cy="99807"/>
                                <a:chOff x="2698459" y="1939335"/>
                                <a:chExt cx="233362" cy="255587"/>
                              </a:xfrm>
                              <a:grpFill/>
                            </wpg:grpSpPr>
                            <wps:wsp>
                              <wps:cNvPr id="1190701210"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1"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190701212" name="Group 1190701212"/>
                            <wpg:cNvGrpSpPr/>
                            <wpg:grpSpPr>
                              <a:xfrm>
                                <a:off x="2780849" y="1925054"/>
                                <a:ext cx="91127" cy="99807"/>
                                <a:chOff x="2780849" y="1925046"/>
                                <a:chExt cx="233362" cy="255587"/>
                              </a:xfrm>
                              <a:grpFill/>
                            </wpg:grpSpPr>
                            <wps:wsp>
                              <wps:cNvPr id="1190701213"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14"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190701215" name="TextBox 107"/>
                          <wps:cNvSpPr txBox="1"/>
                          <wps:spPr>
                            <a:xfrm>
                              <a:off x="1383664" y="951271"/>
                              <a:ext cx="1381125" cy="200055"/>
                            </a:xfrm>
                            <a:prstGeom prst="rect">
                              <a:avLst/>
                            </a:prstGeom>
                            <a:noFill/>
                          </wps:spPr>
                          <wps:txbx>
                            <w:txbxContent>
                              <w:p w14:paraId="3E73C177"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190701216" name="TextBox 108"/>
                          <wps:cNvSpPr txBox="1"/>
                          <wps:spPr>
                            <a:xfrm>
                              <a:off x="1284604" y="738709"/>
                              <a:ext cx="1381125" cy="200055"/>
                            </a:xfrm>
                            <a:prstGeom prst="rect">
                              <a:avLst/>
                            </a:prstGeom>
                            <a:noFill/>
                          </wps:spPr>
                          <wps:txbx>
                            <w:txbxContent>
                              <w:p w14:paraId="00A59F2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190701217" name="TextBox 110"/>
                          <wps:cNvSpPr txBox="1"/>
                          <wps:spPr>
                            <a:xfrm>
                              <a:off x="4229049" y="1731248"/>
                              <a:ext cx="663126" cy="184666"/>
                            </a:xfrm>
                            <a:prstGeom prst="rect">
                              <a:avLst/>
                            </a:prstGeom>
                            <a:noFill/>
                          </wps:spPr>
                          <wps:txbx>
                            <w:txbxContent>
                              <w:p w14:paraId="43F2895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190701218" name="TextBox 111"/>
                          <wps:cNvSpPr txBox="1"/>
                          <wps:spPr>
                            <a:xfrm>
                              <a:off x="4598868" y="743878"/>
                              <a:ext cx="1933898" cy="200055"/>
                            </a:xfrm>
                            <a:prstGeom prst="rect">
                              <a:avLst/>
                            </a:prstGeom>
                            <a:noFill/>
                          </wps:spPr>
                          <wps:txbx>
                            <w:txbxContent>
                              <w:p w14:paraId="48347D69"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g:grpSp>
                          <wpg:cNvPr id="1190701219" name="Group 1190701219"/>
                          <wpg:cNvGrpSpPr/>
                          <wpg:grpSpPr>
                            <a:xfrm>
                              <a:off x="130592" y="842176"/>
                              <a:ext cx="664724" cy="1765935"/>
                              <a:chOff x="130592" y="842176"/>
                              <a:chExt cx="664724" cy="1765935"/>
                            </a:xfrm>
                          </wpg:grpSpPr>
                          <wps:wsp>
                            <wps:cNvPr id="1190701220" name="Rectangle 1190701220"/>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21" name="Group 1190701221"/>
                            <wpg:cNvGrpSpPr/>
                            <wpg:grpSpPr>
                              <a:xfrm>
                                <a:off x="259529" y="964162"/>
                                <a:ext cx="378161" cy="248866"/>
                                <a:chOff x="259529" y="964164"/>
                                <a:chExt cx="617537" cy="406400"/>
                              </a:xfrm>
                              <a:solidFill>
                                <a:srgbClr val="0070C0"/>
                              </a:solidFill>
                            </wpg:grpSpPr>
                            <wps:wsp>
                              <wps:cNvPr id="1190701222"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3"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4"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190701225" name="Group 1190701225"/>
                            <wpg:cNvGrpSpPr/>
                            <wpg:grpSpPr>
                              <a:xfrm>
                                <a:off x="259529" y="2028397"/>
                                <a:ext cx="378161" cy="339676"/>
                                <a:chOff x="259529" y="2028397"/>
                                <a:chExt cx="378161" cy="339676"/>
                              </a:xfrm>
                            </wpg:grpSpPr>
                            <wpg:grpSp>
                              <wpg:cNvPr id="1190701226" name="Group 1190701226"/>
                              <wpg:cNvGrpSpPr/>
                              <wpg:grpSpPr>
                                <a:xfrm>
                                  <a:off x="259529" y="2119207"/>
                                  <a:ext cx="378161" cy="248866"/>
                                  <a:chOff x="259529" y="2119212"/>
                                  <a:chExt cx="617537" cy="406400"/>
                                </a:xfrm>
                                <a:solidFill>
                                  <a:srgbClr val="0070C0"/>
                                </a:solidFill>
                              </wpg:grpSpPr>
                              <wps:wsp>
                                <wps:cNvPr id="1190701227"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28"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29"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30" name="TextBox 122"/>
                            <wps:cNvSpPr txBox="1"/>
                            <wps:spPr>
                              <a:xfrm>
                                <a:off x="150168" y="1240141"/>
                                <a:ext cx="506229" cy="184666"/>
                              </a:xfrm>
                              <a:prstGeom prst="rect">
                                <a:avLst/>
                              </a:prstGeom>
                              <a:noFill/>
                            </wps:spPr>
                            <wps:txbx>
                              <w:txbxContent>
                                <w:p w14:paraId="6651A5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190701231" name="TextBox 123"/>
                            <wps:cNvSpPr txBox="1"/>
                            <wps:spPr>
                              <a:xfrm>
                                <a:off x="175929" y="1816621"/>
                                <a:ext cx="588193" cy="184666"/>
                              </a:xfrm>
                              <a:prstGeom prst="rect">
                                <a:avLst/>
                              </a:prstGeom>
                              <a:noFill/>
                            </wps:spPr>
                            <wps:txbx>
                              <w:txbxContent>
                                <w:p w14:paraId="5181A6B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190701232" name="TextBox 124"/>
                            <wps:cNvSpPr txBox="1"/>
                            <wps:spPr>
                              <a:xfrm>
                                <a:off x="144733" y="2395187"/>
                                <a:ext cx="650583" cy="184666"/>
                              </a:xfrm>
                              <a:prstGeom prst="rect">
                                <a:avLst/>
                              </a:prstGeom>
                              <a:noFill/>
                            </wps:spPr>
                            <wps:txbx>
                              <w:txbxContent>
                                <w:p w14:paraId="76C7B19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s:wsp>
                          <wps:cNvPr id="1190701233" name="Straight Connector 1190701233"/>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0701234" name="TextBox 128"/>
                          <wps:cNvSpPr txBox="1"/>
                          <wps:spPr>
                            <a:xfrm>
                              <a:off x="713226" y="1310904"/>
                              <a:ext cx="613733" cy="307777"/>
                            </a:xfrm>
                            <a:prstGeom prst="rect">
                              <a:avLst/>
                            </a:prstGeom>
                            <a:noFill/>
                          </wps:spPr>
                          <wps:txbx>
                            <w:txbxContent>
                              <w:p w14:paraId="08452C2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190701235" name="TextBox 129"/>
                          <wps:cNvSpPr txBox="1"/>
                          <wps:spPr>
                            <a:xfrm>
                              <a:off x="694270" y="1882041"/>
                              <a:ext cx="719351" cy="276999"/>
                            </a:xfrm>
                            <a:prstGeom prst="rect">
                              <a:avLst/>
                            </a:prstGeom>
                            <a:noFill/>
                          </wps:spPr>
                          <wps:txbx>
                            <w:txbxContent>
                              <w:p w14:paraId="18719289"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190701236"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190701237" name="Rectangle 1190701237"/>
                          <wps:cNvSpPr/>
                          <wps:spPr>
                            <a:xfrm>
                              <a:off x="1320357" y="3127694"/>
                              <a:ext cx="5120640" cy="176593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190701238" name="Group 1190701238"/>
                          <wpg:cNvGrpSpPr/>
                          <wpg:grpSpPr>
                            <a:xfrm>
                              <a:off x="5614174" y="2803563"/>
                              <a:ext cx="710793" cy="495061"/>
                              <a:chOff x="5614174" y="2803563"/>
                              <a:chExt cx="710793" cy="495061"/>
                            </a:xfrm>
                          </wpg:grpSpPr>
                          <wpg:grpSp>
                            <wpg:cNvPr id="1190701239" name="Group 1190701239"/>
                            <wpg:cNvGrpSpPr/>
                            <wpg:grpSpPr>
                              <a:xfrm>
                                <a:off x="5614174" y="2803563"/>
                                <a:ext cx="710793" cy="495061"/>
                                <a:chOff x="5614174" y="2803563"/>
                                <a:chExt cx="710793" cy="495061"/>
                              </a:xfrm>
                              <a:solidFill>
                                <a:srgbClr val="0070C0"/>
                              </a:solidFill>
                            </wpg:grpSpPr>
                            <wps:wsp>
                              <wps:cNvPr id="1190701240"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190701241"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190701242" name="TextBox 150"/>
                            <wps:cNvSpPr txBox="1"/>
                            <wps:spPr>
                              <a:xfrm>
                                <a:off x="5676036" y="2997960"/>
                                <a:ext cx="593687" cy="261610"/>
                              </a:xfrm>
                              <a:prstGeom prst="rect">
                                <a:avLst/>
                              </a:prstGeom>
                              <a:noFill/>
                            </wps:spPr>
                            <wps:txbx>
                              <w:txbxContent>
                                <w:p w14:paraId="5CFA3265"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190701243" name="TextBox 152"/>
                          <wps:cNvSpPr txBox="1"/>
                          <wps:spPr>
                            <a:xfrm>
                              <a:off x="5418731" y="3338367"/>
                              <a:ext cx="1124526" cy="200055"/>
                            </a:xfrm>
                            <a:prstGeom prst="rect">
                              <a:avLst/>
                            </a:prstGeom>
                            <a:noFill/>
                          </wps:spPr>
                          <wps:txbx>
                            <w:txbxContent>
                              <w:p w14:paraId="212E9FA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g:grpSp>
                          <wpg:cNvPr id="1190701244" name="Group 1190701244"/>
                          <wpg:cNvGrpSpPr/>
                          <wpg:grpSpPr>
                            <a:xfrm>
                              <a:off x="1591734" y="3561282"/>
                              <a:ext cx="4608723" cy="1167094"/>
                              <a:chOff x="1591735" y="3561282"/>
                              <a:chExt cx="4662356" cy="1167094"/>
                            </a:xfrm>
                          </wpg:grpSpPr>
                          <wps:wsp>
                            <wps:cNvPr id="1190701245" name="Rectangle 1190701245"/>
                            <wps:cNvSpPr/>
                            <wps:spPr>
                              <a:xfrm>
                                <a:off x="159173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3AE7D"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wps:txbx>
                            <wps:bodyPr rtlCol="0" anchor="ctr"/>
                          </wps:wsp>
                          <wps:wsp>
                            <wps:cNvPr id="1190701246" name="Rectangle 1190701246"/>
                            <wps:cNvSpPr/>
                            <wps:spPr>
                              <a:xfrm>
                                <a:off x="159173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0701247" name="Rectangle 1190701247"/>
                            <wps:cNvSpPr/>
                            <wps:spPr>
                              <a:xfrm>
                                <a:off x="3215438"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C60E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104" name="Rectangle 1766391104"/>
                            <wps:cNvSpPr/>
                            <wps:spPr>
                              <a:xfrm>
                                <a:off x="3215438"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5" name="Rectangle 1766391105"/>
                            <wps:cNvSpPr/>
                            <wps:spPr>
                              <a:xfrm>
                                <a:off x="4852695" y="3561282"/>
                                <a:ext cx="1401396"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FBCB7"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wps:txbx>
                            <wps:bodyPr rtlCol="0" anchor="ctr"/>
                          </wps:wsp>
                          <wps:wsp>
                            <wps:cNvPr id="1766391106" name="Rectangle 1766391106"/>
                            <wps:cNvSpPr/>
                            <wps:spPr>
                              <a:xfrm>
                                <a:off x="4852695" y="3813238"/>
                                <a:ext cx="1401396"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7" name="Rectangle 1766391107"/>
                            <wps:cNvSpPr/>
                            <wps:spPr>
                              <a:xfrm>
                                <a:off x="1691635"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08" name="Rectangle 1766391108"/>
                            <wps:cNvSpPr/>
                            <wps:spPr>
                              <a:xfrm>
                                <a:off x="2373752" y="3927029"/>
                                <a:ext cx="540299"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1766391109" name="Graphic 165"/>
                          <wpg:cNvGrpSpPr/>
                          <wpg:grpSpPr>
                            <a:xfrm>
                              <a:off x="1789918" y="4047978"/>
                              <a:ext cx="333946" cy="289988"/>
                              <a:chOff x="1789918" y="4047978"/>
                              <a:chExt cx="541441" cy="470170"/>
                            </a:xfrm>
                            <a:solidFill>
                              <a:srgbClr val="0078D7"/>
                            </a:solidFill>
                          </wpg:grpSpPr>
                          <wps:wsp>
                            <wps:cNvPr id="1766391110" name="Freeform: Shape 1766391110"/>
                            <wps:cNvSpPr/>
                            <wps:spPr>
                              <a:xfrm>
                                <a:off x="1789918"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111" name="Freeform: Shape 1766391111"/>
                            <wps:cNvSpPr/>
                            <wps:spPr>
                              <a:xfrm>
                                <a:off x="1944767"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112" name="TextBox 173"/>
                          <wps:cNvSpPr txBox="1"/>
                          <wps:spPr>
                            <a:xfrm>
                              <a:off x="1737823" y="4347538"/>
                              <a:ext cx="462892" cy="246221"/>
                            </a:xfrm>
                            <a:prstGeom prst="rect">
                              <a:avLst/>
                            </a:prstGeom>
                            <a:noFill/>
                          </wps:spPr>
                          <wps:txbx>
                            <w:txbxContent>
                              <w:p w14:paraId="6B17AE76"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113" name="Graphic 174"/>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2497440" y="4030566"/>
                              <a:ext cx="297587" cy="324812"/>
                            </a:xfrm>
                            <a:prstGeom prst="rect">
                              <a:avLst/>
                            </a:prstGeom>
                          </pic:spPr>
                        </pic:pic>
                        <wps:wsp>
                          <wps:cNvPr id="1766391114" name="TextBox 175"/>
                          <wps:cNvSpPr txBox="1"/>
                          <wps:spPr>
                            <a:xfrm>
                              <a:off x="2402102" y="4386010"/>
                              <a:ext cx="462892" cy="169277"/>
                            </a:xfrm>
                            <a:prstGeom prst="rect">
                              <a:avLst/>
                            </a:prstGeom>
                            <a:noFill/>
                          </wps:spPr>
                          <wps:txbx>
                            <w:txbxContent>
                              <w:p w14:paraId="61321AD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115" name="Straight Connector 1766391115"/>
                          <wps:cNvCnPr/>
                          <wps:spPr>
                            <a:xfrm>
                              <a:off x="297701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6" name="TextBox 178"/>
                          <wps:cNvSpPr txBox="1"/>
                          <wps:spPr>
                            <a:xfrm>
                              <a:off x="2871976" y="4080072"/>
                              <a:ext cx="415008" cy="153888"/>
                            </a:xfrm>
                            <a:prstGeom prst="rect">
                              <a:avLst/>
                            </a:prstGeom>
                            <a:noFill/>
                          </wps:spPr>
                          <wps:txbx>
                            <w:txbxContent>
                              <w:p w14:paraId="3D3CCD1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117" name="Straight Connector 1766391117"/>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118" name="TextBox 180"/>
                          <wps:cNvSpPr txBox="1"/>
                          <wps:spPr>
                            <a:xfrm>
                              <a:off x="4520152" y="4280140"/>
                              <a:ext cx="346428" cy="276999"/>
                            </a:xfrm>
                            <a:prstGeom prst="rect">
                              <a:avLst/>
                            </a:prstGeom>
                            <a:noFill/>
                          </wps:spPr>
                          <wps:txbx>
                            <w:txbxContent>
                              <w:p w14:paraId="2BA7748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wps:txbx>
                          <wps:bodyPr wrap="square" rtlCol="0" anchor="ctr">
                            <a:spAutoFit/>
                          </wps:bodyPr>
                        </wps:wsp>
                        <wps:wsp>
                          <wps:cNvPr id="1766391119" name="Rectangle 1766391119"/>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0" name="Rectangle 1766391120"/>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22" name="TextBox 190"/>
                          <wps:cNvSpPr txBox="1"/>
                          <wps:spPr>
                            <a:xfrm>
                              <a:off x="3331544" y="4347538"/>
                              <a:ext cx="462892" cy="246221"/>
                            </a:xfrm>
                            <a:prstGeom prst="rect">
                              <a:avLst/>
                            </a:prstGeom>
                            <a:noFill/>
                          </wps:spPr>
                          <wps:txbx>
                            <w:txbxContent>
                              <w:p w14:paraId="2D2CD33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123" name="TextBox 191"/>
                          <wps:cNvSpPr txBox="1"/>
                          <wps:spPr>
                            <a:xfrm>
                              <a:off x="3995823" y="4347538"/>
                              <a:ext cx="462892" cy="246221"/>
                            </a:xfrm>
                            <a:prstGeom prst="rect">
                              <a:avLst/>
                            </a:prstGeom>
                            <a:noFill/>
                          </wps:spPr>
                          <wps:txbx>
                            <w:txbxContent>
                              <w:p w14:paraId="739379DE"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124" name="Group 1766391124"/>
                          <wpg:cNvGrpSpPr/>
                          <wpg:grpSpPr>
                            <a:xfrm>
                              <a:off x="3311037" y="4166291"/>
                              <a:ext cx="210945" cy="183280"/>
                              <a:chOff x="3311037" y="4166291"/>
                              <a:chExt cx="382422" cy="332268"/>
                            </a:xfrm>
                            <a:solidFill>
                              <a:srgbClr val="0078D7"/>
                            </a:solidFill>
                          </wpg:grpSpPr>
                          <wps:wsp>
                            <wps:cNvPr id="1766391125"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6"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27" name="Group 1766391127"/>
                          <wpg:cNvGrpSpPr/>
                          <wpg:grpSpPr>
                            <a:xfrm>
                              <a:off x="3573755" y="4166291"/>
                              <a:ext cx="210945" cy="183280"/>
                              <a:chOff x="3573755" y="4166291"/>
                              <a:chExt cx="382422" cy="332268"/>
                            </a:xfrm>
                            <a:solidFill>
                              <a:srgbClr val="0078D7"/>
                            </a:solidFill>
                          </wpg:grpSpPr>
                          <wps:wsp>
                            <wps:cNvPr id="1766391128"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29"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0" name="Group 1766391130"/>
                          <wpg:cNvGrpSpPr/>
                          <wpg:grpSpPr>
                            <a:xfrm>
                              <a:off x="3438930" y="3976863"/>
                              <a:ext cx="210945" cy="183280"/>
                              <a:chOff x="3438930" y="3976863"/>
                              <a:chExt cx="382422" cy="332268"/>
                            </a:xfrm>
                            <a:solidFill>
                              <a:srgbClr val="0078D7"/>
                            </a:solidFill>
                          </wpg:grpSpPr>
                          <wps:wsp>
                            <wps:cNvPr id="1766391131"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2"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3" name="Group 1766391133"/>
                          <wpg:cNvGrpSpPr/>
                          <wpg:grpSpPr>
                            <a:xfrm>
                              <a:off x="3988643" y="4166291"/>
                              <a:ext cx="210945" cy="183280"/>
                              <a:chOff x="3988643" y="4166291"/>
                              <a:chExt cx="382422" cy="332268"/>
                            </a:xfrm>
                            <a:solidFill>
                              <a:srgbClr val="0088B8"/>
                            </a:solidFill>
                          </wpg:grpSpPr>
                          <wps:wsp>
                            <wps:cNvPr id="1766391134"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5"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6" name="Group 1766391136"/>
                          <wpg:cNvGrpSpPr/>
                          <wpg:grpSpPr>
                            <a:xfrm>
                              <a:off x="4251361" y="4166291"/>
                              <a:ext cx="210945" cy="183280"/>
                              <a:chOff x="4251361" y="4166291"/>
                              <a:chExt cx="382422" cy="332268"/>
                            </a:xfrm>
                            <a:solidFill>
                              <a:srgbClr val="0088B8"/>
                            </a:solidFill>
                          </wpg:grpSpPr>
                          <wps:wsp>
                            <wps:cNvPr id="1766391137"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38"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39" name="Group 1766391139"/>
                          <wpg:cNvGrpSpPr/>
                          <wpg:grpSpPr>
                            <a:xfrm>
                              <a:off x="4116536" y="3976863"/>
                              <a:ext cx="210945" cy="183280"/>
                              <a:chOff x="4116536" y="3976863"/>
                              <a:chExt cx="382422" cy="332268"/>
                            </a:xfrm>
                            <a:solidFill>
                              <a:srgbClr val="0088B8"/>
                            </a:solidFill>
                          </wpg:grpSpPr>
                          <wps:wsp>
                            <wps:cNvPr id="1766391140"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141"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142" name="Group 1766391142"/>
                          <wpg:cNvGrpSpPr/>
                          <wpg:grpSpPr>
                            <a:xfrm>
                              <a:off x="5109513" y="4019955"/>
                              <a:ext cx="170494" cy="318011"/>
                              <a:chOff x="5109500" y="4019955"/>
                              <a:chExt cx="399860" cy="745838"/>
                            </a:xfrm>
                            <a:solidFill>
                              <a:srgbClr val="00188F"/>
                            </a:solidFill>
                          </wpg:grpSpPr>
                          <wps:wsp>
                            <wps:cNvPr id="1766391143" name="Freeform 35"/>
                            <wps:cNvSpPr>
                              <a:spLocks noEditPoints="1"/>
                            </wps:cNvSpPr>
                            <wps:spPr bwMode="auto">
                              <a:xfrm>
                                <a:off x="5109500" y="4019955"/>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144" name="Freeform: Shape 1766391144"/>
                            <wps:cNvSpPr/>
                            <wps:spPr>
                              <a:xfrm>
                                <a:off x="5204021" y="4494830"/>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145" name="Rectangle 1766391145"/>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46" name="TextBox 245"/>
                          <wps:cNvSpPr txBox="1"/>
                          <wps:spPr>
                            <a:xfrm>
                              <a:off x="4839877" y="4314340"/>
                              <a:ext cx="698196" cy="323165"/>
                            </a:xfrm>
                            <a:prstGeom prst="rect">
                              <a:avLst/>
                            </a:prstGeom>
                            <a:noFill/>
                          </wps:spPr>
                          <wps:txbx>
                            <w:txbxContent>
                              <w:p w14:paraId="3F52D09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wps:txbx>
                          <wps:bodyPr wrap="square" rtlCol="0" anchor="ctr">
                            <a:spAutoFit/>
                          </wps:bodyPr>
                        </wps:wsp>
                        <wps:wsp>
                          <wps:cNvPr id="1766391147" name="TextBox 164"/>
                          <wps:cNvSpPr txBox="1"/>
                          <wps:spPr>
                            <a:xfrm>
                              <a:off x="2066766" y="4170779"/>
                              <a:ext cx="462892" cy="200055"/>
                            </a:xfrm>
                            <a:prstGeom prst="rect">
                              <a:avLst/>
                            </a:prstGeom>
                            <a:noFill/>
                          </wps:spPr>
                          <wps:txbx>
                            <w:txbxContent>
                              <w:p w14:paraId="4D78D2BD"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8" name="TextBox 249"/>
                          <wps:cNvSpPr txBox="1"/>
                          <wps:spPr>
                            <a:xfrm>
                              <a:off x="5287617" y="4170779"/>
                              <a:ext cx="462892" cy="200055"/>
                            </a:xfrm>
                            <a:prstGeom prst="rect">
                              <a:avLst/>
                            </a:prstGeom>
                            <a:noFill/>
                          </wps:spPr>
                          <wps:txbx>
                            <w:txbxContent>
                              <w:p w14:paraId="4D977ABC"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149" name="Rectangle 176639114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50" name="TextBox 251"/>
                          <wps:cNvSpPr txBox="1"/>
                          <wps:spPr>
                            <a:xfrm>
                              <a:off x="5538286" y="4352812"/>
                              <a:ext cx="634724" cy="246221"/>
                            </a:xfrm>
                            <a:prstGeom prst="rect">
                              <a:avLst/>
                            </a:prstGeom>
                            <a:noFill/>
                          </wps:spPr>
                          <wps:txbx>
                            <w:txbxContent>
                              <w:p w14:paraId="5A0E63A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0517DE" w:rsidRDefault="000517DE"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wps:txbx>
                          <wps:bodyPr wrap="square" rtlCol="0" anchor="ctr">
                            <a:spAutoFit/>
                          </wps:bodyPr>
                        </wps:wsp>
                        <pic:pic xmlns:pic="http://schemas.openxmlformats.org/drawingml/2006/picture">
                          <pic:nvPicPr>
                            <pic:cNvPr id="1766391151" name="Graphic 253"/>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5704927" y="4020748"/>
                              <a:ext cx="293977" cy="295862"/>
                            </a:xfrm>
                            <a:prstGeom prst="rect">
                              <a:avLst/>
                            </a:prstGeom>
                          </pic:spPr>
                        </pic:pic>
                        <pic:pic xmlns:pic="http://schemas.openxmlformats.org/drawingml/2006/picture">
                          <pic:nvPicPr>
                            <pic:cNvPr id="1766391152" name="Graphic 254"/>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292582" y="622400"/>
                              <a:ext cx="239959" cy="165306"/>
                            </a:xfrm>
                            <a:prstGeom prst="rect">
                              <a:avLst/>
                            </a:prstGeom>
                          </pic:spPr>
                        </pic:pic>
                        <wps:wsp>
                          <wps:cNvPr id="1766391153" name="TextBox 255"/>
                          <wps:cNvSpPr txBox="1"/>
                          <wps:spPr>
                            <a:xfrm>
                              <a:off x="386633" y="649081"/>
                              <a:ext cx="613733" cy="200055"/>
                            </a:xfrm>
                            <a:prstGeom prst="rect">
                              <a:avLst/>
                            </a:prstGeom>
                            <a:noFill/>
                          </wps:spPr>
                          <wps:txbx>
                            <w:txbxContent>
                              <w:p w14:paraId="456D4511"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154" name="Connector: Elbow 1766391154"/>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5" name="Connector: Elbow 1766391155"/>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156" name="TextBox 264"/>
                          <wps:cNvSpPr txBox="1"/>
                          <wps:spPr>
                            <a:xfrm>
                              <a:off x="2373693" y="2662955"/>
                              <a:ext cx="1124526" cy="307777"/>
                            </a:xfrm>
                            <a:prstGeom prst="rect">
                              <a:avLst/>
                            </a:prstGeom>
                            <a:noFill/>
                          </wps:spPr>
                          <wps:txbx>
                            <w:txbxContent>
                              <w:p w14:paraId="63183F8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157" name="TextBox 265"/>
                          <wps:cNvSpPr txBox="1"/>
                          <wps:spPr>
                            <a:xfrm>
                              <a:off x="4703607" y="2662955"/>
                              <a:ext cx="1124526" cy="307777"/>
                            </a:xfrm>
                            <a:prstGeom prst="rect">
                              <a:avLst/>
                            </a:prstGeom>
                            <a:noFill/>
                          </wps:spPr>
                          <wps:txbx>
                            <w:txbxContent>
                              <w:p w14:paraId="17A5A906"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grpSp>
                        <wpg:cNvPr id="1766391158" name="Group 1766391158"/>
                        <wpg:cNvGrpSpPr/>
                        <wpg:grpSpPr>
                          <a:xfrm>
                            <a:off x="0" y="0"/>
                            <a:ext cx="6578599" cy="5114736"/>
                            <a:chOff x="0" y="0"/>
                            <a:chExt cx="6578599" cy="5114736"/>
                          </a:xfrm>
                        </wpg:grpSpPr>
                        <wps:wsp>
                          <wps:cNvPr id="1766391159" name="Rectangle 1766391159"/>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160" name="Rectangle 1766391160"/>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B67EF"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wgp>
                  </a:graphicData>
                </a:graphic>
              </wp:anchor>
            </w:drawing>
          </mc:Choice>
          <mc:Fallback>
            <w:pict>
              <v:group w14:anchorId="3D05C5B4" id="Group 272" o:spid="_x0000_s1091" style="position:absolute;left:0;text-align:left;margin-left:-3pt;margin-top:30pt;width:518pt;height:402.75pt;z-index:251658250" coordsize="65785,5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">
                <v:group id="_x0000_s1092" style="position:absolute;left:1305;top:6224;width:64127;height:42712" coordorigin="1305,6224" coordsize="64126,4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Straight Connector 7" o:spid="_x0000_s1093"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" strokecolor="gray [1629]" strokeweight="1.5pt">
                    <v:stroke endarrow="block" joinstyle="miter"/>
                  </v:line>
                  <v:line id="Straight Connector 8" o:spid="_x0000_s1094"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" strokecolor="gray [1629]" strokeweight="1.5pt">
                    <v:stroke endarrow="block" joinstyle="miter"/>
                  </v:line>
                  <v:rect id="Rectangle 9" o:spid="_x0000_s1095"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" filled="f" strokecolor="#00b0f0" strokeweight="1.5pt"/>
                  <v:rect id="Rectangle 10" o:spid="_x0000_s1096"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" filled="f" strokecolor="#426aac" strokeweight="1.5pt"/>
                  <v:rect id="Rectangle 11" o:spid="_x0000_s1097"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" filled="f" strokecolor="#426aac" strokeweight="1.5pt"/>
                  <v:rect id="Rectangle 12" o:spid="_x0000_s1098"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" filled="f" strokecolor="#426aac" strokeweight="1.5pt"/>
                  <v:rect id="Rectangle 13" o:spid="_x0000_s1099"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" filled="f" strokecolor="#0070c0" strokeweight="1pt"/>
                  <v:rect id="Rectangle 14" o:spid="_x0000_s1100" style="position:absolute;left:36353;top:13558;width:24090;height:1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" fillcolor="#0070c0" strokecolor="#0070c0" strokeweight="1pt">
                    <v:textbox>
                      <w:txbxContent>
                        <w:p w14:paraId="569ED1B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type id="_x0000_t202" coordsize="21600,21600" o:spt="202" path="m,l,21600r21600,l21600,xe">
                    <v:stroke joinstyle="miter"/>
                    <v:path gradientshapeok="t" o:connecttype="rect"/>
                  </v:shapetype>
                  <v:shape id="TextBox 11" o:spid="_x0000_s1101" type="#_x0000_t202" style="position:absolute;left:35149;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09842059"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6" o:spid="_x0000_s1102"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" filled="f" strokecolor="#0070c0" strokeweight="1pt"/>
                  <v:shape id="TextBox 13" o:spid="_x0000_s1103" type="#_x0000_t202" style="position:absolute;left:36886;top:15230;width:10378;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" filled="f" stroked="f">
                    <v:textbox style="mso-fit-shape-to-text:t">
                      <w:txbxContent>
                        <w:p w14:paraId="358239C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8" o:spid="_x0000_s1104"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105"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106"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AutoShape 87" o:spid="_x0000_s1107"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08"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09"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0"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25" o:spid="_x0000_s1111"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112"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AutoShape 87" o:spid="_x0000_s1113"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14"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15"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16"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32" o:spid="_x0000_s1117"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118"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2" o:spid="_x0000_s1119"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0"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6" o:spid="_x0000_s1121"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reeform 12" o:spid="_x0000_s1122"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3"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39" o:spid="_x0000_s1124"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12" o:spid="_x0000_s1125"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26"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57" o:spid="_x0000_s1127" type="#_x0000_t202" style="position:absolute;left:48960;top:15230;width:1055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" filled="f" stroked="f">
                    <v:textbox style="mso-fit-shape-to-text:t">
                      <w:txbxContent>
                        <w:p w14:paraId="217947E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43" o:spid="_x0000_s1128"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4" o:spid="_x0000_s1129"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AutoShape 87" o:spid="_x0000_s1130"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1"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2"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48" o:spid="_x0000_s1133"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AutoShape 87" o:spid="_x0000_s1134"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35"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136"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59" o:spid="_x0000_s1137" type="#_x0000_t202" style="position:absolute;left:48908;top:17349;width:541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3BA85C2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61" o:spid="_x0000_s1138" type="#_x0000_t202" style="position:absolute;left:54604;top:17285;width:5929;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2ACCB27"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54" o:spid="_x0000_s1139"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140"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12" o:spid="_x0000_s1141"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2"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58" o:spid="_x0000_s1143"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2" o:spid="_x0000_s1144"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5"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61" o:spid="_x0000_s1146"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12" o:spid="_x0000_s1147"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48"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74" o:spid="_x0000_s1149" type="#_x0000_t202" style="position:absolute;left:15556;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" filled="f" stroked="f">
                    <v:textbox style="mso-fit-shape-to-text:t">
                      <w:txbxContent>
                        <w:p w14:paraId="4D1AEE6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190701185" o:spid="_x0000_s1150" style="position:absolute;left:17696;top:13497;width:13493;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" fillcolor="#0070c0" strokecolor="#0070c0" strokeweight="1pt">
                    <v:textbox>
                      <w:txbxContent>
                        <w:p w14:paraId="4FFB4A3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190701186" o:spid="_x0000_s1151"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" filled="f" strokecolor="#0070c0" strokeweight="1pt">
                    <v:textbox>
                      <w:txbxContent>
                        <w:p w14:paraId="39BC3F11"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79" o:spid="_x0000_s1152" type="#_x0000_t202" style="position:absolute;left:18581;top:15230;width:12059;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" filled="f" stroked="f">
                    <v:textbox style="mso-fit-shape-to-text:t">
                      <w:txbxContent>
                        <w:p w14:paraId="075984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81" o:spid="_x0000_s1153" type="#_x0000_t202" style="position:absolute;left:37227;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" filled="f" stroked="f">
                    <v:textbox style="mso-fit-shape-to-text:t">
                      <w:txbxContent>
                        <w:p w14:paraId="6800E90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190701189" o:spid="_x0000_s1154"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">
                    <v:group id="Group 1190701190" o:spid="_x0000_s1155"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">
                      <v:group id="Group 1190701191" o:spid="_x0000_s1156"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">
                        <v:shape id="AutoShape 87" o:spid="_x0000_s1157"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58"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59"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0"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190701196" o:spid="_x0000_s1161"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">
                      <v:group id="Group 1190701197" o:spid="_x0000_s1162"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">
                        <v:shape id="AutoShape 87" o:spid="_x0000_s1163"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164"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165"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166"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95" o:spid="_x0000_s1167" type="#_x0000_t202" style="position:absolute;left:19503;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21v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AVi21vyAAAAOMA&#10;AAAPAAAAAAAAAAAAAAAAAAcCAABkcnMvZG93bnJldi54bWxQSwUGAAAAAAMAAwC3AAAA/AIAAAAA&#10;" filled="f" stroked="f">
                    <v:textbox style="mso-fit-shape-to-text:t">
                      <w:txbxContent>
                        <w:p w14:paraId="4781B8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96" o:spid="_x0000_s1168" type="#_x0000_t202" style="position:absolute;left:24155;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" filled="f" stroked="f">
                    <v:textbox style="mso-fit-shape-to-text:t">
                      <w:txbxContent>
                        <w:p w14:paraId="46AD06B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190701205" o:spid="_x0000_s1169"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">
                    <v:group id="Group 1190701206" o:spid="_x0000_s1170"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">
                      <v:shape id="Freeform 12" o:spid="_x0000_s1171"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2"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09" o:spid="_x0000_s1173"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zT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">
                      <v:shape id="Freeform 12" o:spid="_x0000_s1174"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5"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190701212" o:spid="_x0000_s1176"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h/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">
                      <v:shape id="Freeform 12" o:spid="_x0000_s1177"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178"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107" o:spid="_x0000_s1179" type="#_x0000_t202" style="position:absolute;left:13836;top:9512;width:13811;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" filled="f" stroked="f">
                    <v:textbox style="mso-fit-shape-to-text:t">
                      <w:txbxContent>
                        <w:p w14:paraId="3E73C177"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108" o:spid="_x0000_s1180" type="#_x0000_t202" style="position:absolute;left:12846;top:7387;width:1381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" filled="f" stroked="f">
                    <v:textbox style="mso-fit-shape-to-text:t">
                      <w:txbxContent>
                        <w:p w14:paraId="00A59F2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110" o:spid="_x0000_s1181" type="#_x0000_t202" style="position:absolute;left:42290;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" filled="f" stroked="f">
                    <v:textbox style="mso-fit-shape-to-text:t">
                      <w:txbxContent>
                        <w:p w14:paraId="43F2895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111" o:spid="_x0000_s1182" type="#_x0000_t202" style="position:absolute;left:45988;top:7438;width:19339;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" filled="f" stroked="f">
                    <v:textbox style="mso-fit-shape-to-text:t">
                      <w:txbxContent>
                        <w:p w14:paraId="48347D69"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group id="Group 1190701219" o:spid="_x0000_s1183" style="position:absolute;left:1305;top:8421;width:6648;height:17660" coordorigin="1305,8421" coordsize="6647,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">
                    <v:rect id="Rectangle 1190701220" o:spid="_x0000_s1184"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" filled="f" strokecolor="#0070c0" strokeweight="1pt"/>
                    <v:group id="Group 1190701221" o:spid="_x0000_s1185"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">
                      <v:shape id="Freeform 40" o:spid="_x0000_s1186"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87"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88"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190701225" o:spid="_x0000_s1189"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">
                      <v:group id="Group 1190701226" o:spid="_x0000_s1190"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">
                        <v:shape id="Freeform 40" o:spid="_x0000_s1191"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192"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193"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22" o:spid="_x0000_s1194" type="#_x0000_t202" style="position:absolute;left:1501;top:12401;width:5062;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" filled="f" stroked="f">
                      <v:textbox style="mso-fit-shape-to-text:t">
                        <w:txbxContent>
                          <w:p w14:paraId="6651A54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23" o:spid="_x0000_s1195" type="#_x0000_t202" style="position:absolute;left:1759;top:18166;width:588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" filled="f" stroked="f">
                      <v:textbox style="mso-fit-shape-to-text:t">
                        <w:txbxContent>
                          <w:p w14:paraId="5181A6B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24" o:spid="_x0000_s1196" type="#_x0000_t202" style="position:absolute;left:1447;top:23951;width:6506;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" filled="f" stroked="f">
                      <v:textbox style="mso-fit-shape-to-text:t">
                        <w:txbxContent>
                          <w:p w14:paraId="76C7B19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line id="Straight Connector 1190701233" o:spid="_x0000_s1197"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" strokecolor="#00188d" strokeweight="1.5pt">
                    <v:stroke startarrow="block" endarrow="block" joinstyle="miter"/>
                    <o:lock v:ext="edit" shapetype="f"/>
                  </v:line>
                  <v:shape id="TextBox 128" o:spid="_x0000_s1198" type="#_x0000_t202" style="position:absolute;left:7132;top:13109;width:6137;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myQAAAOMAAAAPAAAAZHJzL2Rvd25yZXYueG1sRE/NTsJA&#10;EL6b+A6bMeEmuwUj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VA4/pskAAADj&#10;AAAADwAAAAAAAAAAAAAAAAAHAgAAZHJzL2Rvd25yZXYueG1sUEsFBgAAAAADAAMAtwAAAP0CAAAA&#10;AA==&#10;" filled="f" stroked="f">
                    <v:textbox style="mso-fit-shape-to-text:t">
                      <w:txbxContent>
                        <w:p w14:paraId="08452C2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129" o:spid="_x0000_s1199" type="#_x0000_t202" style="position:absolute;left:6942;top:18820;width:7194;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" filled="f" stroked="f">
                    <v:textbox style="mso-fit-shape-to-text:t">
                      <w:txbxContent>
                        <w:p w14:paraId="18719289"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200"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190701237" o:spid="_x0000_s1201" style="position:absolute;left:13203;top:31276;width:512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" filled="f" strokecolor="#00b0f0" strokeweight="1.5pt"/>
                  <v:group id="Group 1190701238" o:spid="_x0000_s1202"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">
                    <v:group id="Group 1190701239" o:spid="_x0000_s1203"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">
                      <v:shape id="Freeform 29" o:spid="_x0000_s1204"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205"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50" o:spid="_x0000_s1206" type="#_x0000_t202" style="position:absolute;left:56760;top:29979;width:593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" filled="f" stroked="f">
                      <v:textbox style="mso-fit-shape-to-text:t">
                        <w:txbxContent>
                          <w:p w14:paraId="5CFA3265"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152" o:spid="_x0000_s1207" type="#_x0000_t202" style="position:absolute;left:54187;top:33383;width:1124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" filled="f" stroked="f">
                    <v:textbox style="mso-fit-shape-to-text:t">
                      <w:txbxContent>
                        <w:p w14:paraId="212E9FA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group id="Group 1190701244" o:spid="_x0000_s1208" style="position:absolute;left:15917;top:35612;width:46087;height:11671" coordorigin="15917,35612" coordsize="46623,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">
                    <v:rect id="Rectangle 1190701245" o:spid="_x0000_s1209" style="position:absolute;left:15917;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" fillcolor="#0070c0" strokecolor="#0070c0" strokeweight="1pt">
                      <v:textbox>
                        <w:txbxContent>
                          <w:p w14:paraId="35C3AE7D"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Services</w:t>
                            </w:r>
                          </w:p>
                        </w:txbxContent>
                      </v:textbox>
                    </v:rect>
                    <v:rect id="Rectangle 1190701246" o:spid="_x0000_s1210" style="position:absolute;left:15917;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" filled="f" strokecolor="#0070c0" strokeweight="1pt"/>
                    <v:rect id="Rectangle 1190701247" o:spid="_x0000_s1211" style="position:absolute;left:32154;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" fillcolor="#0070c0" strokecolor="#0070c0" strokeweight="1pt">
                      <v:textbox>
                        <w:txbxContent>
                          <w:p w14:paraId="239C60E2"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104" o:spid="_x0000_s1212" style="position:absolute;left:32154;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" filled="f" strokecolor="#0070c0" strokeweight="1pt"/>
                    <v:rect id="Rectangle 1766391105" o:spid="_x0000_s1213" style="position:absolute;left:48526;top:35612;width:14014;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" fillcolor="#0070c0" strokecolor="#0070c0" strokeweight="1pt">
                      <v:textbox>
                        <w:txbxContent>
                          <w:p w14:paraId="715FBCB7"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Active Directory Domain Services</w:t>
                            </w:r>
                          </w:p>
                        </w:txbxContent>
                      </v:textbox>
                    </v:rect>
                    <v:rect id="Rectangle 1766391106" o:spid="_x0000_s1214" style="position:absolute;left:48526;top:38132;width:14014;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" filled="f" strokecolor="#0070c0" strokeweight="1pt"/>
                    <v:rect id="Rectangle 1766391107" o:spid="_x0000_s1215" style="position:absolute;left:16916;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" filled="f" strokecolor="#0070c0" strokeweight="1pt"/>
                    <v:rect id="Rectangle 1766391108" o:spid="_x0000_s1216" style="position:absolute;left:23737;top:39270;width:5403;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" filled="f" strokecolor="#0070c0" strokeweight="1pt"/>
                  </v:group>
                  <v:group id="Graphic 165" o:spid="_x0000_s1217" style="position:absolute;left:17899;top:40479;width:3339;height:2900" coordorigin="1789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">
                    <v:shape id="Freeform: Shape 1766391110" o:spid="_x0000_s1218" style="position:absolute;left:1789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111" o:spid="_x0000_s1219" style="position:absolute;left:1944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173" o:spid="_x0000_s1220" type="#_x0000_t202" style="position:absolute;left:1737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" filled="f" stroked="f">
                    <v:textbox style="mso-fit-shape-to-text:t">
                      <w:txbxContent>
                        <w:p w14:paraId="6B17AE76"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74" o:spid="_x0000_s1221" type="#_x0000_t75" style="position:absolute;left:24974;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">
                    <v:imagedata r:id="rId46" o:title=""/>
                  </v:shape>
                  <v:shape id="TextBox 175" o:spid="_x0000_s1222" type="#_x0000_t202" style="position:absolute;left:24021;top:43860;width:4628;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Hd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" filled="f" stroked="f">
                    <v:textbox style="mso-fit-shape-to-text:t">
                      <w:txbxContent>
                        <w:p w14:paraId="61321AD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115" o:spid="_x0000_s1223" style="position:absolute;visibility:visible;mso-wrap-style:square" from="29770,42708" to="31967,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" strokecolor="#0f6fc6 [3204]" strokeweight="1.5pt">
                    <v:stroke startarrow="block" endarrow="block" joinstyle="miter"/>
                  </v:line>
                  <v:shape id="TextBox 178" o:spid="_x0000_s1224" type="#_x0000_t202" style="position:absolute;left:28719;top:40800;width:4150;height: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" filled="f" stroked="f">
                    <v:textbox style="mso-fit-shape-to-text:t">
                      <w:txbxContent>
                        <w:p w14:paraId="3D3CCD1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line id="Straight Connector 1766391117" o:spid="_x0000_s1225"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" strokecolor="#0f6fc6 [3204]" strokeweight="1.5pt">
                    <v:stroke startarrow="block" endarrow="block" joinstyle="miter"/>
                  </v:line>
                  <v:shape id="TextBox 180" o:spid="_x0000_s1226" type="#_x0000_t202" style="position:absolute;left:45201;top:42801;width:3464;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" filled="f" stroked="f">
                    <v:textbox style="mso-fit-shape-to-text:t">
                      <w:txbxContent>
                        <w:p w14:paraId="2BA7748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AD Domain Join</w:t>
                          </w:r>
                        </w:p>
                      </w:txbxContent>
                    </v:textbox>
                  </v:shape>
                  <v:rect id="Rectangle 1766391119" o:spid="_x0000_s1227"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" filled="f" strokecolor="#0070c0" strokeweight="1pt"/>
                  <v:rect id="Rectangle 1766391120" o:spid="_x0000_s1228"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" filled="f" strokecolor="#0070c0" strokeweight="1pt"/>
                  <v:shape id="TextBox 190" o:spid="_x0000_s1229" type="#_x0000_t202" style="position:absolute;left:33315;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" filled="f" stroked="f">
                    <v:textbox style="mso-fit-shape-to-text:t">
                      <w:txbxContent>
                        <w:p w14:paraId="2D2CD332"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191" o:spid="_x0000_s1230" type="#_x0000_t202" style="position:absolute;left:3995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" filled="f" stroked="f">
                    <v:textbox style="mso-fit-shape-to-text:t">
                      <w:txbxContent>
                        <w:p w14:paraId="739379DE"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124" o:spid="_x0000_s1231"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02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">
                    <v:shape id="Freeform 35" o:spid="_x0000_s1232"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3"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27" o:spid="_x0000_s1234"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">
                    <v:shape id="Freeform 35" o:spid="_x0000_s1235"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6"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0" o:spid="_x0000_s1237"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">
                    <v:shape id="Freeform 35" o:spid="_x0000_s1238"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39"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3" o:spid="_x0000_s1240"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">
                    <v:shape id="Freeform 35" o:spid="_x0000_s1241"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2"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6" o:spid="_x0000_s1243"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">
                    <v:shape id="Freeform 35" o:spid="_x0000_s1244"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5"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39" o:spid="_x0000_s1246"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">
                    <v:shape id="Freeform 35" o:spid="_x0000_s1247"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248"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142" o:spid="_x0000_s1249" style="position:absolute;left:51095;top:40199;width:1705;height:3180" coordorigin="51095,4019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">
                    <v:shape id="Freeform 35" o:spid="_x0000_s1250" style="position:absolute;left:51095;top:40199;width:2480;height:6661;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144" o:spid="_x0000_s1251" style="position:absolute;left:52040;top:44948;width:3053;height:2709;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145" o:spid="_x0000_s1252"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" filled="f" strokecolor="#0070c0" strokeweight="1pt"/>
                  <v:shape id="TextBox 245" o:spid="_x0000_s1253" type="#_x0000_t202" style="position:absolute;left:48398;top:43143;width:6982;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" filled="f" stroked="f">
                    <v:textbox style="mso-fit-shape-to-text:t">
                      <w:txbxContent>
                        <w:p w14:paraId="3F52D09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Customer managed  ADDS on Domain controller VM</w:t>
                          </w:r>
                        </w:p>
                      </w:txbxContent>
                    </v:textbox>
                  </v:shape>
                  <v:shape id="TextBox 164" o:spid="_x0000_s1254" type="#_x0000_t202" style="position:absolute;left:20667;top:41707;width:462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" filled="f" stroked="f">
                    <v:textbox style="mso-fit-shape-to-text:t">
                      <w:txbxContent>
                        <w:p w14:paraId="4D78D2BD"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shape id="TextBox 249" o:spid="_x0000_s1255" type="#_x0000_t202" style="position:absolute;left:52876;top:41707;width:462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" filled="f" stroked="f">
                    <v:textbox style="mso-fit-shape-to-text:t">
                      <w:txbxContent>
                        <w:p w14:paraId="4D977ABC"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149" o:spid="_x0000_s1256"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" filled="f" strokecolor="#0070c0" strokeweight="1pt"/>
                  <v:shape id="TextBox 251" o:spid="_x0000_s1257" type="#_x0000_t202" style="position:absolute;left:55382;top:43528;width:6348;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" filled="f" stroked="f">
                    <v:textbox style="mso-fit-shape-to-text:t">
                      <w:txbxContent>
                        <w:p w14:paraId="5A0E63A8" w14:textId="77777777" w:rsidR="000517DE" w:rsidRDefault="000517DE" w:rsidP="004E014F">
                          <w:pPr>
                            <w:pStyle w:val="NormalWeb"/>
                            <w:spacing w:before="0" w:beforeAutospacing="0" w:after="0" w:afterAutospacing="0"/>
                            <w:jc w:val="center"/>
                            <w:rPr>
                              <w:sz w:val="24"/>
                            </w:rPr>
                          </w:pPr>
                          <w:r>
                            <w:rPr>
                              <w:rFonts w:hAnsi="Calibri" w:cstheme="minorBidi"/>
                              <w:color w:val="00188F"/>
                              <w:kern w:val="24"/>
                              <w:sz w:val="10"/>
                              <w:szCs w:val="10"/>
                            </w:rPr>
                            <w:t>managed  Azure</w:t>
                          </w:r>
                        </w:p>
                        <w:p w14:paraId="7512104D" w14:textId="77777777" w:rsidR="000517DE" w:rsidRDefault="000517DE" w:rsidP="004E014F">
                          <w:pPr>
                            <w:pStyle w:val="NormalWeb"/>
                            <w:spacing w:before="0" w:beforeAutospacing="0" w:after="0" w:afterAutospacing="0"/>
                            <w:jc w:val="center"/>
                          </w:pPr>
                          <w:r>
                            <w:rPr>
                              <w:rFonts w:hAnsi="Calibri" w:cstheme="minorBidi"/>
                              <w:color w:val="00188F"/>
                              <w:kern w:val="24"/>
                              <w:sz w:val="10"/>
                              <w:szCs w:val="10"/>
                            </w:rPr>
                            <w:t xml:space="preserve"> AD DS (AAD DS)</w:t>
                          </w:r>
                        </w:p>
                      </w:txbxContent>
                    </v:textbox>
                  </v:shape>
                  <v:shape id="Graphic 253" o:spid="_x0000_s1258" type="#_x0000_t75" style="position:absolute;left:57049;top:40207;width:2940;height: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">
                    <v:imagedata r:id="rId47" o:title=""/>
                  </v:shape>
                  <v:shape id="Graphic 254" o:spid="_x0000_s1259"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">
                    <v:imagedata r:id="rId48" o:title=""/>
                  </v:shape>
                  <v:shape id="TextBox 255" o:spid="_x0000_s1260" type="#_x0000_t202" style="position:absolute;left:3866;top:6490;width:6137;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" filled="f" stroked="f">
                    <v:textbox style="mso-fit-shape-to-text:t">
                      <w:txbxContent>
                        <w:p w14:paraId="456D4511"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154" o:spid="_x0000_s1261"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" strokecolor="gray [1629]" strokeweight="1.5pt">
                    <v:stroke startarrow="block"/>
                    <o:lock v:ext="edit" shapetype="f"/>
                  </v:shape>
                  <v:shape id="Connector: Elbow 1766391155" o:spid="_x0000_s1262"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" strokecolor="gray [1629]" strokeweight="1.5pt">
                    <v:stroke startarrow="block"/>
                    <o:lock v:ext="edit" shapetype="f"/>
                  </v:shape>
                  <v:shape id="TextBox 264" o:spid="_x0000_s1263" type="#_x0000_t202" style="position:absolute;left:23736;top:26629;width:11246;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" filled="f" stroked="f">
                    <v:textbox style="mso-fit-shape-to-text:t">
                      <w:txbxContent>
                        <w:p w14:paraId="63183F8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265" o:spid="_x0000_s1264" type="#_x0000_t202" style="position:absolute;left:47036;top:26629;width:1124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" filled="f" stroked="f">
                    <v:textbox style="mso-fit-shape-to-text:t">
                      <w:txbxContent>
                        <w:p w14:paraId="17A5A906"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v:group id="Group 1766391158" o:spid="_x0000_s1265"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">
                  <v:rect id="Rectangle 1766391159" o:spid="_x0000_s1266"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" filled="f" strokecolor="#00188d" strokeweight="1pt"/>
                  <v:rect id="Rectangle 1766391160" o:spid="_x0000_s1267"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" fillcolor="#00188d" strokecolor="#00188d" strokeweight="1pt">
                    <v:textbox>
                      <w:txbxContent>
                        <w:p w14:paraId="695B67EF"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w10:wrap type="topAndBottom"/>
              </v:group>
            </w:pict>
          </mc:Fallback>
        </mc:AlternateContent>
      </w:r>
      <w:r w:rsidR="00114B18">
        <w:t>WVD Reference Architecture – ADDS</w:t>
      </w:r>
    </w:p>
    <w:p w14:paraId="6EAA3FCA" w14:textId="2E9AB509" w:rsidR="00FD183E" w:rsidRDefault="00FD183E" w:rsidP="00FD183E"/>
    <w:p w14:paraId="77905EF8" w14:textId="75562A04" w:rsidR="00FD183E" w:rsidRDefault="00FD183E" w:rsidP="00FD183E"/>
    <w:p w14:paraId="1999A796" w14:textId="6F1B7EDF" w:rsidR="00114B18" w:rsidRDefault="00114B18" w:rsidP="00114B18">
      <w:pPr>
        <w:pStyle w:val="Heading4"/>
      </w:pPr>
      <w:r>
        <w:lastRenderedPageBreak/>
        <w:t>WVD Reference Architecture – On-Premise AD Connect</w:t>
      </w:r>
    </w:p>
    <w:p w14:paraId="708E4C57" w14:textId="210DC0AF" w:rsidR="00FD183E" w:rsidRDefault="004E014F" w:rsidP="00FD183E">
      <w:r w:rsidRPr="004E014F">
        <w:rPr>
          <w:noProof/>
        </w:rPr>
        <mc:AlternateContent>
          <mc:Choice Requires="wpg">
            <w:drawing>
              <wp:anchor distT="0" distB="0" distL="114300" distR="114300" simplePos="0" relativeHeight="251658251" behindDoc="0" locked="0" layoutInCell="1" allowOverlap="1" wp14:anchorId="415669B7" wp14:editId="135D2662">
                <wp:simplePos x="0" y="0"/>
                <wp:positionH relativeFrom="column">
                  <wp:posOffset>3175</wp:posOffset>
                </wp:positionH>
                <wp:positionV relativeFrom="paragraph">
                  <wp:posOffset>287655</wp:posOffset>
                </wp:positionV>
                <wp:extent cx="6750685" cy="5125720"/>
                <wp:effectExtent l="0" t="0" r="0" b="0"/>
                <wp:wrapTopAndBottom/>
                <wp:docPr id="1766391415" name="Group 2"/>
                <wp:cNvGraphicFramePr/>
                <a:graphic xmlns:a="http://schemas.openxmlformats.org/drawingml/2006/main">
                  <a:graphicData uri="http://schemas.microsoft.com/office/word/2010/wordprocessingGroup">
                    <wpg:wgp>
                      <wpg:cNvGrpSpPr/>
                      <wpg:grpSpPr>
                        <a:xfrm>
                          <a:off x="0" y="0"/>
                          <a:ext cx="6750685" cy="5125720"/>
                          <a:chOff x="0" y="0"/>
                          <a:chExt cx="6750970" cy="5125764"/>
                        </a:xfrm>
                      </wpg:grpSpPr>
                      <wpg:grpSp>
                        <wpg:cNvPr id="1766391416" name="Group 1766391416"/>
                        <wpg:cNvGrpSpPr/>
                        <wpg:grpSpPr>
                          <a:xfrm>
                            <a:off x="130592" y="842176"/>
                            <a:ext cx="664724" cy="1765935"/>
                            <a:chOff x="130592" y="842176"/>
                            <a:chExt cx="664724" cy="1765935"/>
                          </a:xfrm>
                        </wpg:grpSpPr>
                        <wps:wsp>
                          <wps:cNvPr id="1766391417" name="Rectangle 1766391417"/>
                          <wps:cNvSpPr/>
                          <wps:spPr>
                            <a:xfrm>
                              <a:off x="130592" y="842176"/>
                              <a:ext cx="650583" cy="176593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418" name="Group 1766391418"/>
                          <wpg:cNvGrpSpPr/>
                          <wpg:grpSpPr>
                            <a:xfrm>
                              <a:off x="259529" y="964162"/>
                              <a:ext cx="378161" cy="248866"/>
                              <a:chOff x="259529" y="964164"/>
                              <a:chExt cx="617537" cy="406400"/>
                            </a:xfrm>
                            <a:solidFill>
                              <a:srgbClr val="0070C0"/>
                            </a:solidFill>
                          </wpg:grpSpPr>
                          <wps:wsp>
                            <wps:cNvPr id="1766391419" name="Freeform 40"/>
                            <wps:cNvSpPr>
                              <a:spLocks noEditPoints="1"/>
                            </wps:cNvSpPr>
                            <wps:spPr bwMode="auto">
                              <a:xfrm>
                                <a:off x="259529" y="1310239"/>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0" name="Freeform 41"/>
                            <wps:cNvSpPr>
                              <a:spLocks noEditPoints="1"/>
                            </wps:cNvSpPr>
                            <wps:spPr bwMode="auto">
                              <a:xfrm>
                                <a:off x="313504" y="964164"/>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1" name="Freeform 46"/>
                          <wps:cNvSpPr>
                            <a:spLocks noEditPoints="1"/>
                          </wps:cNvSpPr>
                          <wps:spPr bwMode="auto">
                            <a:xfrm>
                              <a:off x="356249" y="1451917"/>
                              <a:ext cx="184721" cy="337594"/>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g:cNvPr id="1766391422" name="Group 1766391422"/>
                          <wpg:cNvGrpSpPr/>
                          <wpg:grpSpPr>
                            <a:xfrm>
                              <a:off x="259529" y="2028397"/>
                              <a:ext cx="378161" cy="339676"/>
                              <a:chOff x="259529" y="2028397"/>
                              <a:chExt cx="378161" cy="339676"/>
                            </a:xfrm>
                          </wpg:grpSpPr>
                          <wpg:grpSp>
                            <wpg:cNvPr id="1766391423" name="Group 1766391423"/>
                            <wpg:cNvGrpSpPr/>
                            <wpg:grpSpPr>
                              <a:xfrm>
                                <a:off x="259529" y="2119207"/>
                                <a:ext cx="378161" cy="248866"/>
                                <a:chOff x="259529" y="2119212"/>
                                <a:chExt cx="617537" cy="406400"/>
                              </a:xfrm>
                              <a:solidFill>
                                <a:srgbClr val="0070C0"/>
                              </a:solidFill>
                            </wpg:grpSpPr>
                            <wps:wsp>
                              <wps:cNvPr id="1766391424" name="Freeform 40"/>
                              <wps:cNvSpPr>
                                <a:spLocks noEditPoints="1"/>
                              </wps:cNvSpPr>
                              <wps:spPr bwMode="auto">
                                <a:xfrm>
                                  <a:off x="259529" y="2465287"/>
                                  <a:ext cx="617537" cy="60325"/>
                                </a:xfrm>
                                <a:custGeom>
                                  <a:avLst/>
                                  <a:gdLst>
                                    <a:gd name="T0" fmla="*/ 1488 w 3497"/>
                                    <a:gd name="T1" fmla="*/ 233 h 345"/>
                                    <a:gd name="T2" fmla="*/ 2008 w 3497"/>
                                    <a:gd name="T3" fmla="*/ 112 h 345"/>
                                    <a:gd name="T4" fmla="*/ 18 w 3497"/>
                                    <a:gd name="T5" fmla="*/ 0 h 345"/>
                                    <a:gd name="T6" fmla="*/ 3484 w 3497"/>
                                    <a:gd name="T7" fmla="*/ 1 h 345"/>
                                    <a:gd name="T8" fmla="*/ 3493 w 3497"/>
                                    <a:gd name="T9" fmla="*/ 6 h 345"/>
                                    <a:gd name="T10" fmla="*/ 3497 w 3497"/>
                                    <a:gd name="T11" fmla="*/ 16 h 345"/>
                                    <a:gd name="T12" fmla="*/ 3496 w 3497"/>
                                    <a:gd name="T13" fmla="*/ 23 h 345"/>
                                    <a:gd name="T14" fmla="*/ 3493 w 3497"/>
                                    <a:gd name="T15" fmla="*/ 38 h 345"/>
                                    <a:gd name="T16" fmla="*/ 3485 w 3497"/>
                                    <a:gd name="T17" fmla="*/ 64 h 345"/>
                                    <a:gd name="T18" fmla="*/ 3470 w 3497"/>
                                    <a:gd name="T19" fmla="*/ 100 h 345"/>
                                    <a:gd name="T20" fmla="*/ 3449 w 3497"/>
                                    <a:gd name="T21" fmla="*/ 140 h 345"/>
                                    <a:gd name="T22" fmla="*/ 3419 w 3497"/>
                                    <a:gd name="T23" fmla="*/ 184 h 345"/>
                                    <a:gd name="T24" fmla="*/ 3379 w 3497"/>
                                    <a:gd name="T25" fmla="*/ 227 h 345"/>
                                    <a:gd name="T26" fmla="*/ 3328 w 3497"/>
                                    <a:gd name="T27" fmla="*/ 268 h 345"/>
                                    <a:gd name="T28" fmla="*/ 3263 w 3497"/>
                                    <a:gd name="T29" fmla="*/ 303 h 345"/>
                                    <a:gd name="T30" fmla="*/ 3186 w 3497"/>
                                    <a:gd name="T31" fmla="*/ 329 h 345"/>
                                    <a:gd name="T32" fmla="*/ 3091 w 3497"/>
                                    <a:gd name="T33" fmla="*/ 343 h 345"/>
                                    <a:gd name="T34" fmla="*/ 458 w 3497"/>
                                    <a:gd name="T35" fmla="*/ 345 h 345"/>
                                    <a:gd name="T36" fmla="*/ 356 w 3497"/>
                                    <a:gd name="T37" fmla="*/ 338 h 345"/>
                                    <a:gd name="T38" fmla="*/ 271 w 3497"/>
                                    <a:gd name="T39" fmla="*/ 318 h 345"/>
                                    <a:gd name="T40" fmla="*/ 199 w 3497"/>
                                    <a:gd name="T41" fmla="*/ 287 h 345"/>
                                    <a:gd name="T42" fmla="*/ 142 w 3497"/>
                                    <a:gd name="T43" fmla="*/ 249 h 345"/>
                                    <a:gd name="T44" fmla="*/ 97 w 3497"/>
                                    <a:gd name="T45" fmla="*/ 206 h 345"/>
                                    <a:gd name="T46" fmla="*/ 62 w 3497"/>
                                    <a:gd name="T47" fmla="*/ 162 h 345"/>
                                    <a:gd name="T48" fmla="*/ 36 w 3497"/>
                                    <a:gd name="T49" fmla="*/ 120 h 345"/>
                                    <a:gd name="T50" fmla="*/ 18 w 3497"/>
                                    <a:gd name="T51" fmla="*/ 82 h 345"/>
                                    <a:gd name="T52" fmla="*/ 7 w 3497"/>
                                    <a:gd name="T53" fmla="*/ 50 h 345"/>
                                    <a:gd name="T54" fmla="*/ 2 w 3497"/>
                                    <a:gd name="T55" fmla="*/ 28 h 345"/>
                                    <a:gd name="T56" fmla="*/ 0 w 3497"/>
                                    <a:gd name="T57" fmla="*/ 21 h 345"/>
                                    <a:gd name="T58" fmla="*/ 1 w 3497"/>
                                    <a:gd name="T59" fmla="*/ 13 h 345"/>
                                    <a:gd name="T60" fmla="*/ 4 w 3497"/>
                                    <a:gd name="T61" fmla="*/ 6 h 345"/>
                                    <a:gd name="T62" fmla="*/ 13 w 3497"/>
                                    <a:gd name="T63" fmla="*/ 1 h 3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497" h="345">
                                      <a:moveTo>
                                        <a:pt x="1488" y="112"/>
                                      </a:moveTo>
                                      <a:lnTo>
                                        <a:pt x="1488" y="233"/>
                                      </a:lnTo>
                                      <a:lnTo>
                                        <a:pt x="2008" y="233"/>
                                      </a:lnTo>
                                      <a:lnTo>
                                        <a:pt x="2008" y="112"/>
                                      </a:lnTo>
                                      <a:lnTo>
                                        <a:pt x="1488" y="112"/>
                                      </a:lnTo>
                                      <a:close/>
                                      <a:moveTo>
                                        <a:pt x="18" y="0"/>
                                      </a:moveTo>
                                      <a:lnTo>
                                        <a:pt x="3479" y="0"/>
                                      </a:lnTo>
                                      <a:lnTo>
                                        <a:pt x="3484" y="1"/>
                                      </a:lnTo>
                                      <a:lnTo>
                                        <a:pt x="3488" y="3"/>
                                      </a:lnTo>
                                      <a:lnTo>
                                        <a:pt x="3493" y="6"/>
                                      </a:lnTo>
                                      <a:lnTo>
                                        <a:pt x="3496" y="10"/>
                                      </a:lnTo>
                                      <a:lnTo>
                                        <a:pt x="3497" y="16"/>
                                      </a:lnTo>
                                      <a:lnTo>
                                        <a:pt x="3497" y="21"/>
                                      </a:lnTo>
                                      <a:lnTo>
                                        <a:pt x="3496" y="23"/>
                                      </a:lnTo>
                                      <a:lnTo>
                                        <a:pt x="3495" y="28"/>
                                      </a:lnTo>
                                      <a:lnTo>
                                        <a:pt x="3493" y="38"/>
                                      </a:lnTo>
                                      <a:lnTo>
                                        <a:pt x="3489" y="50"/>
                                      </a:lnTo>
                                      <a:lnTo>
                                        <a:pt x="3485" y="64"/>
                                      </a:lnTo>
                                      <a:lnTo>
                                        <a:pt x="3479" y="82"/>
                                      </a:lnTo>
                                      <a:lnTo>
                                        <a:pt x="3470" y="100"/>
                                      </a:lnTo>
                                      <a:lnTo>
                                        <a:pt x="3461" y="120"/>
                                      </a:lnTo>
                                      <a:lnTo>
                                        <a:pt x="3449" y="140"/>
                                      </a:lnTo>
                                      <a:lnTo>
                                        <a:pt x="3435" y="162"/>
                                      </a:lnTo>
                                      <a:lnTo>
                                        <a:pt x="3419" y="184"/>
                                      </a:lnTo>
                                      <a:lnTo>
                                        <a:pt x="3401" y="206"/>
                                      </a:lnTo>
                                      <a:lnTo>
                                        <a:pt x="3379" y="227"/>
                                      </a:lnTo>
                                      <a:lnTo>
                                        <a:pt x="3356" y="249"/>
                                      </a:lnTo>
                                      <a:lnTo>
                                        <a:pt x="3328" y="268"/>
                                      </a:lnTo>
                                      <a:lnTo>
                                        <a:pt x="3297" y="287"/>
                                      </a:lnTo>
                                      <a:lnTo>
                                        <a:pt x="3263" y="303"/>
                                      </a:lnTo>
                                      <a:lnTo>
                                        <a:pt x="3226" y="318"/>
                                      </a:lnTo>
                                      <a:lnTo>
                                        <a:pt x="3186" y="329"/>
                                      </a:lnTo>
                                      <a:lnTo>
                                        <a:pt x="3140" y="338"/>
                                      </a:lnTo>
                                      <a:lnTo>
                                        <a:pt x="3091" y="343"/>
                                      </a:lnTo>
                                      <a:lnTo>
                                        <a:pt x="3038" y="345"/>
                                      </a:lnTo>
                                      <a:lnTo>
                                        <a:pt x="458" y="345"/>
                                      </a:lnTo>
                                      <a:lnTo>
                                        <a:pt x="405" y="343"/>
                                      </a:lnTo>
                                      <a:lnTo>
                                        <a:pt x="356" y="338"/>
                                      </a:lnTo>
                                      <a:lnTo>
                                        <a:pt x="311" y="329"/>
                                      </a:lnTo>
                                      <a:lnTo>
                                        <a:pt x="271" y="318"/>
                                      </a:lnTo>
                                      <a:lnTo>
                                        <a:pt x="233" y="303"/>
                                      </a:lnTo>
                                      <a:lnTo>
                                        <a:pt x="199" y="287"/>
                                      </a:lnTo>
                                      <a:lnTo>
                                        <a:pt x="169" y="268"/>
                                      </a:lnTo>
                                      <a:lnTo>
                                        <a:pt x="142" y="249"/>
                                      </a:lnTo>
                                      <a:lnTo>
                                        <a:pt x="118" y="227"/>
                                      </a:lnTo>
                                      <a:lnTo>
                                        <a:pt x="97" y="206"/>
                                      </a:lnTo>
                                      <a:lnTo>
                                        <a:pt x="77" y="184"/>
                                      </a:lnTo>
                                      <a:lnTo>
                                        <a:pt x="62" y="162"/>
                                      </a:lnTo>
                                      <a:lnTo>
                                        <a:pt x="48" y="140"/>
                                      </a:lnTo>
                                      <a:lnTo>
                                        <a:pt x="36" y="120"/>
                                      </a:lnTo>
                                      <a:lnTo>
                                        <a:pt x="27" y="100"/>
                                      </a:lnTo>
                                      <a:lnTo>
                                        <a:pt x="18" y="82"/>
                                      </a:lnTo>
                                      <a:lnTo>
                                        <a:pt x="12" y="64"/>
                                      </a:lnTo>
                                      <a:lnTo>
                                        <a:pt x="7" y="50"/>
                                      </a:lnTo>
                                      <a:lnTo>
                                        <a:pt x="4" y="38"/>
                                      </a:lnTo>
                                      <a:lnTo>
                                        <a:pt x="2" y="28"/>
                                      </a:lnTo>
                                      <a:lnTo>
                                        <a:pt x="1" y="23"/>
                                      </a:lnTo>
                                      <a:lnTo>
                                        <a:pt x="0" y="21"/>
                                      </a:lnTo>
                                      <a:lnTo>
                                        <a:pt x="0" y="17"/>
                                      </a:lnTo>
                                      <a:lnTo>
                                        <a:pt x="1" y="13"/>
                                      </a:lnTo>
                                      <a:lnTo>
                                        <a:pt x="2" y="9"/>
                                      </a:lnTo>
                                      <a:lnTo>
                                        <a:pt x="4" y="6"/>
                                      </a:lnTo>
                                      <a:lnTo>
                                        <a:pt x="8" y="3"/>
                                      </a:lnTo>
                                      <a:lnTo>
                                        <a:pt x="13" y="1"/>
                                      </a:lnTo>
                                      <a:lnTo>
                                        <a:pt x="18"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25" name="Freeform 41"/>
                              <wps:cNvSpPr>
                                <a:spLocks noEditPoints="1"/>
                              </wps:cNvSpPr>
                              <wps:spPr bwMode="auto">
                                <a:xfrm>
                                  <a:off x="313504" y="2119212"/>
                                  <a:ext cx="509587" cy="323850"/>
                                </a:xfrm>
                                <a:custGeom>
                                  <a:avLst/>
                                  <a:gdLst>
                                    <a:gd name="T0" fmla="*/ 251 w 2885"/>
                                    <a:gd name="T1" fmla="*/ 252 h 1833"/>
                                    <a:gd name="T2" fmla="*/ 251 w 2885"/>
                                    <a:gd name="T3" fmla="*/ 1581 h 1833"/>
                                    <a:gd name="T4" fmla="*/ 2634 w 2885"/>
                                    <a:gd name="T5" fmla="*/ 1581 h 1833"/>
                                    <a:gd name="T6" fmla="*/ 2634 w 2885"/>
                                    <a:gd name="T7" fmla="*/ 252 h 1833"/>
                                    <a:gd name="T8" fmla="*/ 251 w 2885"/>
                                    <a:gd name="T9" fmla="*/ 252 h 1833"/>
                                    <a:gd name="T10" fmla="*/ 72 w 2885"/>
                                    <a:gd name="T11" fmla="*/ 0 h 1833"/>
                                    <a:gd name="T12" fmla="*/ 2813 w 2885"/>
                                    <a:gd name="T13" fmla="*/ 0 h 1833"/>
                                    <a:gd name="T14" fmla="*/ 2832 w 2885"/>
                                    <a:gd name="T15" fmla="*/ 3 h 1833"/>
                                    <a:gd name="T16" fmla="*/ 2850 w 2885"/>
                                    <a:gd name="T17" fmla="*/ 10 h 1833"/>
                                    <a:gd name="T18" fmla="*/ 2864 w 2885"/>
                                    <a:gd name="T19" fmla="*/ 22 h 1833"/>
                                    <a:gd name="T20" fmla="*/ 2876 w 2885"/>
                                    <a:gd name="T21" fmla="*/ 36 h 1833"/>
                                    <a:gd name="T22" fmla="*/ 2883 w 2885"/>
                                    <a:gd name="T23" fmla="*/ 53 h 1833"/>
                                    <a:gd name="T24" fmla="*/ 2885 w 2885"/>
                                    <a:gd name="T25" fmla="*/ 73 h 1833"/>
                                    <a:gd name="T26" fmla="*/ 2885 w 2885"/>
                                    <a:gd name="T27" fmla="*/ 1761 h 1833"/>
                                    <a:gd name="T28" fmla="*/ 2883 w 2885"/>
                                    <a:gd name="T29" fmla="*/ 1780 h 1833"/>
                                    <a:gd name="T30" fmla="*/ 2876 w 2885"/>
                                    <a:gd name="T31" fmla="*/ 1798 h 1833"/>
                                    <a:gd name="T32" fmla="*/ 2864 w 2885"/>
                                    <a:gd name="T33" fmla="*/ 1812 h 1833"/>
                                    <a:gd name="T34" fmla="*/ 2850 w 2885"/>
                                    <a:gd name="T35" fmla="*/ 1824 h 1833"/>
                                    <a:gd name="T36" fmla="*/ 2832 w 2885"/>
                                    <a:gd name="T37" fmla="*/ 1831 h 1833"/>
                                    <a:gd name="T38" fmla="*/ 2813 w 2885"/>
                                    <a:gd name="T39" fmla="*/ 1833 h 1833"/>
                                    <a:gd name="T40" fmla="*/ 72 w 2885"/>
                                    <a:gd name="T41" fmla="*/ 1833 h 1833"/>
                                    <a:gd name="T42" fmla="*/ 53 w 2885"/>
                                    <a:gd name="T43" fmla="*/ 1831 h 1833"/>
                                    <a:gd name="T44" fmla="*/ 35 w 2885"/>
                                    <a:gd name="T45" fmla="*/ 1824 h 1833"/>
                                    <a:gd name="T46" fmla="*/ 21 w 2885"/>
                                    <a:gd name="T47" fmla="*/ 1812 h 1833"/>
                                    <a:gd name="T48" fmla="*/ 9 w 2885"/>
                                    <a:gd name="T49" fmla="*/ 1798 h 1833"/>
                                    <a:gd name="T50" fmla="*/ 2 w 2885"/>
                                    <a:gd name="T51" fmla="*/ 1780 h 1833"/>
                                    <a:gd name="T52" fmla="*/ 0 w 2885"/>
                                    <a:gd name="T53" fmla="*/ 1761 h 1833"/>
                                    <a:gd name="T54" fmla="*/ 0 w 2885"/>
                                    <a:gd name="T55" fmla="*/ 73 h 1833"/>
                                    <a:gd name="T56" fmla="*/ 2 w 2885"/>
                                    <a:gd name="T57" fmla="*/ 53 h 1833"/>
                                    <a:gd name="T58" fmla="*/ 9 w 2885"/>
                                    <a:gd name="T59" fmla="*/ 36 h 1833"/>
                                    <a:gd name="T60" fmla="*/ 21 w 2885"/>
                                    <a:gd name="T61" fmla="*/ 22 h 1833"/>
                                    <a:gd name="T62" fmla="*/ 35 w 2885"/>
                                    <a:gd name="T63" fmla="*/ 10 h 1833"/>
                                    <a:gd name="T64" fmla="*/ 53 w 2885"/>
                                    <a:gd name="T65" fmla="*/ 3 h 1833"/>
                                    <a:gd name="T66" fmla="*/ 72 w 2885"/>
                                    <a:gd name="T67" fmla="*/ 0 h 18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885" h="1833">
                                      <a:moveTo>
                                        <a:pt x="251" y="252"/>
                                      </a:moveTo>
                                      <a:lnTo>
                                        <a:pt x="251" y="1581"/>
                                      </a:lnTo>
                                      <a:lnTo>
                                        <a:pt x="2634" y="1581"/>
                                      </a:lnTo>
                                      <a:lnTo>
                                        <a:pt x="2634" y="252"/>
                                      </a:lnTo>
                                      <a:lnTo>
                                        <a:pt x="251" y="252"/>
                                      </a:lnTo>
                                      <a:close/>
                                      <a:moveTo>
                                        <a:pt x="72" y="0"/>
                                      </a:moveTo>
                                      <a:lnTo>
                                        <a:pt x="2813" y="0"/>
                                      </a:lnTo>
                                      <a:lnTo>
                                        <a:pt x="2832" y="3"/>
                                      </a:lnTo>
                                      <a:lnTo>
                                        <a:pt x="2850" y="10"/>
                                      </a:lnTo>
                                      <a:lnTo>
                                        <a:pt x="2864" y="22"/>
                                      </a:lnTo>
                                      <a:lnTo>
                                        <a:pt x="2876" y="36"/>
                                      </a:lnTo>
                                      <a:lnTo>
                                        <a:pt x="2883" y="53"/>
                                      </a:lnTo>
                                      <a:lnTo>
                                        <a:pt x="2885" y="73"/>
                                      </a:lnTo>
                                      <a:lnTo>
                                        <a:pt x="2885" y="1761"/>
                                      </a:lnTo>
                                      <a:lnTo>
                                        <a:pt x="2883" y="1780"/>
                                      </a:lnTo>
                                      <a:lnTo>
                                        <a:pt x="2876" y="1798"/>
                                      </a:lnTo>
                                      <a:lnTo>
                                        <a:pt x="2864" y="1812"/>
                                      </a:lnTo>
                                      <a:lnTo>
                                        <a:pt x="2850" y="1824"/>
                                      </a:lnTo>
                                      <a:lnTo>
                                        <a:pt x="2832" y="1831"/>
                                      </a:lnTo>
                                      <a:lnTo>
                                        <a:pt x="2813" y="1833"/>
                                      </a:lnTo>
                                      <a:lnTo>
                                        <a:pt x="72" y="1833"/>
                                      </a:lnTo>
                                      <a:lnTo>
                                        <a:pt x="53" y="1831"/>
                                      </a:lnTo>
                                      <a:lnTo>
                                        <a:pt x="35" y="1824"/>
                                      </a:lnTo>
                                      <a:lnTo>
                                        <a:pt x="21" y="1812"/>
                                      </a:lnTo>
                                      <a:lnTo>
                                        <a:pt x="9" y="1798"/>
                                      </a:lnTo>
                                      <a:lnTo>
                                        <a:pt x="2" y="1780"/>
                                      </a:lnTo>
                                      <a:lnTo>
                                        <a:pt x="0" y="1761"/>
                                      </a:lnTo>
                                      <a:lnTo>
                                        <a:pt x="0" y="73"/>
                                      </a:lnTo>
                                      <a:lnTo>
                                        <a:pt x="2" y="53"/>
                                      </a:lnTo>
                                      <a:lnTo>
                                        <a:pt x="9" y="36"/>
                                      </a:lnTo>
                                      <a:lnTo>
                                        <a:pt x="21" y="22"/>
                                      </a:lnTo>
                                      <a:lnTo>
                                        <a:pt x="35" y="10"/>
                                      </a:lnTo>
                                      <a:lnTo>
                                        <a:pt x="53" y="3"/>
                                      </a:lnTo>
                                      <a:lnTo>
                                        <a:pt x="72"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6" name="Freeform 46"/>
                            <wps:cNvSpPr>
                              <a:spLocks noEditPoints="1"/>
                            </wps:cNvSpPr>
                            <wps:spPr bwMode="auto">
                              <a:xfrm>
                                <a:off x="428737" y="2028397"/>
                                <a:ext cx="120278" cy="219819"/>
                              </a:xfrm>
                              <a:custGeom>
                                <a:avLst/>
                                <a:gdLst>
                                  <a:gd name="T0" fmla="*/ 927 w 1917"/>
                                  <a:gd name="T1" fmla="*/ 2920 h 3493"/>
                                  <a:gd name="T2" fmla="*/ 871 w 1917"/>
                                  <a:gd name="T3" fmla="*/ 2944 h 3493"/>
                                  <a:gd name="T4" fmla="*/ 828 w 1917"/>
                                  <a:gd name="T5" fmla="*/ 2989 h 3493"/>
                                  <a:gd name="T6" fmla="*/ 805 w 1917"/>
                                  <a:gd name="T7" fmla="*/ 3046 h 3493"/>
                                  <a:gd name="T8" fmla="*/ 805 w 1917"/>
                                  <a:gd name="T9" fmla="*/ 3112 h 3493"/>
                                  <a:gd name="T10" fmla="*/ 828 w 1917"/>
                                  <a:gd name="T11" fmla="*/ 3170 h 3493"/>
                                  <a:gd name="T12" fmla="*/ 871 w 1917"/>
                                  <a:gd name="T13" fmla="*/ 3214 h 3493"/>
                                  <a:gd name="T14" fmla="*/ 927 w 1917"/>
                                  <a:gd name="T15" fmla="*/ 3238 h 3493"/>
                                  <a:gd name="T16" fmla="*/ 991 w 1917"/>
                                  <a:gd name="T17" fmla="*/ 3238 h 3493"/>
                                  <a:gd name="T18" fmla="*/ 1047 w 1917"/>
                                  <a:gd name="T19" fmla="*/ 3214 h 3493"/>
                                  <a:gd name="T20" fmla="*/ 1088 w 1917"/>
                                  <a:gd name="T21" fmla="*/ 3170 h 3493"/>
                                  <a:gd name="T22" fmla="*/ 1112 w 1917"/>
                                  <a:gd name="T23" fmla="*/ 3112 h 3493"/>
                                  <a:gd name="T24" fmla="*/ 1112 w 1917"/>
                                  <a:gd name="T25" fmla="*/ 3046 h 3493"/>
                                  <a:gd name="T26" fmla="*/ 1088 w 1917"/>
                                  <a:gd name="T27" fmla="*/ 2989 h 3493"/>
                                  <a:gd name="T28" fmla="*/ 1047 w 1917"/>
                                  <a:gd name="T29" fmla="*/ 2944 h 3493"/>
                                  <a:gd name="T30" fmla="*/ 991 w 1917"/>
                                  <a:gd name="T31" fmla="*/ 2920 h 3493"/>
                                  <a:gd name="T32" fmla="*/ 185 w 1917"/>
                                  <a:gd name="T33" fmla="*/ 429 h 3493"/>
                                  <a:gd name="T34" fmla="*/ 1732 w 1917"/>
                                  <a:gd name="T35" fmla="*/ 2685 h 3493"/>
                                  <a:gd name="T36" fmla="*/ 185 w 1917"/>
                                  <a:gd name="T37" fmla="*/ 429 h 3493"/>
                                  <a:gd name="T38" fmla="*/ 597 w 1917"/>
                                  <a:gd name="T39" fmla="*/ 157 h 3493"/>
                                  <a:gd name="T40" fmla="*/ 581 w 1917"/>
                                  <a:gd name="T41" fmla="*/ 179 h 3493"/>
                                  <a:gd name="T42" fmla="*/ 576 w 1917"/>
                                  <a:gd name="T43" fmla="*/ 215 h 3493"/>
                                  <a:gd name="T44" fmla="*/ 581 w 1917"/>
                                  <a:gd name="T45" fmla="*/ 252 h 3493"/>
                                  <a:gd name="T46" fmla="*/ 597 w 1917"/>
                                  <a:gd name="T47" fmla="*/ 274 h 3493"/>
                                  <a:gd name="T48" fmla="*/ 1310 w 1917"/>
                                  <a:gd name="T49" fmla="*/ 277 h 3493"/>
                                  <a:gd name="T50" fmla="*/ 1329 w 1917"/>
                                  <a:gd name="T51" fmla="*/ 265 h 3493"/>
                                  <a:gd name="T52" fmla="*/ 1341 w 1917"/>
                                  <a:gd name="T53" fmla="*/ 235 h 3493"/>
                                  <a:gd name="T54" fmla="*/ 1341 w 1917"/>
                                  <a:gd name="T55" fmla="*/ 196 h 3493"/>
                                  <a:gd name="T56" fmla="*/ 1329 w 1917"/>
                                  <a:gd name="T57" fmla="*/ 166 h 3493"/>
                                  <a:gd name="T58" fmla="*/ 1310 w 1917"/>
                                  <a:gd name="T59" fmla="*/ 154 h 3493"/>
                                  <a:gd name="T60" fmla="*/ 247 w 1917"/>
                                  <a:gd name="T61" fmla="*/ 0 h 3493"/>
                                  <a:gd name="T62" fmla="*/ 1711 w 1917"/>
                                  <a:gd name="T63" fmla="*/ 3 h 3493"/>
                                  <a:gd name="T64" fmla="*/ 1785 w 1917"/>
                                  <a:gd name="T65" fmla="*/ 27 h 3493"/>
                                  <a:gd name="T66" fmla="*/ 1845 w 1917"/>
                                  <a:gd name="T67" fmla="*/ 74 h 3493"/>
                                  <a:gd name="T68" fmla="*/ 1890 w 1917"/>
                                  <a:gd name="T69" fmla="*/ 137 h 3493"/>
                                  <a:gd name="T70" fmla="*/ 1914 w 1917"/>
                                  <a:gd name="T71" fmla="*/ 213 h 3493"/>
                                  <a:gd name="T72" fmla="*/ 1917 w 1917"/>
                                  <a:gd name="T73" fmla="*/ 3238 h 3493"/>
                                  <a:gd name="T74" fmla="*/ 1905 w 1917"/>
                                  <a:gd name="T75" fmla="*/ 3319 h 3493"/>
                                  <a:gd name="T76" fmla="*/ 1870 w 1917"/>
                                  <a:gd name="T77" fmla="*/ 3389 h 3493"/>
                                  <a:gd name="T78" fmla="*/ 1817 w 1917"/>
                                  <a:gd name="T79" fmla="*/ 3443 h 3493"/>
                                  <a:gd name="T80" fmla="*/ 1749 w 1917"/>
                                  <a:gd name="T81" fmla="*/ 3480 h 3493"/>
                                  <a:gd name="T82" fmla="*/ 1671 w 1917"/>
                                  <a:gd name="T83" fmla="*/ 3493 h 3493"/>
                                  <a:gd name="T84" fmla="*/ 206 w 1917"/>
                                  <a:gd name="T85" fmla="*/ 3490 h 3493"/>
                                  <a:gd name="T86" fmla="*/ 133 w 1917"/>
                                  <a:gd name="T87" fmla="*/ 3465 h 3493"/>
                                  <a:gd name="T88" fmla="*/ 73 w 1917"/>
                                  <a:gd name="T89" fmla="*/ 3418 h 3493"/>
                                  <a:gd name="T90" fmla="*/ 28 w 1917"/>
                                  <a:gd name="T91" fmla="*/ 3356 h 3493"/>
                                  <a:gd name="T92" fmla="*/ 3 w 1917"/>
                                  <a:gd name="T93" fmla="*/ 3279 h 3493"/>
                                  <a:gd name="T94" fmla="*/ 0 w 1917"/>
                                  <a:gd name="T95" fmla="*/ 254 h 3493"/>
                                  <a:gd name="T96" fmla="*/ 13 w 1917"/>
                                  <a:gd name="T97" fmla="*/ 174 h 3493"/>
                                  <a:gd name="T98" fmla="*/ 48 w 1917"/>
                                  <a:gd name="T99" fmla="*/ 104 h 3493"/>
                                  <a:gd name="T100" fmla="*/ 101 w 1917"/>
                                  <a:gd name="T101" fmla="*/ 49 h 3493"/>
                                  <a:gd name="T102" fmla="*/ 169 w 1917"/>
                                  <a:gd name="T103" fmla="*/ 12 h 3493"/>
                                  <a:gd name="T104" fmla="*/ 247 w 1917"/>
                                  <a:gd name="T105" fmla="*/ 0 h 3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17" h="3493">
                                    <a:moveTo>
                                      <a:pt x="959" y="2917"/>
                                    </a:moveTo>
                                    <a:lnTo>
                                      <a:pt x="927" y="2920"/>
                                    </a:lnTo>
                                    <a:lnTo>
                                      <a:pt x="898" y="2930"/>
                                    </a:lnTo>
                                    <a:lnTo>
                                      <a:pt x="871" y="2944"/>
                                    </a:lnTo>
                                    <a:lnTo>
                                      <a:pt x="848" y="2964"/>
                                    </a:lnTo>
                                    <a:lnTo>
                                      <a:pt x="828" y="2989"/>
                                    </a:lnTo>
                                    <a:lnTo>
                                      <a:pt x="813" y="3016"/>
                                    </a:lnTo>
                                    <a:lnTo>
                                      <a:pt x="805" y="3046"/>
                                    </a:lnTo>
                                    <a:lnTo>
                                      <a:pt x="802" y="3080"/>
                                    </a:lnTo>
                                    <a:lnTo>
                                      <a:pt x="805" y="3112"/>
                                    </a:lnTo>
                                    <a:lnTo>
                                      <a:pt x="813" y="3143"/>
                                    </a:lnTo>
                                    <a:lnTo>
                                      <a:pt x="828" y="3170"/>
                                    </a:lnTo>
                                    <a:lnTo>
                                      <a:pt x="848" y="3194"/>
                                    </a:lnTo>
                                    <a:lnTo>
                                      <a:pt x="871" y="3214"/>
                                    </a:lnTo>
                                    <a:lnTo>
                                      <a:pt x="898" y="3228"/>
                                    </a:lnTo>
                                    <a:lnTo>
                                      <a:pt x="927" y="3238"/>
                                    </a:lnTo>
                                    <a:lnTo>
                                      <a:pt x="959" y="3242"/>
                                    </a:lnTo>
                                    <a:lnTo>
                                      <a:pt x="991" y="3238"/>
                                    </a:lnTo>
                                    <a:lnTo>
                                      <a:pt x="1020" y="3228"/>
                                    </a:lnTo>
                                    <a:lnTo>
                                      <a:pt x="1047" y="3214"/>
                                    </a:lnTo>
                                    <a:lnTo>
                                      <a:pt x="1070" y="3194"/>
                                    </a:lnTo>
                                    <a:lnTo>
                                      <a:pt x="1088" y="3170"/>
                                    </a:lnTo>
                                    <a:lnTo>
                                      <a:pt x="1103" y="3143"/>
                                    </a:lnTo>
                                    <a:lnTo>
                                      <a:pt x="1112" y="3112"/>
                                    </a:lnTo>
                                    <a:lnTo>
                                      <a:pt x="1115" y="3080"/>
                                    </a:lnTo>
                                    <a:lnTo>
                                      <a:pt x="1112" y="3046"/>
                                    </a:lnTo>
                                    <a:lnTo>
                                      <a:pt x="1103" y="3016"/>
                                    </a:lnTo>
                                    <a:lnTo>
                                      <a:pt x="1088" y="2989"/>
                                    </a:lnTo>
                                    <a:lnTo>
                                      <a:pt x="1070" y="2964"/>
                                    </a:lnTo>
                                    <a:lnTo>
                                      <a:pt x="1047" y="2944"/>
                                    </a:lnTo>
                                    <a:lnTo>
                                      <a:pt x="1020" y="2930"/>
                                    </a:lnTo>
                                    <a:lnTo>
                                      <a:pt x="991" y="2920"/>
                                    </a:lnTo>
                                    <a:lnTo>
                                      <a:pt x="959" y="2917"/>
                                    </a:lnTo>
                                    <a:close/>
                                    <a:moveTo>
                                      <a:pt x="185" y="429"/>
                                    </a:moveTo>
                                    <a:lnTo>
                                      <a:pt x="185" y="2685"/>
                                    </a:lnTo>
                                    <a:lnTo>
                                      <a:pt x="1732" y="2685"/>
                                    </a:lnTo>
                                    <a:lnTo>
                                      <a:pt x="1732" y="429"/>
                                    </a:lnTo>
                                    <a:lnTo>
                                      <a:pt x="185" y="429"/>
                                    </a:lnTo>
                                    <a:close/>
                                    <a:moveTo>
                                      <a:pt x="607" y="154"/>
                                    </a:moveTo>
                                    <a:lnTo>
                                      <a:pt x="597" y="157"/>
                                    </a:lnTo>
                                    <a:lnTo>
                                      <a:pt x="589" y="166"/>
                                    </a:lnTo>
                                    <a:lnTo>
                                      <a:pt x="581" y="179"/>
                                    </a:lnTo>
                                    <a:lnTo>
                                      <a:pt x="577" y="196"/>
                                    </a:lnTo>
                                    <a:lnTo>
                                      <a:pt x="576" y="215"/>
                                    </a:lnTo>
                                    <a:lnTo>
                                      <a:pt x="577" y="235"/>
                                    </a:lnTo>
                                    <a:lnTo>
                                      <a:pt x="581" y="252"/>
                                    </a:lnTo>
                                    <a:lnTo>
                                      <a:pt x="589" y="265"/>
                                    </a:lnTo>
                                    <a:lnTo>
                                      <a:pt x="597" y="274"/>
                                    </a:lnTo>
                                    <a:lnTo>
                                      <a:pt x="607" y="277"/>
                                    </a:lnTo>
                                    <a:lnTo>
                                      <a:pt x="1310" y="277"/>
                                    </a:lnTo>
                                    <a:lnTo>
                                      <a:pt x="1321" y="274"/>
                                    </a:lnTo>
                                    <a:lnTo>
                                      <a:pt x="1329" y="265"/>
                                    </a:lnTo>
                                    <a:lnTo>
                                      <a:pt x="1337" y="252"/>
                                    </a:lnTo>
                                    <a:lnTo>
                                      <a:pt x="1341" y="235"/>
                                    </a:lnTo>
                                    <a:lnTo>
                                      <a:pt x="1343" y="215"/>
                                    </a:lnTo>
                                    <a:lnTo>
                                      <a:pt x="1341" y="196"/>
                                    </a:lnTo>
                                    <a:lnTo>
                                      <a:pt x="1337" y="179"/>
                                    </a:lnTo>
                                    <a:lnTo>
                                      <a:pt x="1329" y="166"/>
                                    </a:lnTo>
                                    <a:lnTo>
                                      <a:pt x="1321" y="157"/>
                                    </a:lnTo>
                                    <a:lnTo>
                                      <a:pt x="1310" y="154"/>
                                    </a:lnTo>
                                    <a:lnTo>
                                      <a:pt x="607" y="154"/>
                                    </a:lnTo>
                                    <a:close/>
                                    <a:moveTo>
                                      <a:pt x="247" y="0"/>
                                    </a:moveTo>
                                    <a:lnTo>
                                      <a:pt x="1671" y="0"/>
                                    </a:lnTo>
                                    <a:lnTo>
                                      <a:pt x="1711" y="3"/>
                                    </a:lnTo>
                                    <a:lnTo>
                                      <a:pt x="1749" y="12"/>
                                    </a:lnTo>
                                    <a:lnTo>
                                      <a:pt x="1785" y="27"/>
                                    </a:lnTo>
                                    <a:lnTo>
                                      <a:pt x="1817" y="49"/>
                                    </a:lnTo>
                                    <a:lnTo>
                                      <a:pt x="1845" y="74"/>
                                    </a:lnTo>
                                    <a:lnTo>
                                      <a:pt x="1870" y="104"/>
                                    </a:lnTo>
                                    <a:lnTo>
                                      <a:pt x="1890" y="137"/>
                                    </a:lnTo>
                                    <a:lnTo>
                                      <a:pt x="1905" y="174"/>
                                    </a:lnTo>
                                    <a:lnTo>
                                      <a:pt x="1914" y="213"/>
                                    </a:lnTo>
                                    <a:lnTo>
                                      <a:pt x="1917" y="254"/>
                                    </a:lnTo>
                                    <a:lnTo>
                                      <a:pt x="1917" y="3238"/>
                                    </a:lnTo>
                                    <a:lnTo>
                                      <a:pt x="1914" y="3279"/>
                                    </a:lnTo>
                                    <a:lnTo>
                                      <a:pt x="1905" y="3319"/>
                                    </a:lnTo>
                                    <a:lnTo>
                                      <a:pt x="1890" y="3356"/>
                                    </a:lnTo>
                                    <a:lnTo>
                                      <a:pt x="1870" y="3389"/>
                                    </a:lnTo>
                                    <a:lnTo>
                                      <a:pt x="1845" y="3418"/>
                                    </a:lnTo>
                                    <a:lnTo>
                                      <a:pt x="1817" y="3443"/>
                                    </a:lnTo>
                                    <a:lnTo>
                                      <a:pt x="1785" y="3465"/>
                                    </a:lnTo>
                                    <a:lnTo>
                                      <a:pt x="1749" y="3480"/>
                                    </a:lnTo>
                                    <a:lnTo>
                                      <a:pt x="1711" y="3490"/>
                                    </a:lnTo>
                                    <a:lnTo>
                                      <a:pt x="1671" y="3493"/>
                                    </a:lnTo>
                                    <a:lnTo>
                                      <a:pt x="247" y="3493"/>
                                    </a:lnTo>
                                    <a:lnTo>
                                      <a:pt x="206" y="3490"/>
                                    </a:lnTo>
                                    <a:lnTo>
                                      <a:pt x="169" y="3480"/>
                                    </a:lnTo>
                                    <a:lnTo>
                                      <a:pt x="133" y="3465"/>
                                    </a:lnTo>
                                    <a:lnTo>
                                      <a:pt x="101" y="3443"/>
                                    </a:lnTo>
                                    <a:lnTo>
                                      <a:pt x="73" y="3418"/>
                                    </a:lnTo>
                                    <a:lnTo>
                                      <a:pt x="48" y="3389"/>
                                    </a:lnTo>
                                    <a:lnTo>
                                      <a:pt x="28" y="3356"/>
                                    </a:lnTo>
                                    <a:lnTo>
                                      <a:pt x="13" y="3319"/>
                                    </a:lnTo>
                                    <a:lnTo>
                                      <a:pt x="3" y="3279"/>
                                    </a:lnTo>
                                    <a:lnTo>
                                      <a:pt x="0" y="3238"/>
                                    </a:lnTo>
                                    <a:lnTo>
                                      <a:pt x="0" y="254"/>
                                    </a:lnTo>
                                    <a:lnTo>
                                      <a:pt x="3" y="213"/>
                                    </a:lnTo>
                                    <a:lnTo>
                                      <a:pt x="13" y="174"/>
                                    </a:lnTo>
                                    <a:lnTo>
                                      <a:pt x="28" y="137"/>
                                    </a:lnTo>
                                    <a:lnTo>
                                      <a:pt x="48" y="104"/>
                                    </a:lnTo>
                                    <a:lnTo>
                                      <a:pt x="73" y="74"/>
                                    </a:lnTo>
                                    <a:lnTo>
                                      <a:pt x="101" y="49"/>
                                    </a:lnTo>
                                    <a:lnTo>
                                      <a:pt x="133" y="27"/>
                                    </a:lnTo>
                                    <a:lnTo>
                                      <a:pt x="169" y="12"/>
                                    </a:lnTo>
                                    <a:lnTo>
                                      <a:pt x="206" y="3"/>
                                    </a:lnTo>
                                    <a:lnTo>
                                      <a:pt x="247" y="0"/>
                                    </a:lnTo>
                                    <a:close/>
                                  </a:path>
                                </a:pathLst>
                              </a:custGeom>
                              <a:solidFill>
                                <a:srgbClr val="0070C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427" name="TextBox 117"/>
                          <wps:cNvSpPr txBox="1"/>
                          <wps:spPr>
                            <a:xfrm>
                              <a:off x="150168" y="1240141"/>
                              <a:ext cx="506229" cy="184666"/>
                            </a:xfrm>
                            <a:prstGeom prst="rect">
                              <a:avLst/>
                            </a:prstGeom>
                            <a:noFill/>
                          </wps:spPr>
                          <wps:txbx>
                            <w:txbxContent>
                              <w:p w14:paraId="4F6EE4C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wps:txbx>
                          <wps:bodyPr wrap="square" rtlCol="0" anchor="ctr">
                            <a:spAutoFit/>
                          </wps:bodyPr>
                        </wps:wsp>
                        <wps:wsp>
                          <wps:cNvPr id="1766391428" name="TextBox 118"/>
                          <wps:cNvSpPr txBox="1"/>
                          <wps:spPr>
                            <a:xfrm>
                              <a:off x="175929" y="1816621"/>
                              <a:ext cx="588193" cy="184666"/>
                            </a:xfrm>
                            <a:prstGeom prst="rect">
                              <a:avLst/>
                            </a:prstGeom>
                            <a:noFill/>
                          </wps:spPr>
                          <wps:txbx>
                            <w:txbxContent>
                              <w:p w14:paraId="06E101B8"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wps:txbx>
                          <wps:bodyPr wrap="square" rtlCol="0" anchor="ctr">
                            <a:spAutoFit/>
                          </wps:bodyPr>
                        </wps:wsp>
                        <wps:wsp>
                          <wps:cNvPr id="1766391429" name="TextBox 119"/>
                          <wps:cNvSpPr txBox="1"/>
                          <wps:spPr>
                            <a:xfrm>
                              <a:off x="144733" y="2395187"/>
                              <a:ext cx="650583" cy="184666"/>
                            </a:xfrm>
                            <a:prstGeom prst="rect">
                              <a:avLst/>
                            </a:prstGeom>
                            <a:noFill/>
                          </wps:spPr>
                          <wps:txbx>
                            <w:txbxContent>
                              <w:p w14:paraId="36D00F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wps:txbx>
                          <wps:bodyPr wrap="square" rtlCol="0" anchor="ctr">
                            <a:spAutoFit/>
                          </wps:bodyPr>
                        </wps:wsp>
                      </wpg:grpSp>
                      <wpg:grpSp>
                        <wpg:cNvPr id="1766391430" name="Group 1766391430"/>
                        <wpg:cNvGrpSpPr/>
                        <wpg:grpSpPr>
                          <a:xfrm>
                            <a:off x="0" y="0"/>
                            <a:ext cx="6750970" cy="5125764"/>
                            <a:chOff x="0" y="0"/>
                            <a:chExt cx="6750970" cy="5125764"/>
                          </a:xfrm>
                        </wpg:grpSpPr>
                        <wps:wsp>
                          <wps:cNvPr id="1766391431" name="Straight Connector 1766391431"/>
                          <wps:cNvCnPr/>
                          <wps:spPr>
                            <a:xfrm>
                              <a:off x="2258813" y="4147403"/>
                              <a:ext cx="423668" cy="0"/>
                            </a:xfrm>
                            <a:prstGeom prst="line">
                              <a:avLst/>
                            </a:prstGeom>
                            <a:ln w="12700">
                              <a:solidFill>
                                <a:schemeClr val="tx1"/>
                              </a:solidFill>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766391432" name="Straight Connector 1766391432"/>
                          <wps:cNvCnPr/>
                          <wps:spPr>
                            <a:xfrm>
                              <a:off x="4240945"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3" name="Straight Connector 1766391433"/>
                          <wps:cNvCnPr/>
                          <wps:spPr>
                            <a:xfrm>
                              <a:off x="3551112" y="3809985"/>
                              <a:ext cx="137" cy="117044"/>
                            </a:xfrm>
                            <a:prstGeom prst="line">
                              <a:avLst/>
                            </a:prstGeom>
                            <a:ln w="19050">
                              <a:solidFill>
                                <a:schemeClr val="tx1">
                                  <a:lumMod val="50000"/>
                                  <a:lumOff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434" name="Rectangle 1766391434"/>
                          <wps:cNvSpPr/>
                          <wps:spPr>
                            <a:xfrm>
                              <a:off x="1320357" y="763436"/>
                              <a:ext cx="5120640" cy="191135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5" name="Rectangle 1766391435"/>
                          <wps:cNvSpPr/>
                          <wps:spPr>
                            <a:xfrm>
                              <a:off x="1434657" y="942125"/>
                              <a:ext cx="4892040" cy="1566037"/>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6" name="Rectangle 1766391436"/>
                          <wps:cNvSpPr/>
                          <wps:spPr>
                            <a:xfrm>
                              <a:off x="1596550" y="1154214"/>
                              <a:ext cx="1714631"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7" name="Rectangle 1766391437"/>
                          <wps:cNvSpPr/>
                          <wps:spPr>
                            <a:xfrm>
                              <a:off x="3514950" y="1154214"/>
                              <a:ext cx="2649855" cy="1181863"/>
                            </a:xfrm>
                            <a:prstGeom prst="rect">
                              <a:avLst/>
                            </a:prstGeom>
                            <a:noFill/>
                            <a:ln w="19050">
                              <a:solidFill>
                                <a:srgbClr val="426A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8" name="Rectangle 1766391438"/>
                          <wps:cNvSpPr/>
                          <wps:spPr>
                            <a:xfrm>
                              <a:off x="3635398"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39" name="Rectangle 1766391439"/>
                          <wps:cNvSpPr/>
                          <wps:spPr>
                            <a:xfrm>
                              <a:off x="3635398" y="1310904"/>
                              <a:ext cx="2408959" cy="216119"/>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5ACF0"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wps:txbx>
                          <wps:bodyPr rtlCol="0" anchor="ctr"/>
                        </wps:wsp>
                        <wps:wsp>
                          <wps:cNvPr id="1766391440" name="TextBox 21"/>
                          <wps:cNvSpPr txBox="1"/>
                          <wps:spPr>
                            <a:xfrm>
                              <a:off x="3514950" y="1165122"/>
                              <a:ext cx="1381125" cy="184666"/>
                            </a:xfrm>
                            <a:prstGeom prst="rect">
                              <a:avLst/>
                            </a:prstGeom>
                            <a:noFill/>
                          </wps:spPr>
                          <wps:txbx>
                            <w:txbxContent>
                              <w:p w14:paraId="774674C1"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wps:txbx>
                          <wps:bodyPr wrap="square" rtlCol="0">
                            <a:spAutoFit/>
                          </wps:bodyPr>
                        </wps:wsp>
                        <wps:wsp>
                          <wps:cNvPr id="1766391441" name="Rectangle 1766391441"/>
                          <wps:cNvSpPr/>
                          <wps:spPr>
                            <a:xfrm>
                              <a:off x="4866580" y="1527023"/>
                              <a:ext cx="1177777" cy="60293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442" name="TextBox 23"/>
                          <wps:cNvSpPr txBox="1"/>
                          <wps:spPr>
                            <a:xfrm>
                              <a:off x="3688616" y="1523009"/>
                              <a:ext cx="1037789" cy="184666"/>
                            </a:xfrm>
                            <a:prstGeom prst="rect">
                              <a:avLst/>
                            </a:prstGeom>
                            <a:noFill/>
                          </wps:spPr>
                          <wps:txbx>
                            <w:txbxContent>
                              <w:p w14:paraId="6803289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g:grpSp>
                          <wpg:cNvPr id="1766391443" name="Group 1766391443"/>
                          <wpg:cNvGrpSpPr/>
                          <wpg:grpSpPr>
                            <a:xfrm>
                              <a:off x="3755900" y="1910569"/>
                              <a:ext cx="473149" cy="143048"/>
                              <a:chOff x="3755900" y="1910569"/>
                              <a:chExt cx="473149" cy="143048"/>
                            </a:xfrm>
                          </wpg:grpSpPr>
                          <wpg:grpSp>
                            <wpg:cNvPr id="1766391444" name="Group 1766391444"/>
                            <wpg:cNvGrpSpPr/>
                            <wpg:grpSpPr>
                              <a:xfrm>
                                <a:off x="3755900" y="1910569"/>
                                <a:ext cx="225745" cy="143048"/>
                                <a:chOff x="3755900" y="1910569"/>
                                <a:chExt cx="225745" cy="143048"/>
                              </a:xfrm>
                            </wpg:grpSpPr>
                            <wpg:grpSp>
                              <wpg:cNvPr id="1766391445" name="Group 1766391445"/>
                              <wpg:cNvGrpSpPr/>
                              <wpg:grpSpPr>
                                <a:xfrm>
                                  <a:off x="3885440" y="1957412"/>
                                  <a:ext cx="96205" cy="96205"/>
                                  <a:chOff x="3885440" y="1957412"/>
                                  <a:chExt cx="120413" cy="120413"/>
                                </a:xfrm>
                                <a:solidFill>
                                  <a:srgbClr val="CF3A17"/>
                                </a:solidFill>
                              </wpg:grpSpPr>
                              <wps:wsp>
                                <wps:cNvPr id="1766391446" name="AutoShape 87"/>
                                <wps:cNvSpPr>
                                  <a:spLocks/>
                                </wps:cNvSpPr>
                                <wps:spPr bwMode="auto">
                                  <a:xfrm>
                                    <a:off x="3885440"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47" name="Shape 4566"/>
                                <wps:cNvSpPr/>
                                <wps:spPr>
                                  <a:xfrm rot="15837674" flipH="1">
                                    <a:off x="3942675"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48" name="Shape 4566"/>
                                <wps:cNvSpPr/>
                                <wps:spPr>
                                  <a:xfrm rot="5762326">
                                    <a:off x="3920131"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49" name="Freeform 39"/>
                              <wps:cNvSpPr>
                                <a:spLocks noEditPoints="1"/>
                              </wps:cNvSpPr>
                              <wps:spPr bwMode="auto">
                                <a:xfrm>
                                  <a:off x="3755900"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50" name="Group 1766391450"/>
                            <wpg:cNvGrpSpPr/>
                            <wpg:grpSpPr>
                              <a:xfrm>
                                <a:off x="4003304" y="1910569"/>
                                <a:ext cx="225745" cy="143048"/>
                                <a:chOff x="4003304" y="1910569"/>
                                <a:chExt cx="225745" cy="143048"/>
                              </a:xfrm>
                            </wpg:grpSpPr>
                            <wpg:grpSp>
                              <wpg:cNvPr id="1766391451" name="Group 1766391451"/>
                              <wpg:cNvGrpSpPr/>
                              <wpg:grpSpPr>
                                <a:xfrm>
                                  <a:off x="4132844" y="1957412"/>
                                  <a:ext cx="96205" cy="96205"/>
                                  <a:chOff x="4132844" y="1957412"/>
                                  <a:chExt cx="120413" cy="120413"/>
                                </a:xfrm>
                                <a:solidFill>
                                  <a:srgbClr val="CF3A17"/>
                                </a:solidFill>
                              </wpg:grpSpPr>
                              <wps:wsp>
                                <wps:cNvPr id="1766391452" name="AutoShape 87"/>
                                <wps:cNvSpPr>
                                  <a:spLocks/>
                                </wps:cNvSpPr>
                                <wps:spPr bwMode="auto">
                                  <a:xfrm>
                                    <a:off x="4132844"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53" name="Shape 4566"/>
                                <wps:cNvSpPr/>
                                <wps:spPr>
                                  <a:xfrm rot="15837674" flipH="1">
                                    <a:off x="4190079"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54" name="Shape 4566"/>
                                <wps:cNvSpPr/>
                                <wps:spPr>
                                  <a:xfrm rot="5762326">
                                    <a:off x="4167535"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55" name="Freeform 39"/>
                              <wps:cNvSpPr>
                                <a:spLocks noEditPoints="1"/>
                              </wps:cNvSpPr>
                              <wps:spPr bwMode="auto">
                                <a:xfrm>
                                  <a:off x="4003304"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grpSp>
                          <wpg:cNvPr id="1766391456" name="Group 1766391456"/>
                          <wpg:cNvGrpSpPr/>
                          <wpg:grpSpPr>
                            <a:xfrm>
                              <a:off x="4441700" y="1925054"/>
                              <a:ext cx="264354" cy="114096"/>
                              <a:chOff x="4441700" y="1925054"/>
                              <a:chExt cx="264354" cy="114096"/>
                            </a:xfrm>
                            <a:solidFill>
                              <a:srgbClr val="00188D"/>
                            </a:solidFill>
                          </wpg:grpSpPr>
                          <wpg:grpSp>
                            <wpg:cNvPr id="1766391457" name="Group 1766391457"/>
                            <wpg:cNvGrpSpPr/>
                            <wpg:grpSpPr>
                              <a:xfrm>
                                <a:off x="4441700" y="1925054"/>
                                <a:ext cx="91127" cy="99807"/>
                                <a:chOff x="4441700" y="1925046"/>
                                <a:chExt cx="233362" cy="255587"/>
                              </a:xfrm>
                              <a:grpFill/>
                            </wpg:grpSpPr>
                            <wps:wsp>
                              <wps:cNvPr id="1766391458" name="Freeform 12"/>
                              <wps:cNvSpPr>
                                <a:spLocks/>
                              </wps:cNvSpPr>
                              <wps:spPr bwMode="auto">
                                <a:xfrm>
                                  <a:off x="4503612"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59" name="Freeform 13"/>
                              <wps:cNvSpPr>
                                <a:spLocks/>
                              </wps:cNvSpPr>
                              <wps:spPr bwMode="auto">
                                <a:xfrm>
                                  <a:off x="4441700"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0" name="Group 1766391460"/>
                            <wpg:cNvGrpSpPr/>
                            <wpg:grpSpPr>
                              <a:xfrm>
                                <a:off x="4532537" y="1939343"/>
                                <a:ext cx="91127" cy="99807"/>
                                <a:chOff x="4532537" y="1939335"/>
                                <a:chExt cx="233362" cy="255587"/>
                              </a:xfrm>
                              <a:grpFill/>
                            </wpg:grpSpPr>
                            <wps:wsp>
                              <wps:cNvPr id="1766391461" name="Freeform 12"/>
                              <wps:cNvSpPr>
                                <a:spLocks/>
                              </wps:cNvSpPr>
                              <wps:spPr bwMode="auto">
                                <a:xfrm>
                                  <a:off x="4594449"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2" name="Freeform 13"/>
                              <wps:cNvSpPr>
                                <a:spLocks/>
                              </wps:cNvSpPr>
                              <wps:spPr bwMode="auto">
                                <a:xfrm>
                                  <a:off x="4532537"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63" name="Group 1766391463"/>
                            <wpg:cNvGrpSpPr/>
                            <wpg:grpSpPr>
                              <a:xfrm>
                                <a:off x="4614927" y="1925054"/>
                                <a:ext cx="91127" cy="99807"/>
                                <a:chOff x="4614927" y="1925046"/>
                                <a:chExt cx="233362" cy="255587"/>
                              </a:xfrm>
                              <a:grpFill/>
                            </wpg:grpSpPr>
                            <wps:wsp>
                              <wps:cNvPr id="1766391464" name="Freeform 12"/>
                              <wps:cNvSpPr>
                                <a:spLocks/>
                              </wps:cNvSpPr>
                              <wps:spPr bwMode="auto">
                                <a:xfrm>
                                  <a:off x="467683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65" name="Freeform 13"/>
                              <wps:cNvSpPr>
                                <a:spLocks/>
                              </wps:cNvSpPr>
                              <wps:spPr bwMode="auto">
                                <a:xfrm>
                                  <a:off x="461492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66" name="TextBox 26"/>
                          <wps:cNvSpPr txBox="1"/>
                          <wps:spPr>
                            <a:xfrm>
                              <a:off x="4896075" y="1523009"/>
                              <a:ext cx="1055156" cy="184666"/>
                            </a:xfrm>
                            <a:prstGeom prst="rect">
                              <a:avLst/>
                            </a:prstGeom>
                            <a:noFill/>
                          </wps:spPr>
                          <wps:txbx>
                            <w:txbxContent>
                              <w:p w14:paraId="11855FB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wps:txbx>
                          <wps:bodyPr wrap="square" rtlCol="0" anchor="ctr">
                            <a:spAutoFit/>
                          </wps:bodyPr>
                        </wps:wsp>
                        <wpg:grpSp>
                          <wpg:cNvPr id="1766391467" name="Group 1766391467"/>
                          <wpg:cNvGrpSpPr/>
                          <wpg:grpSpPr>
                            <a:xfrm>
                              <a:off x="4978312" y="1907089"/>
                              <a:ext cx="336041" cy="150008"/>
                              <a:chOff x="4978312" y="1907089"/>
                              <a:chExt cx="336041" cy="150008"/>
                            </a:xfrm>
                            <a:solidFill>
                              <a:srgbClr val="0070C0"/>
                            </a:solidFill>
                          </wpg:grpSpPr>
                          <wpg:grpSp>
                            <wpg:cNvPr id="1766391468" name="Group 1766391468"/>
                            <wpg:cNvGrpSpPr/>
                            <wpg:grpSpPr>
                              <a:xfrm>
                                <a:off x="4978312" y="1907089"/>
                                <a:ext cx="150008" cy="150008"/>
                                <a:chOff x="4978312" y="1907089"/>
                                <a:chExt cx="120413" cy="120413"/>
                              </a:xfrm>
                              <a:grpFill/>
                            </wpg:grpSpPr>
                            <wps:wsp>
                              <wps:cNvPr id="1766391469" name="AutoShape 87"/>
                              <wps:cNvSpPr>
                                <a:spLocks/>
                              </wps:cNvSpPr>
                              <wps:spPr bwMode="auto">
                                <a:xfrm>
                                  <a:off x="4978312"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70" name="Shape 4566"/>
                              <wps:cNvSpPr/>
                              <wps:spPr>
                                <a:xfrm rot="15837674" flipH="1">
                                  <a:off x="5035547"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1" name="Shape 4566"/>
                              <wps:cNvSpPr/>
                              <wps:spPr>
                                <a:xfrm rot="5762326">
                                  <a:off x="5013003"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g:cNvPr id="1766391472" name="Group 1766391472"/>
                            <wpg:cNvGrpSpPr/>
                            <wpg:grpSpPr>
                              <a:xfrm>
                                <a:off x="5164345" y="1907089"/>
                                <a:ext cx="150008" cy="150008"/>
                                <a:chOff x="5164345" y="1907089"/>
                                <a:chExt cx="120413" cy="120413"/>
                              </a:xfrm>
                              <a:grpFill/>
                            </wpg:grpSpPr>
                            <wps:wsp>
                              <wps:cNvPr id="1766391473" name="AutoShape 87"/>
                              <wps:cNvSpPr>
                                <a:spLocks/>
                              </wps:cNvSpPr>
                              <wps:spPr bwMode="auto">
                                <a:xfrm>
                                  <a:off x="5164345" y="1907089"/>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74" name="Shape 4566"/>
                              <wps:cNvSpPr/>
                              <wps:spPr>
                                <a:xfrm rot="15837674" flipH="1">
                                  <a:off x="5221580" y="1949634"/>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s:wsp>
                              <wps:cNvPr id="1766391475" name="Shape 4566"/>
                              <wps:cNvSpPr/>
                              <wps:spPr>
                                <a:xfrm rot="5762326">
                                  <a:off x="5199036" y="1965623"/>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0070C0"/>
                                  </a:solidFill>
                                  <a:miter lim="400000"/>
                                </a:ln>
                              </wps:spPr>
                              <wps:bodyPr lIns="38100" tIns="38100" rIns="38100" bIns="38100" anchor="ctr"/>
                            </wps:wsp>
                          </wpg:grpSp>
                        </wpg:grpSp>
                        <wps:wsp>
                          <wps:cNvPr id="1766391476" name="TextBox 28"/>
                          <wps:cNvSpPr txBox="1"/>
                          <wps:spPr>
                            <a:xfrm>
                              <a:off x="4891106" y="1735049"/>
                              <a:ext cx="541020" cy="168910"/>
                            </a:xfrm>
                            <a:prstGeom prst="rect">
                              <a:avLst/>
                            </a:prstGeom>
                            <a:noFill/>
                          </wps:spPr>
                          <wps:txbx>
                            <w:txbxContent>
                              <w:p w14:paraId="021D7D8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wps:txbx>
                          <wps:bodyPr wrap="square" rtlCol="0">
                            <a:spAutoFit/>
                          </wps:bodyPr>
                        </wps:wsp>
                        <wps:wsp>
                          <wps:cNvPr id="1766391477" name="TextBox 29"/>
                          <wps:cNvSpPr txBox="1"/>
                          <wps:spPr>
                            <a:xfrm>
                              <a:off x="5460444" y="1728545"/>
                              <a:ext cx="592945" cy="169277"/>
                            </a:xfrm>
                            <a:prstGeom prst="rect">
                              <a:avLst/>
                            </a:prstGeom>
                            <a:noFill/>
                          </wps:spPr>
                          <wps:txbx>
                            <w:txbxContent>
                              <w:p w14:paraId="04554622"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wps:txbx>
                          <wps:bodyPr wrap="square" rtlCol="0">
                            <a:spAutoFit/>
                          </wps:bodyPr>
                        </wps:wsp>
                        <wpg:grpSp>
                          <wpg:cNvPr id="1766391478" name="Group 1766391478"/>
                          <wpg:cNvGrpSpPr/>
                          <wpg:grpSpPr>
                            <a:xfrm>
                              <a:off x="5619477" y="1925054"/>
                              <a:ext cx="264354" cy="114096"/>
                              <a:chOff x="5619477" y="1925054"/>
                              <a:chExt cx="264354" cy="114096"/>
                            </a:xfrm>
                            <a:solidFill>
                              <a:srgbClr val="00188D"/>
                            </a:solidFill>
                          </wpg:grpSpPr>
                          <wpg:grpSp>
                            <wpg:cNvPr id="1766391479" name="Group 1766391479"/>
                            <wpg:cNvGrpSpPr/>
                            <wpg:grpSpPr>
                              <a:xfrm>
                                <a:off x="5619477" y="1925054"/>
                                <a:ext cx="91127" cy="99807"/>
                                <a:chOff x="5619477" y="1925046"/>
                                <a:chExt cx="233362" cy="255587"/>
                              </a:xfrm>
                              <a:grpFill/>
                            </wpg:grpSpPr>
                            <wps:wsp>
                              <wps:cNvPr id="1766391480" name="Freeform 12"/>
                              <wps:cNvSpPr>
                                <a:spLocks/>
                              </wps:cNvSpPr>
                              <wps:spPr bwMode="auto">
                                <a:xfrm>
                                  <a:off x="5681389"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1" name="Freeform 13"/>
                              <wps:cNvSpPr>
                                <a:spLocks/>
                              </wps:cNvSpPr>
                              <wps:spPr bwMode="auto">
                                <a:xfrm>
                                  <a:off x="5619477"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2" name="Group 1766391482"/>
                            <wpg:cNvGrpSpPr/>
                            <wpg:grpSpPr>
                              <a:xfrm>
                                <a:off x="5710314" y="1939343"/>
                                <a:ext cx="91127" cy="99807"/>
                                <a:chOff x="5710314" y="1939335"/>
                                <a:chExt cx="233362" cy="255587"/>
                              </a:xfrm>
                              <a:grpFill/>
                            </wpg:grpSpPr>
                            <wps:wsp>
                              <wps:cNvPr id="1766391483" name="Freeform 12"/>
                              <wps:cNvSpPr>
                                <a:spLocks/>
                              </wps:cNvSpPr>
                              <wps:spPr bwMode="auto">
                                <a:xfrm>
                                  <a:off x="5772226"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4" name="Freeform 13"/>
                              <wps:cNvSpPr>
                                <a:spLocks/>
                              </wps:cNvSpPr>
                              <wps:spPr bwMode="auto">
                                <a:xfrm>
                                  <a:off x="5710314"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485" name="Group 1766391485"/>
                            <wpg:cNvGrpSpPr/>
                            <wpg:grpSpPr>
                              <a:xfrm>
                                <a:off x="5792704" y="1925054"/>
                                <a:ext cx="91127" cy="99807"/>
                                <a:chOff x="5792704" y="1925046"/>
                                <a:chExt cx="233362" cy="255587"/>
                              </a:xfrm>
                              <a:grpFill/>
                            </wpg:grpSpPr>
                            <wps:wsp>
                              <wps:cNvPr id="1766391486" name="Freeform 12"/>
                              <wps:cNvSpPr>
                                <a:spLocks/>
                              </wps:cNvSpPr>
                              <wps:spPr bwMode="auto">
                                <a:xfrm>
                                  <a:off x="5854616"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487" name="Freeform 13"/>
                              <wps:cNvSpPr>
                                <a:spLocks/>
                              </wps:cNvSpPr>
                              <wps:spPr bwMode="auto">
                                <a:xfrm>
                                  <a:off x="5792704"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488" name="TextBox 31"/>
                          <wps:cNvSpPr txBox="1"/>
                          <wps:spPr>
                            <a:xfrm>
                              <a:off x="1555657" y="1165122"/>
                              <a:ext cx="1381125" cy="184666"/>
                            </a:xfrm>
                            <a:prstGeom prst="rect">
                              <a:avLst/>
                            </a:prstGeom>
                            <a:noFill/>
                          </wps:spPr>
                          <wps:txbx>
                            <w:txbxContent>
                              <w:p w14:paraId="2A674BB0"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wps:txbx>
                          <wps:bodyPr wrap="square" rtlCol="0">
                            <a:spAutoFit/>
                          </wps:bodyPr>
                        </wps:wsp>
                        <wps:wsp>
                          <wps:cNvPr id="1766391489" name="Rectangle 1766391489"/>
                          <wps:cNvSpPr/>
                          <wps:spPr>
                            <a:xfrm>
                              <a:off x="1769645" y="1310904"/>
                              <a:ext cx="1349344" cy="230251"/>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7FCBE"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0" name="Rectangle 1766391490"/>
                          <wps:cNvSpPr/>
                          <wps:spPr>
                            <a:xfrm>
                              <a:off x="1769645" y="1539880"/>
                              <a:ext cx="1349344" cy="59007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12E45"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wps:txbx>
                          <wps:bodyPr rtlCol="0" anchor="ctr"/>
                        </wps:wsp>
                        <wps:wsp>
                          <wps:cNvPr id="1766391491" name="TextBox 34"/>
                          <wps:cNvSpPr txBox="1"/>
                          <wps:spPr>
                            <a:xfrm>
                              <a:off x="1858111" y="1523009"/>
                              <a:ext cx="1205896" cy="184666"/>
                            </a:xfrm>
                            <a:prstGeom prst="rect">
                              <a:avLst/>
                            </a:prstGeom>
                            <a:noFill/>
                          </wps:spPr>
                          <wps:txbx>
                            <w:txbxContent>
                              <w:p w14:paraId="70FD57D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wps:txbx>
                          <wps:bodyPr wrap="square" rtlCol="0" anchor="ctr">
                            <a:spAutoFit/>
                          </wps:bodyPr>
                        </wps:wsp>
                        <wps:wsp>
                          <wps:cNvPr id="1766391492" name="TextBox 35"/>
                          <wps:cNvSpPr txBox="1"/>
                          <wps:spPr>
                            <a:xfrm>
                              <a:off x="3722762" y="1713258"/>
                              <a:ext cx="497692" cy="184666"/>
                            </a:xfrm>
                            <a:prstGeom prst="rect">
                              <a:avLst/>
                            </a:prstGeom>
                            <a:noFill/>
                          </wps:spPr>
                          <wps:txbx>
                            <w:txbxContent>
                              <w:p w14:paraId="02A2DB1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g:grpSp>
                          <wpg:cNvPr id="1766391493" name="Group 1766391493"/>
                          <wpg:cNvGrpSpPr/>
                          <wpg:grpSpPr>
                            <a:xfrm>
                              <a:off x="1983528" y="1910569"/>
                              <a:ext cx="473149" cy="143048"/>
                              <a:chOff x="1983528" y="1910569"/>
                              <a:chExt cx="473149" cy="143048"/>
                            </a:xfrm>
                          </wpg:grpSpPr>
                          <wpg:grpSp>
                            <wpg:cNvPr id="1766391494" name="Group 1766391494"/>
                            <wpg:cNvGrpSpPr/>
                            <wpg:grpSpPr>
                              <a:xfrm>
                                <a:off x="1983528" y="1910569"/>
                                <a:ext cx="225745" cy="143048"/>
                                <a:chOff x="1983528" y="1910569"/>
                                <a:chExt cx="225745" cy="143048"/>
                              </a:xfrm>
                            </wpg:grpSpPr>
                            <wpg:grpSp>
                              <wpg:cNvPr id="1766391495" name="Group 1766391495"/>
                              <wpg:cNvGrpSpPr/>
                              <wpg:grpSpPr>
                                <a:xfrm>
                                  <a:off x="2113068" y="1957412"/>
                                  <a:ext cx="96205" cy="96205"/>
                                  <a:chOff x="2113068" y="1957412"/>
                                  <a:chExt cx="120413" cy="120413"/>
                                </a:xfrm>
                                <a:solidFill>
                                  <a:srgbClr val="CF3A17"/>
                                </a:solidFill>
                              </wpg:grpSpPr>
                              <wps:wsp>
                                <wps:cNvPr id="1766391496" name="AutoShape 87"/>
                                <wps:cNvSpPr>
                                  <a:spLocks/>
                                </wps:cNvSpPr>
                                <wps:spPr bwMode="auto">
                                  <a:xfrm>
                                    <a:off x="2113068"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497" name="Shape 4566"/>
                                <wps:cNvSpPr/>
                                <wps:spPr>
                                  <a:xfrm rot="15837674" flipH="1">
                                    <a:off x="2170303"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498" name="Shape 4566"/>
                                <wps:cNvSpPr/>
                                <wps:spPr>
                                  <a:xfrm rot="5762326">
                                    <a:off x="2147759"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499" name="Freeform 39"/>
                              <wps:cNvSpPr>
                                <a:spLocks noEditPoints="1"/>
                              </wps:cNvSpPr>
                              <wps:spPr bwMode="auto">
                                <a:xfrm>
                                  <a:off x="1983528"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00" name="Group 1766391500"/>
                            <wpg:cNvGrpSpPr/>
                            <wpg:grpSpPr>
                              <a:xfrm>
                                <a:off x="2230932" y="1910569"/>
                                <a:ext cx="225745" cy="143048"/>
                                <a:chOff x="2230932" y="1910569"/>
                                <a:chExt cx="225745" cy="143048"/>
                              </a:xfrm>
                            </wpg:grpSpPr>
                            <wpg:grpSp>
                              <wpg:cNvPr id="1766391501" name="Group 1766391501"/>
                              <wpg:cNvGrpSpPr/>
                              <wpg:grpSpPr>
                                <a:xfrm>
                                  <a:off x="2360472" y="1957412"/>
                                  <a:ext cx="96205" cy="96205"/>
                                  <a:chOff x="2360472" y="1957412"/>
                                  <a:chExt cx="120413" cy="120413"/>
                                </a:xfrm>
                                <a:solidFill>
                                  <a:srgbClr val="CF3A17"/>
                                </a:solidFill>
                              </wpg:grpSpPr>
                              <wps:wsp>
                                <wps:cNvPr id="1766391502" name="AutoShape 87"/>
                                <wps:cNvSpPr>
                                  <a:spLocks/>
                                </wps:cNvSpPr>
                                <wps:spPr bwMode="auto">
                                  <a:xfrm>
                                    <a:off x="2360472" y="1957412"/>
                                    <a:ext cx="120413" cy="120413"/>
                                  </a:xfrm>
                                  <a:custGeom>
                                    <a:avLst/>
                                    <a:gdLst/>
                                    <a:ahLst/>
                                    <a:cxnLst/>
                                    <a:rect l="0" t="0" r="r" b="b"/>
                                    <a:pathLst>
                                      <a:path w="21600" h="21600">
                                        <a:moveTo>
                                          <a:pt x="14639" y="4177"/>
                                        </a:moveTo>
                                        <a:cubicBezTo>
                                          <a:pt x="13467" y="3492"/>
                                          <a:pt x="12187" y="3150"/>
                                          <a:pt x="10800" y="3150"/>
                                        </a:cubicBezTo>
                                        <a:cubicBezTo>
                                          <a:pt x="9413" y="3150"/>
                                          <a:pt x="8133" y="3492"/>
                                          <a:pt x="6961" y="4177"/>
                                        </a:cubicBezTo>
                                        <a:cubicBezTo>
                                          <a:pt x="5789" y="4861"/>
                                          <a:pt x="4861" y="5789"/>
                                          <a:pt x="4177" y="6961"/>
                                        </a:cubicBezTo>
                                        <a:cubicBezTo>
                                          <a:pt x="3492" y="8133"/>
                                          <a:pt x="3150" y="9413"/>
                                          <a:pt x="3150" y="10800"/>
                                        </a:cubicBezTo>
                                        <a:cubicBezTo>
                                          <a:pt x="3150" y="12187"/>
                                          <a:pt x="3492" y="13467"/>
                                          <a:pt x="4177" y="14639"/>
                                        </a:cubicBezTo>
                                        <a:cubicBezTo>
                                          <a:pt x="4861" y="15811"/>
                                          <a:pt x="5789" y="16739"/>
                                          <a:pt x="6961" y="17423"/>
                                        </a:cubicBezTo>
                                        <a:cubicBezTo>
                                          <a:pt x="8133" y="18108"/>
                                          <a:pt x="9413" y="18450"/>
                                          <a:pt x="10800" y="18450"/>
                                        </a:cubicBezTo>
                                        <a:cubicBezTo>
                                          <a:pt x="12187" y="18450"/>
                                          <a:pt x="13467" y="18108"/>
                                          <a:pt x="14639" y="17423"/>
                                        </a:cubicBezTo>
                                        <a:cubicBezTo>
                                          <a:pt x="15811" y="16739"/>
                                          <a:pt x="16739" y="15811"/>
                                          <a:pt x="17423" y="14639"/>
                                        </a:cubicBezTo>
                                        <a:cubicBezTo>
                                          <a:pt x="18108" y="13467"/>
                                          <a:pt x="18450" y="12187"/>
                                          <a:pt x="18450" y="10800"/>
                                        </a:cubicBezTo>
                                        <a:cubicBezTo>
                                          <a:pt x="18450" y="9413"/>
                                          <a:pt x="18108" y="8133"/>
                                          <a:pt x="17423" y="6961"/>
                                        </a:cubicBezTo>
                                        <a:cubicBezTo>
                                          <a:pt x="16739" y="5789"/>
                                          <a:pt x="15811" y="4861"/>
                                          <a:pt x="14639" y="4177"/>
                                        </a:cubicBezTo>
                                        <a:close/>
                                        <a:moveTo>
                                          <a:pt x="20151" y="5379"/>
                                        </a:moveTo>
                                        <a:cubicBezTo>
                                          <a:pt x="21117" y="7034"/>
                                          <a:pt x="21600" y="8841"/>
                                          <a:pt x="21600" y="10800"/>
                                        </a:cubicBezTo>
                                        <a:cubicBezTo>
                                          <a:pt x="21600" y="12760"/>
                                          <a:pt x="21117" y="14567"/>
                                          <a:pt x="20151" y="16221"/>
                                        </a:cubicBezTo>
                                        <a:cubicBezTo>
                                          <a:pt x="19186" y="17876"/>
                                          <a:pt x="17876" y="19186"/>
                                          <a:pt x="16221" y="20152"/>
                                        </a:cubicBezTo>
                                        <a:cubicBezTo>
                                          <a:pt x="14566" y="21117"/>
                                          <a:pt x="12759" y="21600"/>
                                          <a:pt x="10800" y="21600"/>
                                        </a:cubicBezTo>
                                        <a:cubicBezTo>
                                          <a:pt x="8840" y="21600"/>
                                          <a:pt x="7033" y="21117"/>
                                          <a:pt x="5379" y="20152"/>
                                        </a:cubicBezTo>
                                        <a:cubicBezTo>
                                          <a:pt x="3724" y="19186"/>
                                          <a:pt x="2414" y="17876"/>
                                          <a:pt x="1449" y="16221"/>
                                        </a:cubicBezTo>
                                        <a:cubicBezTo>
                                          <a:pt x="483" y="14567"/>
                                          <a:pt x="0" y="12760"/>
                                          <a:pt x="0" y="10800"/>
                                        </a:cubicBezTo>
                                        <a:cubicBezTo>
                                          <a:pt x="0" y="8841"/>
                                          <a:pt x="483" y="7034"/>
                                          <a:pt x="1449" y="5379"/>
                                        </a:cubicBezTo>
                                        <a:cubicBezTo>
                                          <a:pt x="2414" y="3724"/>
                                          <a:pt x="3724" y="2414"/>
                                          <a:pt x="5379" y="1449"/>
                                        </a:cubicBezTo>
                                        <a:cubicBezTo>
                                          <a:pt x="7033" y="483"/>
                                          <a:pt x="8840" y="0"/>
                                          <a:pt x="10800" y="0"/>
                                        </a:cubicBezTo>
                                        <a:cubicBezTo>
                                          <a:pt x="12759" y="0"/>
                                          <a:pt x="14566" y="483"/>
                                          <a:pt x="16221" y="1449"/>
                                        </a:cubicBezTo>
                                        <a:cubicBezTo>
                                          <a:pt x="17876" y="2414"/>
                                          <a:pt x="19186" y="3724"/>
                                          <a:pt x="20151" y="5379"/>
                                        </a:cubicBezTo>
                                        <a:close/>
                                        <a:moveTo>
                                          <a:pt x="20151" y="5379"/>
                                        </a:moveTo>
                                      </a:path>
                                    </a:pathLst>
                                  </a:custGeom>
                                  <a:grpFill/>
                                  <a:ln>
                                    <a:noFill/>
                                  </a:ln>
                                  <a:extLs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w="12700" cap="flat">
                                        <a:solidFill>
                                          <a:schemeClr val="tx1"/>
                                        </a:solidFill>
                                        <a:miter lim="800000"/>
                                        <a:headEnd type="none" w="med" len="med"/>
                                        <a:tailEnd type="none" w="med" len="med"/>
                                      </a14:hiddenLine>
                                    </a:ext>
                                  </a:extLst>
                                </wps:spPr>
                                <wps:bodyPr lIns="0" tIns="0" rIns="0" bIns="0"/>
                              </wps:wsp>
                              <wps:wsp>
                                <wps:cNvPr id="1766391503" name="Shape 4566"/>
                                <wps:cNvSpPr/>
                                <wps:spPr>
                                  <a:xfrm rot="15837674" flipH="1">
                                    <a:off x="2417707" y="1999957"/>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s:wsp>
                                <wps:cNvPr id="1766391504" name="Shape 4566"/>
                                <wps:cNvSpPr/>
                                <wps:spPr>
                                  <a:xfrm rot="5762326">
                                    <a:off x="2395163" y="2015946"/>
                                    <a:ext cx="34292" cy="2132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solidFill>
                                      <a:srgbClr val="C00000"/>
                                    </a:solidFill>
                                    <a:miter lim="400000"/>
                                  </a:ln>
                                </wps:spPr>
                                <wps:bodyPr lIns="38100" tIns="38100" rIns="38100" bIns="38100" anchor="ctr"/>
                              </wps:wsp>
                            </wpg:grpSp>
                            <wps:wsp>
                              <wps:cNvPr id="1766391505" name="Freeform 39"/>
                              <wps:cNvSpPr>
                                <a:spLocks noEditPoints="1"/>
                              </wps:cNvSpPr>
                              <wps:spPr bwMode="auto">
                                <a:xfrm>
                                  <a:off x="2230932" y="1910569"/>
                                  <a:ext cx="134560" cy="107738"/>
                                </a:xfrm>
                                <a:custGeom>
                                  <a:avLst/>
                                  <a:gdLst>
                                    <a:gd name="T0" fmla="*/ 367 w 3585"/>
                                    <a:gd name="T1" fmla="*/ 2153 h 2869"/>
                                    <a:gd name="T2" fmla="*/ 3217 w 3585"/>
                                    <a:gd name="T3" fmla="*/ 369 h 2869"/>
                                    <a:gd name="T4" fmla="*/ 269 w 3585"/>
                                    <a:gd name="T5" fmla="*/ 0 h 2869"/>
                                    <a:gd name="T6" fmla="*/ 3355 w 3585"/>
                                    <a:gd name="T7" fmla="*/ 2 h 2869"/>
                                    <a:gd name="T8" fmla="*/ 3429 w 3585"/>
                                    <a:gd name="T9" fmla="*/ 25 h 2869"/>
                                    <a:gd name="T10" fmla="*/ 3492 w 3585"/>
                                    <a:gd name="T11" fmla="*/ 67 h 2869"/>
                                    <a:gd name="T12" fmla="*/ 3541 w 3585"/>
                                    <a:gd name="T13" fmla="*/ 124 h 2869"/>
                                    <a:gd name="T14" fmla="*/ 3574 w 3585"/>
                                    <a:gd name="T15" fmla="*/ 192 h 2869"/>
                                    <a:gd name="T16" fmla="*/ 3585 w 3585"/>
                                    <a:gd name="T17" fmla="*/ 270 h 2869"/>
                                    <a:gd name="T18" fmla="*/ 3583 w 3585"/>
                                    <a:gd name="T19" fmla="*/ 2291 h 2869"/>
                                    <a:gd name="T20" fmla="*/ 3560 w 3585"/>
                                    <a:gd name="T21" fmla="*/ 2365 h 2869"/>
                                    <a:gd name="T22" fmla="*/ 3520 w 3585"/>
                                    <a:gd name="T23" fmla="*/ 2429 h 2869"/>
                                    <a:gd name="T24" fmla="*/ 3463 w 3585"/>
                                    <a:gd name="T25" fmla="*/ 2478 h 2869"/>
                                    <a:gd name="T26" fmla="*/ 3393 w 3585"/>
                                    <a:gd name="T27" fmla="*/ 2509 h 2869"/>
                                    <a:gd name="T28" fmla="*/ 3316 w 3585"/>
                                    <a:gd name="T29" fmla="*/ 2521 h 2869"/>
                                    <a:gd name="T30" fmla="*/ 2778 w 3585"/>
                                    <a:gd name="T31" fmla="*/ 2622 h 2869"/>
                                    <a:gd name="T32" fmla="*/ 2811 w 3585"/>
                                    <a:gd name="T33" fmla="*/ 2658 h 2869"/>
                                    <a:gd name="T34" fmla="*/ 2828 w 3585"/>
                                    <a:gd name="T35" fmla="*/ 2702 h 2869"/>
                                    <a:gd name="T36" fmla="*/ 2830 w 3585"/>
                                    <a:gd name="T37" fmla="*/ 2752 h 2869"/>
                                    <a:gd name="T38" fmla="*/ 2812 w 3585"/>
                                    <a:gd name="T39" fmla="*/ 2803 h 2869"/>
                                    <a:gd name="T40" fmla="*/ 2774 w 3585"/>
                                    <a:gd name="T41" fmla="*/ 2844 h 2869"/>
                                    <a:gd name="T42" fmla="*/ 2723 w 3585"/>
                                    <a:gd name="T43" fmla="*/ 2866 h 2869"/>
                                    <a:gd name="T44" fmla="*/ 892 w 3585"/>
                                    <a:gd name="T45" fmla="*/ 2869 h 2869"/>
                                    <a:gd name="T46" fmla="*/ 836 w 3585"/>
                                    <a:gd name="T47" fmla="*/ 2857 h 2869"/>
                                    <a:gd name="T48" fmla="*/ 790 w 3585"/>
                                    <a:gd name="T49" fmla="*/ 2825 h 2869"/>
                                    <a:gd name="T50" fmla="*/ 761 w 3585"/>
                                    <a:gd name="T51" fmla="*/ 2776 h 2869"/>
                                    <a:gd name="T52" fmla="*/ 753 w 3585"/>
                                    <a:gd name="T53" fmla="*/ 2728 h 2869"/>
                                    <a:gd name="T54" fmla="*/ 763 w 3585"/>
                                    <a:gd name="T55" fmla="*/ 2680 h 2869"/>
                                    <a:gd name="T56" fmla="*/ 789 w 3585"/>
                                    <a:gd name="T57" fmla="*/ 2638 h 2869"/>
                                    <a:gd name="T58" fmla="*/ 938 w 3585"/>
                                    <a:gd name="T59" fmla="*/ 2521 h 2869"/>
                                    <a:gd name="T60" fmla="*/ 229 w 3585"/>
                                    <a:gd name="T61" fmla="*/ 2518 h 2869"/>
                                    <a:gd name="T62" fmla="*/ 155 w 3585"/>
                                    <a:gd name="T63" fmla="*/ 2496 h 2869"/>
                                    <a:gd name="T64" fmla="*/ 92 w 3585"/>
                                    <a:gd name="T65" fmla="*/ 2455 h 2869"/>
                                    <a:gd name="T66" fmla="*/ 43 w 3585"/>
                                    <a:gd name="T67" fmla="*/ 2398 h 2869"/>
                                    <a:gd name="T68" fmla="*/ 11 w 3585"/>
                                    <a:gd name="T69" fmla="*/ 2329 h 2869"/>
                                    <a:gd name="T70" fmla="*/ 0 w 3585"/>
                                    <a:gd name="T71" fmla="*/ 2251 h 2869"/>
                                    <a:gd name="T72" fmla="*/ 3 w 3585"/>
                                    <a:gd name="T73" fmla="*/ 230 h 2869"/>
                                    <a:gd name="T74" fmla="*/ 25 w 3585"/>
                                    <a:gd name="T75" fmla="*/ 156 h 2869"/>
                                    <a:gd name="T76" fmla="*/ 66 w 3585"/>
                                    <a:gd name="T77" fmla="*/ 93 h 2869"/>
                                    <a:gd name="T78" fmla="*/ 123 w 3585"/>
                                    <a:gd name="T79" fmla="*/ 44 h 2869"/>
                                    <a:gd name="T80" fmla="*/ 191 w 3585"/>
                                    <a:gd name="T81" fmla="*/ 11 h 2869"/>
                                    <a:gd name="T82" fmla="*/ 269 w 3585"/>
                                    <a:gd name="T83" fmla="*/ 0 h 28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585" h="2869">
                                      <a:moveTo>
                                        <a:pt x="367" y="369"/>
                                      </a:moveTo>
                                      <a:lnTo>
                                        <a:pt x="367" y="2153"/>
                                      </a:lnTo>
                                      <a:lnTo>
                                        <a:pt x="3217" y="2153"/>
                                      </a:lnTo>
                                      <a:lnTo>
                                        <a:pt x="3217" y="369"/>
                                      </a:lnTo>
                                      <a:lnTo>
                                        <a:pt x="367" y="369"/>
                                      </a:lnTo>
                                      <a:close/>
                                      <a:moveTo>
                                        <a:pt x="269" y="0"/>
                                      </a:moveTo>
                                      <a:lnTo>
                                        <a:pt x="3316" y="0"/>
                                      </a:lnTo>
                                      <a:lnTo>
                                        <a:pt x="3355" y="2"/>
                                      </a:lnTo>
                                      <a:lnTo>
                                        <a:pt x="3393" y="11"/>
                                      </a:lnTo>
                                      <a:lnTo>
                                        <a:pt x="3429" y="25"/>
                                      </a:lnTo>
                                      <a:lnTo>
                                        <a:pt x="3463" y="44"/>
                                      </a:lnTo>
                                      <a:lnTo>
                                        <a:pt x="3492" y="67"/>
                                      </a:lnTo>
                                      <a:lnTo>
                                        <a:pt x="3520" y="93"/>
                                      </a:lnTo>
                                      <a:lnTo>
                                        <a:pt x="3541" y="124"/>
                                      </a:lnTo>
                                      <a:lnTo>
                                        <a:pt x="3560" y="156"/>
                                      </a:lnTo>
                                      <a:lnTo>
                                        <a:pt x="3574" y="192"/>
                                      </a:lnTo>
                                      <a:lnTo>
                                        <a:pt x="3583" y="230"/>
                                      </a:lnTo>
                                      <a:lnTo>
                                        <a:pt x="3585" y="270"/>
                                      </a:lnTo>
                                      <a:lnTo>
                                        <a:pt x="3585" y="2251"/>
                                      </a:lnTo>
                                      <a:lnTo>
                                        <a:pt x="3583" y="2291"/>
                                      </a:lnTo>
                                      <a:lnTo>
                                        <a:pt x="3574" y="2329"/>
                                      </a:lnTo>
                                      <a:lnTo>
                                        <a:pt x="3560" y="2365"/>
                                      </a:lnTo>
                                      <a:lnTo>
                                        <a:pt x="3541" y="2398"/>
                                      </a:lnTo>
                                      <a:lnTo>
                                        <a:pt x="3520" y="2429"/>
                                      </a:lnTo>
                                      <a:lnTo>
                                        <a:pt x="3492" y="2455"/>
                                      </a:lnTo>
                                      <a:lnTo>
                                        <a:pt x="3463" y="2478"/>
                                      </a:lnTo>
                                      <a:lnTo>
                                        <a:pt x="3429" y="2496"/>
                                      </a:lnTo>
                                      <a:lnTo>
                                        <a:pt x="3393" y="2509"/>
                                      </a:lnTo>
                                      <a:lnTo>
                                        <a:pt x="3355" y="2518"/>
                                      </a:lnTo>
                                      <a:lnTo>
                                        <a:pt x="3316" y="2521"/>
                                      </a:lnTo>
                                      <a:lnTo>
                                        <a:pt x="2648" y="2521"/>
                                      </a:lnTo>
                                      <a:lnTo>
                                        <a:pt x="2778" y="2622"/>
                                      </a:lnTo>
                                      <a:lnTo>
                                        <a:pt x="2795" y="2638"/>
                                      </a:lnTo>
                                      <a:lnTo>
                                        <a:pt x="2811" y="2658"/>
                                      </a:lnTo>
                                      <a:lnTo>
                                        <a:pt x="2821" y="2680"/>
                                      </a:lnTo>
                                      <a:lnTo>
                                        <a:pt x="2828" y="2702"/>
                                      </a:lnTo>
                                      <a:lnTo>
                                        <a:pt x="2831" y="2728"/>
                                      </a:lnTo>
                                      <a:lnTo>
                                        <a:pt x="2830" y="2752"/>
                                      </a:lnTo>
                                      <a:lnTo>
                                        <a:pt x="2824" y="2776"/>
                                      </a:lnTo>
                                      <a:lnTo>
                                        <a:pt x="2812" y="2803"/>
                                      </a:lnTo>
                                      <a:lnTo>
                                        <a:pt x="2794" y="2825"/>
                                      </a:lnTo>
                                      <a:lnTo>
                                        <a:pt x="2774" y="2844"/>
                                      </a:lnTo>
                                      <a:lnTo>
                                        <a:pt x="2750" y="2857"/>
                                      </a:lnTo>
                                      <a:lnTo>
                                        <a:pt x="2723" y="2866"/>
                                      </a:lnTo>
                                      <a:lnTo>
                                        <a:pt x="2693" y="2869"/>
                                      </a:lnTo>
                                      <a:lnTo>
                                        <a:pt x="892" y="2869"/>
                                      </a:lnTo>
                                      <a:lnTo>
                                        <a:pt x="863" y="2866"/>
                                      </a:lnTo>
                                      <a:lnTo>
                                        <a:pt x="836" y="2857"/>
                                      </a:lnTo>
                                      <a:lnTo>
                                        <a:pt x="811" y="2844"/>
                                      </a:lnTo>
                                      <a:lnTo>
                                        <a:pt x="790" y="2825"/>
                                      </a:lnTo>
                                      <a:lnTo>
                                        <a:pt x="773" y="2803"/>
                                      </a:lnTo>
                                      <a:lnTo>
                                        <a:pt x="761" y="2776"/>
                                      </a:lnTo>
                                      <a:lnTo>
                                        <a:pt x="756" y="2752"/>
                                      </a:lnTo>
                                      <a:lnTo>
                                        <a:pt x="753" y="2728"/>
                                      </a:lnTo>
                                      <a:lnTo>
                                        <a:pt x="757" y="2702"/>
                                      </a:lnTo>
                                      <a:lnTo>
                                        <a:pt x="763" y="2680"/>
                                      </a:lnTo>
                                      <a:lnTo>
                                        <a:pt x="774" y="2658"/>
                                      </a:lnTo>
                                      <a:lnTo>
                                        <a:pt x="789" y="2638"/>
                                      </a:lnTo>
                                      <a:lnTo>
                                        <a:pt x="808" y="2622"/>
                                      </a:lnTo>
                                      <a:lnTo>
                                        <a:pt x="938" y="2521"/>
                                      </a:lnTo>
                                      <a:lnTo>
                                        <a:pt x="269" y="2521"/>
                                      </a:lnTo>
                                      <a:lnTo>
                                        <a:pt x="229" y="2518"/>
                                      </a:lnTo>
                                      <a:lnTo>
                                        <a:pt x="191" y="2509"/>
                                      </a:lnTo>
                                      <a:lnTo>
                                        <a:pt x="155" y="2496"/>
                                      </a:lnTo>
                                      <a:lnTo>
                                        <a:pt x="123" y="2478"/>
                                      </a:lnTo>
                                      <a:lnTo>
                                        <a:pt x="92" y="2455"/>
                                      </a:lnTo>
                                      <a:lnTo>
                                        <a:pt x="66" y="2429"/>
                                      </a:lnTo>
                                      <a:lnTo>
                                        <a:pt x="43" y="2398"/>
                                      </a:lnTo>
                                      <a:lnTo>
                                        <a:pt x="25" y="2365"/>
                                      </a:lnTo>
                                      <a:lnTo>
                                        <a:pt x="11" y="2329"/>
                                      </a:lnTo>
                                      <a:lnTo>
                                        <a:pt x="3" y="2291"/>
                                      </a:lnTo>
                                      <a:lnTo>
                                        <a:pt x="0" y="2251"/>
                                      </a:lnTo>
                                      <a:lnTo>
                                        <a:pt x="0" y="270"/>
                                      </a:lnTo>
                                      <a:lnTo>
                                        <a:pt x="3" y="230"/>
                                      </a:lnTo>
                                      <a:lnTo>
                                        <a:pt x="11" y="192"/>
                                      </a:lnTo>
                                      <a:lnTo>
                                        <a:pt x="25" y="156"/>
                                      </a:lnTo>
                                      <a:lnTo>
                                        <a:pt x="43" y="124"/>
                                      </a:lnTo>
                                      <a:lnTo>
                                        <a:pt x="66" y="93"/>
                                      </a:lnTo>
                                      <a:lnTo>
                                        <a:pt x="92" y="67"/>
                                      </a:lnTo>
                                      <a:lnTo>
                                        <a:pt x="123" y="44"/>
                                      </a:lnTo>
                                      <a:lnTo>
                                        <a:pt x="155" y="25"/>
                                      </a:lnTo>
                                      <a:lnTo>
                                        <a:pt x="191" y="11"/>
                                      </a:lnTo>
                                      <a:lnTo>
                                        <a:pt x="229" y="2"/>
                                      </a:lnTo>
                                      <a:lnTo>
                                        <a:pt x="269" y="0"/>
                                      </a:lnTo>
                                      <a:close/>
                                    </a:path>
                                  </a:pathLst>
                                </a:custGeom>
                                <a:solidFill>
                                  <a:srgbClr val="CF3A17"/>
                                </a:solid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06" name="TextBox 37"/>
                          <wps:cNvSpPr txBox="1"/>
                          <wps:spPr>
                            <a:xfrm>
                              <a:off x="1950390" y="1713258"/>
                              <a:ext cx="497692" cy="184666"/>
                            </a:xfrm>
                            <a:prstGeom prst="rect">
                              <a:avLst/>
                            </a:prstGeom>
                            <a:noFill/>
                          </wps:spPr>
                          <wps:txbx>
                            <w:txbxContent>
                              <w:p w14:paraId="0269825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wps:txbx>
                          <wps:bodyPr wrap="square" rtlCol="0" anchor="ctr">
                            <a:spAutoFit/>
                          </wps:bodyPr>
                        </wps:wsp>
                        <wps:wsp>
                          <wps:cNvPr id="1766391507" name="TextBox 38"/>
                          <wps:cNvSpPr txBox="1"/>
                          <wps:spPr>
                            <a:xfrm>
                              <a:off x="2415535" y="1731248"/>
                              <a:ext cx="663126" cy="184666"/>
                            </a:xfrm>
                            <a:prstGeom prst="rect">
                              <a:avLst/>
                            </a:prstGeom>
                            <a:noFill/>
                          </wps:spPr>
                          <wps:txbx>
                            <w:txbxContent>
                              <w:p w14:paraId="34956DAA"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g:grpSp>
                          <wpg:cNvPr id="1766391508" name="Group 1766391508"/>
                          <wpg:cNvGrpSpPr/>
                          <wpg:grpSpPr>
                            <a:xfrm>
                              <a:off x="2607622" y="1925054"/>
                              <a:ext cx="264354" cy="114096"/>
                              <a:chOff x="2607622" y="1925054"/>
                              <a:chExt cx="264354" cy="114096"/>
                            </a:xfrm>
                            <a:solidFill>
                              <a:srgbClr val="00188D"/>
                            </a:solidFill>
                          </wpg:grpSpPr>
                          <wpg:grpSp>
                            <wpg:cNvPr id="1766391509" name="Group 1766391509"/>
                            <wpg:cNvGrpSpPr/>
                            <wpg:grpSpPr>
                              <a:xfrm>
                                <a:off x="2607622" y="1925054"/>
                                <a:ext cx="91127" cy="99807"/>
                                <a:chOff x="2607622" y="1925046"/>
                                <a:chExt cx="233362" cy="255587"/>
                              </a:xfrm>
                              <a:grpFill/>
                            </wpg:grpSpPr>
                            <wps:wsp>
                              <wps:cNvPr id="1766391510" name="Freeform 12"/>
                              <wps:cNvSpPr>
                                <a:spLocks/>
                              </wps:cNvSpPr>
                              <wps:spPr bwMode="auto">
                                <a:xfrm>
                                  <a:off x="2669534"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1" name="Freeform 13"/>
                              <wps:cNvSpPr>
                                <a:spLocks/>
                              </wps:cNvSpPr>
                              <wps:spPr bwMode="auto">
                                <a:xfrm>
                                  <a:off x="2607622"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2" name="Group 1766391512"/>
                            <wpg:cNvGrpSpPr/>
                            <wpg:grpSpPr>
                              <a:xfrm>
                                <a:off x="2698459" y="1939343"/>
                                <a:ext cx="91127" cy="99807"/>
                                <a:chOff x="2698459" y="1939335"/>
                                <a:chExt cx="233362" cy="255587"/>
                              </a:xfrm>
                              <a:grpFill/>
                            </wpg:grpSpPr>
                            <wps:wsp>
                              <wps:cNvPr id="1766391513" name="Freeform 12"/>
                              <wps:cNvSpPr>
                                <a:spLocks/>
                              </wps:cNvSpPr>
                              <wps:spPr bwMode="auto">
                                <a:xfrm>
                                  <a:off x="2760371" y="1939335"/>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4" name="Freeform 13"/>
                              <wps:cNvSpPr>
                                <a:spLocks/>
                              </wps:cNvSpPr>
                              <wps:spPr bwMode="auto">
                                <a:xfrm>
                                  <a:off x="2698459" y="2088560"/>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g:cNvPr id="1766391515" name="Group 1766391515"/>
                            <wpg:cNvGrpSpPr/>
                            <wpg:grpSpPr>
                              <a:xfrm>
                                <a:off x="2780849" y="1925054"/>
                                <a:ext cx="91127" cy="99807"/>
                                <a:chOff x="2780849" y="1925046"/>
                                <a:chExt cx="233362" cy="255587"/>
                              </a:xfrm>
                              <a:grpFill/>
                            </wpg:grpSpPr>
                            <wps:wsp>
                              <wps:cNvPr id="1766391516" name="Freeform 12"/>
                              <wps:cNvSpPr>
                                <a:spLocks/>
                              </wps:cNvSpPr>
                              <wps:spPr bwMode="auto">
                                <a:xfrm>
                                  <a:off x="2842761" y="1925046"/>
                                  <a:ext cx="107950" cy="134937"/>
                                </a:xfrm>
                                <a:custGeom>
                                  <a:avLst/>
                                  <a:gdLst>
                                    <a:gd name="T0" fmla="*/ 707 w 1416"/>
                                    <a:gd name="T1" fmla="*/ 0 h 1770"/>
                                    <a:gd name="T2" fmla="*/ 708 w 1416"/>
                                    <a:gd name="T3" fmla="*/ 0 h 1770"/>
                                    <a:gd name="T4" fmla="*/ 712 w 1416"/>
                                    <a:gd name="T5" fmla="*/ 0 h 1770"/>
                                    <a:gd name="T6" fmla="*/ 782 w 1416"/>
                                    <a:gd name="T7" fmla="*/ 2 h 1770"/>
                                    <a:gd name="T8" fmla="*/ 954 w 1416"/>
                                    <a:gd name="T9" fmla="*/ 28 h 1770"/>
                                    <a:gd name="T10" fmla="*/ 1094 w 1416"/>
                                    <a:gd name="T11" fmla="*/ 78 h 1770"/>
                                    <a:gd name="T12" fmla="*/ 1202 w 1416"/>
                                    <a:gd name="T13" fmla="*/ 148 h 1770"/>
                                    <a:gd name="T14" fmla="*/ 1283 w 1416"/>
                                    <a:gd name="T15" fmla="*/ 230 h 1770"/>
                                    <a:gd name="T16" fmla="*/ 1340 w 1416"/>
                                    <a:gd name="T17" fmla="*/ 319 h 1770"/>
                                    <a:gd name="T18" fmla="*/ 1376 w 1416"/>
                                    <a:gd name="T19" fmla="*/ 408 h 1770"/>
                                    <a:gd name="T20" fmla="*/ 1394 w 1416"/>
                                    <a:gd name="T21" fmla="*/ 490 h 1770"/>
                                    <a:gd name="T22" fmla="*/ 1399 w 1416"/>
                                    <a:gd name="T23" fmla="*/ 562 h 1770"/>
                                    <a:gd name="T24" fmla="*/ 1391 w 1416"/>
                                    <a:gd name="T25" fmla="*/ 643 h 1770"/>
                                    <a:gd name="T26" fmla="*/ 1378 w 1416"/>
                                    <a:gd name="T27" fmla="*/ 737 h 1770"/>
                                    <a:gd name="T28" fmla="*/ 1365 w 1416"/>
                                    <a:gd name="T29" fmla="*/ 817 h 1770"/>
                                    <a:gd name="T30" fmla="*/ 1355 w 1416"/>
                                    <a:gd name="T31" fmla="*/ 869 h 1770"/>
                                    <a:gd name="T32" fmla="*/ 1355 w 1416"/>
                                    <a:gd name="T33" fmla="*/ 880 h 1770"/>
                                    <a:gd name="T34" fmla="*/ 1373 w 1416"/>
                                    <a:gd name="T35" fmla="*/ 894 h 1770"/>
                                    <a:gd name="T36" fmla="*/ 1398 w 1416"/>
                                    <a:gd name="T37" fmla="*/ 929 h 1770"/>
                                    <a:gd name="T38" fmla="*/ 1415 w 1416"/>
                                    <a:gd name="T39" fmla="*/ 993 h 1770"/>
                                    <a:gd name="T40" fmla="*/ 1407 w 1416"/>
                                    <a:gd name="T41" fmla="*/ 1096 h 1770"/>
                                    <a:gd name="T42" fmla="*/ 1385 w 1416"/>
                                    <a:gd name="T43" fmla="*/ 1170 h 1770"/>
                                    <a:gd name="T44" fmla="*/ 1358 w 1416"/>
                                    <a:gd name="T45" fmla="*/ 1211 h 1770"/>
                                    <a:gd name="T46" fmla="*/ 1327 w 1416"/>
                                    <a:gd name="T47" fmla="*/ 1233 h 1770"/>
                                    <a:gd name="T48" fmla="*/ 1297 w 1416"/>
                                    <a:gd name="T49" fmla="*/ 1247 h 1770"/>
                                    <a:gd name="T50" fmla="*/ 1272 w 1416"/>
                                    <a:gd name="T51" fmla="*/ 1269 h 1770"/>
                                    <a:gd name="T52" fmla="*/ 1257 w 1416"/>
                                    <a:gd name="T53" fmla="*/ 1311 h 1770"/>
                                    <a:gd name="T54" fmla="*/ 1209 w 1416"/>
                                    <a:gd name="T55" fmla="*/ 1446 h 1770"/>
                                    <a:gd name="T56" fmla="*/ 1131 w 1416"/>
                                    <a:gd name="T57" fmla="*/ 1559 h 1770"/>
                                    <a:gd name="T58" fmla="*/ 1038 w 1416"/>
                                    <a:gd name="T59" fmla="*/ 1648 h 1770"/>
                                    <a:gd name="T60" fmla="*/ 945 w 1416"/>
                                    <a:gd name="T61" fmla="*/ 1709 h 1770"/>
                                    <a:gd name="T62" fmla="*/ 815 w 1416"/>
                                    <a:gd name="T63" fmla="*/ 1757 h 1770"/>
                                    <a:gd name="T64" fmla="*/ 708 w 1416"/>
                                    <a:gd name="T65" fmla="*/ 1770 h 1770"/>
                                    <a:gd name="T66" fmla="*/ 707 w 1416"/>
                                    <a:gd name="T67" fmla="*/ 1770 h 1770"/>
                                    <a:gd name="T68" fmla="*/ 549 w 1416"/>
                                    <a:gd name="T69" fmla="*/ 1742 h 1770"/>
                                    <a:gd name="T70" fmla="*/ 441 w 1416"/>
                                    <a:gd name="T71" fmla="*/ 1692 h 1770"/>
                                    <a:gd name="T72" fmla="*/ 346 w 1416"/>
                                    <a:gd name="T73" fmla="*/ 1621 h 1770"/>
                                    <a:gd name="T74" fmla="*/ 257 w 1416"/>
                                    <a:gd name="T75" fmla="*/ 1524 h 1770"/>
                                    <a:gd name="T76" fmla="*/ 186 w 1416"/>
                                    <a:gd name="T77" fmla="*/ 1403 h 1770"/>
                                    <a:gd name="T78" fmla="*/ 155 w 1416"/>
                                    <a:gd name="T79" fmla="*/ 1294 h 1770"/>
                                    <a:gd name="T80" fmla="*/ 135 w 1416"/>
                                    <a:gd name="T81" fmla="*/ 1260 h 1770"/>
                                    <a:gd name="T82" fmla="*/ 109 w 1416"/>
                                    <a:gd name="T83" fmla="*/ 1242 h 1770"/>
                                    <a:gd name="T84" fmla="*/ 79 w 1416"/>
                                    <a:gd name="T85" fmla="*/ 1227 h 1770"/>
                                    <a:gd name="T86" fmla="*/ 49 w 1416"/>
                                    <a:gd name="T87" fmla="*/ 1201 h 1770"/>
                                    <a:gd name="T88" fmla="*/ 22 w 1416"/>
                                    <a:gd name="T89" fmla="*/ 1151 h 1770"/>
                                    <a:gd name="T90" fmla="*/ 4 w 1416"/>
                                    <a:gd name="T91" fmla="*/ 1063 h 1770"/>
                                    <a:gd name="T92" fmla="*/ 5 w 1416"/>
                                    <a:gd name="T93" fmla="*/ 968 h 1770"/>
                                    <a:gd name="T94" fmla="*/ 26 w 1416"/>
                                    <a:gd name="T95" fmla="*/ 914 h 1770"/>
                                    <a:gd name="T96" fmla="*/ 51 w 1416"/>
                                    <a:gd name="T97" fmla="*/ 887 h 1770"/>
                                    <a:gd name="T98" fmla="*/ 62 w 1416"/>
                                    <a:gd name="T99" fmla="*/ 880 h 1770"/>
                                    <a:gd name="T100" fmla="*/ 57 w 1416"/>
                                    <a:gd name="T101" fmla="*/ 856 h 1770"/>
                                    <a:gd name="T102" fmla="*/ 47 w 1416"/>
                                    <a:gd name="T103" fmla="*/ 792 h 1770"/>
                                    <a:gd name="T104" fmla="*/ 33 w 1416"/>
                                    <a:gd name="T105" fmla="*/ 706 h 1770"/>
                                    <a:gd name="T106" fmla="*/ 21 w 1416"/>
                                    <a:gd name="T107" fmla="*/ 612 h 1770"/>
                                    <a:gd name="T108" fmla="*/ 17 w 1416"/>
                                    <a:gd name="T109" fmla="*/ 539 h 1770"/>
                                    <a:gd name="T110" fmla="*/ 25 w 1416"/>
                                    <a:gd name="T111" fmla="*/ 464 h 1770"/>
                                    <a:gd name="T112" fmla="*/ 50 w 1416"/>
                                    <a:gd name="T113" fmla="*/ 378 h 1770"/>
                                    <a:gd name="T114" fmla="*/ 92 w 1416"/>
                                    <a:gd name="T115" fmla="*/ 289 h 1770"/>
                                    <a:gd name="T116" fmla="*/ 157 w 1416"/>
                                    <a:gd name="T117" fmla="*/ 202 h 1770"/>
                                    <a:gd name="T118" fmla="*/ 247 w 1416"/>
                                    <a:gd name="T119" fmla="*/ 123 h 1770"/>
                                    <a:gd name="T120" fmla="*/ 365 w 1416"/>
                                    <a:gd name="T121" fmla="*/ 59 h 1770"/>
                                    <a:gd name="T122" fmla="*/ 514 w 1416"/>
                                    <a:gd name="T123" fmla="*/ 17 h 1770"/>
                                    <a:gd name="T124" fmla="*/ 699 w 1416"/>
                                    <a:gd name="T125" fmla="*/ 0 h 17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16" h="1770">
                                      <a:moveTo>
                                        <a:pt x="699" y="0"/>
                                      </a:moveTo>
                                      <a:lnTo>
                                        <a:pt x="699" y="0"/>
                                      </a:lnTo>
                                      <a:lnTo>
                                        <a:pt x="707" y="0"/>
                                      </a:lnTo>
                                      <a:lnTo>
                                        <a:pt x="707" y="0"/>
                                      </a:lnTo>
                                      <a:lnTo>
                                        <a:pt x="707" y="0"/>
                                      </a:lnTo>
                                      <a:lnTo>
                                        <a:pt x="708" y="0"/>
                                      </a:lnTo>
                                      <a:lnTo>
                                        <a:pt x="708" y="0"/>
                                      </a:lnTo>
                                      <a:lnTo>
                                        <a:pt x="709" y="0"/>
                                      </a:lnTo>
                                      <a:lnTo>
                                        <a:pt x="712" y="0"/>
                                      </a:lnTo>
                                      <a:lnTo>
                                        <a:pt x="717" y="0"/>
                                      </a:lnTo>
                                      <a:lnTo>
                                        <a:pt x="717" y="0"/>
                                      </a:lnTo>
                                      <a:lnTo>
                                        <a:pt x="782" y="2"/>
                                      </a:lnTo>
                                      <a:lnTo>
                                        <a:pt x="844" y="7"/>
                                      </a:lnTo>
                                      <a:lnTo>
                                        <a:pt x="901" y="17"/>
                                      </a:lnTo>
                                      <a:lnTo>
                                        <a:pt x="954" y="28"/>
                                      </a:lnTo>
                                      <a:lnTo>
                                        <a:pt x="1005" y="42"/>
                                      </a:lnTo>
                                      <a:lnTo>
                                        <a:pt x="1051" y="59"/>
                                      </a:lnTo>
                                      <a:lnTo>
                                        <a:pt x="1094" y="78"/>
                                      </a:lnTo>
                                      <a:lnTo>
                                        <a:pt x="1133" y="100"/>
                                      </a:lnTo>
                                      <a:lnTo>
                                        <a:pt x="1169" y="123"/>
                                      </a:lnTo>
                                      <a:lnTo>
                                        <a:pt x="1202" y="148"/>
                                      </a:lnTo>
                                      <a:lnTo>
                                        <a:pt x="1231" y="174"/>
                                      </a:lnTo>
                                      <a:lnTo>
                                        <a:pt x="1259" y="202"/>
                                      </a:lnTo>
                                      <a:lnTo>
                                        <a:pt x="1283" y="230"/>
                                      </a:lnTo>
                                      <a:lnTo>
                                        <a:pt x="1304" y="259"/>
                                      </a:lnTo>
                                      <a:lnTo>
                                        <a:pt x="1324" y="289"/>
                                      </a:lnTo>
                                      <a:lnTo>
                                        <a:pt x="1340" y="319"/>
                                      </a:lnTo>
                                      <a:lnTo>
                                        <a:pt x="1354" y="349"/>
                                      </a:lnTo>
                                      <a:lnTo>
                                        <a:pt x="1366" y="378"/>
                                      </a:lnTo>
                                      <a:lnTo>
                                        <a:pt x="1376" y="408"/>
                                      </a:lnTo>
                                      <a:lnTo>
                                        <a:pt x="1384" y="436"/>
                                      </a:lnTo>
                                      <a:lnTo>
                                        <a:pt x="1390" y="464"/>
                                      </a:lnTo>
                                      <a:lnTo>
                                        <a:pt x="1394" y="490"/>
                                      </a:lnTo>
                                      <a:lnTo>
                                        <a:pt x="1398" y="516"/>
                                      </a:lnTo>
                                      <a:lnTo>
                                        <a:pt x="1399" y="539"/>
                                      </a:lnTo>
                                      <a:lnTo>
                                        <a:pt x="1399" y="562"/>
                                      </a:lnTo>
                                      <a:lnTo>
                                        <a:pt x="1398" y="581"/>
                                      </a:lnTo>
                                      <a:lnTo>
                                        <a:pt x="1394" y="612"/>
                                      </a:lnTo>
                                      <a:lnTo>
                                        <a:pt x="1391" y="643"/>
                                      </a:lnTo>
                                      <a:lnTo>
                                        <a:pt x="1387" y="674"/>
                                      </a:lnTo>
                                      <a:lnTo>
                                        <a:pt x="1382" y="706"/>
                                      </a:lnTo>
                                      <a:lnTo>
                                        <a:pt x="1378" y="737"/>
                                      </a:lnTo>
                                      <a:lnTo>
                                        <a:pt x="1373" y="766"/>
                                      </a:lnTo>
                                      <a:lnTo>
                                        <a:pt x="1369" y="792"/>
                                      </a:lnTo>
                                      <a:lnTo>
                                        <a:pt x="1365" y="817"/>
                                      </a:lnTo>
                                      <a:lnTo>
                                        <a:pt x="1362" y="838"/>
                                      </a:lnTo>
                                      <a:lnTo>
                                        <a:pt x="1359" y="856"/>
                                      </a:lnTo>
                                      <a:lnTo>
                                        <a:pt x="1355" y="869"/>
                                      </a:lnTo>
                                      <a:lnTo>
                                        <a:pt x="1354" y="877"/>
                                      </a:lnTo>
                                      <a:lnTo>
                                        <a:pt x="1353" y="880"/>
                                      </a:lnTo>
                                      <a:lnTo>
                                        <a:pt x="1355" y="880"/>
                                      </a:lnTo>
                                      <a:lnTo>
                                        <a:pt x="1360" y="883"/>
                                      </a:lnTo>
                                      <a:lnTo>
                                        <a:pt x="1365" y="887"/>
                                      </a:lnTo>
                                      <a:lnTo>
                                        <a:pt x="1373" y="894"/>
                                      </a:lnTo>
                                      <a:lnTo>
                                        <a:pt x="1381" y="903"/>
                                      </a:lnTo>
                                      <a:lnTo>
                                        <a:pt x="1389" y="914"/>
                                      </a:lnTo>
                                      <a:lnTo>
                                        <a:pt x="1398" y="929"/>
                                      </a:lnTo>
                                      <a:lnTo>
                                        <a:pt x="1405" y="947"/>
                                      </a:lnTo>
                                      <a:lnTo>
                                        <a:pt x="1411" y="968"/>
                                      </a:lnTo>
                                      <a:lnTo>
                                        <a:pt x="1415" y="993"/>
                                      </a:lnTo>
                                      <a:lnTo>
                                        <a:pt x="1416" y="1023"/>
                                      </a:lnTo>
                                      <a:lnTo>
                                        <a:pt x="1412" y="1063"/>
                                      </a:lnTo>
                                      <a:lnTo>
                                        <a:pt x="1407" y="1096"/>
                                      </a:lnTo>
                                      <a:lnTo>
                                        <a:pt x="1401" y="1126"/>
                                      </a:lnTo>
                                      <a:lnTo>
                                        <a:pt x="1393" y="1151"/>
                                      </a:lnTo>
                                      <a:lnTo>
                                        <a:pt x="1385" y="1170"/>
                                      </a:lnTo>
                                      <a:lnTo>
                                        <a:pt x="1376" y="1188"/>
                                      </a:lnTo>
                                      <a:lnTo>
                                        <a:pt x="1367" y="1201"/>
                                      </a:lnTo>
                                      <a:lnTo>
                                        <a:pt x="1358" y="1211"/>
                                      </a:lnTo>
                                      <a:lnTo>
                                        <a:pt x="1347" y="1220"/>
                                      </a:lnTo>
                                      <a:lnTo>
                                        <a:pt x="1337" y="1227"/>
                                      </a:lnTo>
                                      <a:lnTo>
                                        <a:pt x="1327" y="1233"/>
                                      </a:lnTo>
                                      <a:lnTo>
                                        <a:pt x="1316" y="1238"/>
                                      </a:lnTo>
                                      <a:lnTo>
                                        <a:pt x="1307" y="1242"/>
                                      </a:lnTo>
                                      <a:lnTo>
                                        <a:pt x="1297" y="1247"/>
                                      </a:lnTo>
                                      <a:lnTo>
                                        <a:pt x="1289" y="1253"/>
                                      </a:lnTo>
                                      <a:lnTo>
                                        <a:pt x="1281" y="1260"/>
                                      </a:lnTo>
                                      <a:lnTo>
                                        <a:pt x="1272" y="1269"/>
                                      </a:lnTo>
                                      <a:lnTo>
                                        <a:pt x="1266" y="1280"/>
                                      </a:lnTo>
                                      <a:lnTo>
                                        <a:pt x="1261" y="1294"/>
                                      </a:lnTo>
                                      <a:lnTo>
                                        <a:pt x="1257" y="1311"/>
                                      </a:lnTo>
                                      <a:lnTo>
                                        <a:pt x="1245" y="1358"/>
                                      </a:lnTo>
                                      <a:lnTo>
                                        <a:pt x="1229" y="1403"/>
                                      </a:lnTo>
                                      <a:lnTo>
                                        <a:pt x="1209" y="1446"/>
                                      </a:lnTo>
                                      <a:lnTo>
                                        <a:pt x="1185" y="1486"/>
                                      </a:lnTo>
                                      <a:lnTo>
                                        <a:pt x="1160" y="1524"/>
                                      </a:lnTo>
                                      <a:lnTo>
                                        <a:pt x="1131" y="1559"/>
                                      </a:lnTo>
                                      <a:lnTo>
                                        <a:pt x="1100" y="1591"/>
                                      </a:lnTo>
                                      <a:lnTo>
                                        <a:pt x="1069" y="1621"/>
                                      </a:lnTo>
                                      <a:lnTo>
                                        <a:pt x="1038" y="1648"/>
                                      </a:lnTo>
                                      <a:lnTo>
                                        <a:pt x="1006" y="1671"/>
                                      </a:lnTo>
                                      <a:lnTo>
                                        <a:pt x="975" y="1692"/>
                                      </a:lnTo>
                                      <a:lnTo>
                                        <a:pt x="945" y="1709"/>
                                      </a:lnTo>
                                      <a:lnTo>
                                        <a:pt x="918" y="1722"/>
                                      </a:lnTo>
                                      <a:lnTo>
                                        <a:pt x="867" y="1742"/>
                                      </a:lnTo>
                                      <a:lnTo>
                                        <a:pt x="815" y="1757"/>
                                      </a:lnTo>
                                      <a:lnTo>
                                        <a:pt x="763" y="1765"/>
                                      </a:lnTo>
                                      <a:lnTo>
                                        <a:pt x="708" y="1770"/>
                                      </a:lnTo>
                                      <a:lnTo>
                                        <a:pt x="708" y="1770"/>
                                      </a:lnTo>
                                      <a:lnTo>
                                        <a:pt x="708" y="1770"/>
                                      </a:lnTo>
                                      <a:lnTo>
                                        <a:pt x="707" y="1770"/>
                                      </a:lnTo>
                                      <a:lnTo>
                                        <a:pt x="707" y="1770"/>
                                      </a:lnTo>
                                      <a:lnTo>
                                        <a:pt x="653" y="1765"/>
                                      </a:lnTo>
                                      <a:lnTo>
                                        <a:pt x="601" y="1757"/>
                                      </a:lnTo>
                                      <a:lnTo>
                                        <a:pt x="549" y="1742"/>
                                      </a:lnTo>
                                      <a:lnTo>
                                        <a:pt x="498" y="1722"/>
                                      </a:lnTo>
                                      <a:lnTo>
                                        <a:pt x="470" y="1709"/>
                                      </a:lnTo>
                                      <a:lnTo>
                                        <a:pt x="441" y="1692"/>
                                      </a:lnTo>
                                      <a:lnTo>
                                        <a:pt x="410" y="1671"/>
                                      </a:lnTo>
                                      <a:lnTo>
                                        <a:pt x="378" y="1648"/>
                                      </a:lnTo>
                                      <a:lnTo>
                                        <a:pt x="346" y="1621"/>
                                      </a:lnTo>
                                      <a:lnTo>
                                        <a:pt x="316" y="1591"/>
                                      </a:lnTo>
                                      <a:lnTo>
                                        <a:pt x="285" y="1559"/>
                                      </a:lnTo>
                                      <a:lnTo>
                                        <a:pt x="257" y="1524"/>
                                      </a:lnTo>
                                      <a:lnTo>
                                        <a:pt x="230" y="1486"/>
                                      </a:lnTo>
                                      <a:lnTo>
                                        <a:pt x="207" y="1446"/>
                                      </a:lnTo>
                                      <a:lnTo>
                                        <a:pt x="186" y="1403"/>
                                      </a:lnTo>
                                      <a:lnTo>
                                        <a:pt x="171" y="1358"/>
                                      </a:lnTo>
                                      <a:lnTo>
                                        <a:pt x="159" y="1311"/>
                                      </a:lnTo>
                                      <a:lnTo>
                                        <a:pt x="155" y="1294"/>
                                      </a:lnTo>
                                      <a:lnTo>
                                        <a:pt x="149" y="1280"/>
                                      </a:lnTo>
                                      <a:lnTo>
                                        <a:pt x="143" y="1269"/>
                                      </a:lnTo>
                                      <a:lnTo>
                                        <a:pt x="135" y="1260"/>
                                      </a:lnTo>
                                      <a:lnTo>
                                        <a:pt x="127" y="1253"/>
                                      </a:lnTo>
                                      <a:lnTo>
                                        <a:pt x="119" y="1247"/>
                                      </a:lnTo>
                                      <a:lnTo>
                                        <a:pt x="109" y="1242"/>
                                      </a:lnTo>
                                      <a:lnTo>
                                        <a:pt x="99" y="1238"/>
                                      </a:lnTo>
                                      <a:lnTo>
                                        <a:pt x="89" y="1233"/>
                                      </a:lnTo>
                                      <a:lnTo>
                                        <a:pt x="79" y="1227"/>
                                      </a:lnTo>
                                      <a:lnTo>
                                        <a:pt x="68" y="1220"/>
                                      </a:lnTo>
                                      <a:lnTo>
                                        <a:pt x="58" y="1211"/>
                                      </a:lnTo>
                                      <a:lnTo>
                                        <a:pt x="49" y="1201"/>
                                      </a:lnTo>
                                      <a:lnTo>
                                        <a:pt x="40" y="1188"/>
                                      </a:lnTo>
                                      <a:lnTo>
                                        <a:pt x="30" y="1170"/>
                                      </a:lnTo>
                                      <a:lnTo>
                                        <a:pt x="22" y="1151"/>
                                      </a:lnTo>
                                      <a:lnTo>
                                        <a:pt x="15" y="1126"/>
                                      </a:lnTo>
                                      <a:lnTo>
                                        <a:pt x="9" y="1096"/>
                                      </a:lnTo>
                                      <a:lnTo>
                                        <a:pt x="4" y="1063"/>
                                      </a:lnTo>
                                      <a:lnTo>
                                        <a:pt x="0" y="1023"/>
                                      </a:lnTo>
                                      <a:lnTo>
                                        <a:pt x="1" y="993"/>
                                      </a:lnTo>
                                      <a:lnTo>
                                        <a:pt x="5" y="968"/>
                                      </a:lnTo>
                                      <a:lnTo>
                                        <a:pt x="11" y="947"/>
                                      </a:lnTo>
                                      <a:lnTo>
                                        <a:pt x="18" y="929"/>
                                      </a:lnTo>
                                      <a:lnTo>
                                        <a:pt x="26" y="914"/>
                                      </a:lnTo>
                                      <a:lnTo>
                                        <a:pt x="35" y="903"/>
                                      </a:lnTo>
                                      <a:lnTo>
                                        <a:pt x="43" y="894"/>
                                      </a:lnTo>
                                      <a:lnTo>
                                        <a:pt x="51" y="887"/>
                                      </a:lnTo>
                                      <a:lnTo>
                                        <a:pt x="56" y="883"/>
                                      </a:lnTo>
                                      <a:lnTo>
                                        <a:pt x="60" y="880"/>
                                      </a:lnTo>
                                      <a:lnTo>
                                        <a:pt x="62" y="880"/>
                                      </a:lnTo>
                                      <a:lnTo>
                                        <a:pt x="61" y="877"/>
                                      </a:lnTo>
                                      <a:lnTo>
                                        <a:pt x="60" y="869"/>
                                      </a:lnTo>
                                      <a:lnTo>
                                        <a:pt x="57" y="856"/>
                                      </a:lnTo>
                                      <a:lnTo>
                                        <a:pt x="54" y="838"/>
                                      </a:lnTo>
                                      <a:lnTo>
                                        <a:pt x="51" y="817"/>
                                      </a:lnTo>
                                      <a:lnTo>
                                        <a:pt x="47" y="792"/>
                                      </a:lnTo>
                                      <a:lnTo>
                                        <a:pt x="43" y="766"/>
                                      </a:lnTo>
                                      <a:lnTo>
                                        <a:pt x="38" y="737"/>
                                      </a:lnTo>
                                      <a:lnTo>
                                        <a:pt x="33" y="706"/>
                                      </a:lnTo>
                                      <a:lnTo>
                                        <a:pt x="29" y="674"/>
                                      </a:lnTo>
                                      <a:lnTo>
                                        <a:pt x="24" y="643"/>
                                      </a:lnTo>
                                      <a:lnTo>
                                        <a:pt x="21" y="612"/>
                                      </a:lnTo>
                                      <a:lnTo>
                                        <a:pt x="18" y="581"/>
                                      </a:lnTo>
                                      <a:lnTo>
                                        <a:pt x="17" y="562"/>
                                      </a:lnTo>
                                      <a:lnTo>
                                        <a:pt x="17" y="539"/>
                                      </a:lnTo>
                                      <a:lnTo>
                                        <a:pt x="18" y="516"/>
                                      </a:lnTo>
                                      <a:lnTo>
                                        <a:pt x="21" y="490"/>
                                      </a:lnTo>
                                      <a:lnTo>
                                        <a:pt x="25" y="464"/>
                                      </a:lnTo>
                                      <a:lnTo>
                                        <a:pt x="31" y="436"/>
                                      </a:lnTo>
                                      <a:lnTo>
                                        <a:pt x="40" y="408"/>
                                      </a:lnTo>
                                      <a:lnTo>
                                        <a:pt x="50" y="378"/>
                                      </a:lnTo>
                                      <a:lnTo>
                                        <a:pt x="61" y="349"/>
                                      </a:lnTo>
                                      <a:lnTo>
                                        <a:pt x="76" y="319"/>
                                      </a:lnTo>
                                      <a:lnTo>
                                        <a:pt x="92" y="289"/>
                                      </a:lnTo>
                                      <a:lnTo>
                                        <a:pt x="111" y="259"/>
                                      </a:lnTo>
                                      <a:lnTo>
                                        <a:pt x="133" y="230"/>
                                      </a:lnTo>
                                      <a:lnTo>
                                        <a:pt x="157" y="202"/>
                                      </a:lnTo>
                                      <a:lnTo>
                                        <a:pt x="184" y="174"/>
                                      </a:lnTo>
                                      <a:lnTo>
                                        <a:pt x="214" y="148"/>
                                      </a:lnTo>
                                      <a:lnTo>
                                        <a:pt x="247" y="123"/>
                                      </a:lnTo>
                                      <a:lnTo>
                                        <a:pt x="283" y="100"/>
                                      </a:lnTo>
                                      <a:lnTo>
                                        <a:pt x="323" y="78"/>
                                      </a:lnTo>
                                      <a:lnTo>
                                        <a:pt x="365" y="59"/>
                                      </a:lnTo>
                                      <a:lnTo>
                                        <a:pt x="411" y="42"/>
                                      </a:lnTo>
                                      <a:lnTo>
                                        <a:pt x="461" y="28"/>
                                      </a:lnTo>
                                      <a:lnTo>
                                        <a:pt x="514" y="17"/>
                                      </a:lnTo>
                                      <a:lnTo>
                                        <a:pt x="572" y="7"/>
                                      </a:lnTo>
                                      <a:lnTo>
                                        <a:pt x="633" y="2"/>
                                      </a:lnTo>
                                      <a:lnTo>
                                        <a:pt x="69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17" name="Freeform 13"/>
                              <wps:cNvSpPr>
                                <a:spLocks/>
                              </wps:cNvSpPr>
                              <wps:spPr bwMode="auto">
                                <a:xfrm>
                                  <a:off x="2780849" y="2074271"/>
                                  <a:ext cx="233362" cy="106362"/>
                                </a:xfrm>
                                <a:custGeom>
                                  <a:avLst/>
                                  <a:gdLst>
                                    <a:gd name="T0" fmla="*/ 1756 w 3080"/>
                                    <a:gd name="T1" fmla="*/ 2 h 1397"/>
                                    <a:gd name="T2" fmla="*/ 1800 w 3080"/>
                                    <a:gd name="T3" fmla="*/ 33 h 1397"/>
                                    <a:gd name="T4" fmla="*/ 1803 w 3080"/>
                                    <a:gd name="T5" fmla="*/ 88 h 1397"/>
                                    <a:gd name="T6" fmla="*/ 1785 w 3080"/>
                                    <a:gd name="T7" fmla="*/ 127 h 1397"/>
                                    <a:gd name="T8" fmla="*/ 1760 w 3080"/>
                                    <a:gd name="T9" fmla="*/ 179 h 1397"/>
                                    <a:gd name="T10" fmla="*/ 1727 w 3080"/>
                                    <a:gd name="T11" fmla="*/ 247 h 1397"/>
                                    <a:gd name="T12" fmla="*/ 1693 w 3080"/>
                                    <a:gd name="T13" fmla="*/ 318 h 1397"/>
                                    <a:gd name="T14" fmla="*/ 1666 w 3080"/>
                                    <a:gd name="T15" fmla="*/ 377 h 1397"/>
                                    <a:gd name="T16" fmla="*/ 1649 w 3080"/>
                                    <a:gd name="T17" fmla="*/ 410 h 1397"/>
                                    <a:gd name="T18" fmla="*/ 1690 w 3080"/>
                                    <a:gd name="T19" fmla="*/ 817 h 1397"/>
                                    <a:gd name="T20" fmla="*/ 1762 w 3080"/>
                                    <a:gd name="T21" fmla="*/ 671 h 1397"/>
                                    <a:gd name="T22" fmla="*/ 1838 w 3080"/>
                                    <a:gd name="T23" fmla="*/ 502 h 1397"/>
                                    <a:gd name="T24" fmla="*/ 1912 w 3080"/>
                                    <a:gd name="T25" fmla="*/ 333 h 1397"/>
                                    <a:gd name="T26" fmla="*/ 1973 w 3080"/>
                                    <a:gd name="T27" fmla="*/ 187 h 1397"/>
                                    <a:gd name="T28" fmla="*/ 1998 w 3080"/>
                                    <a:gd name="T29" fmla="*/ 147 h 1397"/>
                                    <a:gd name="T30" fmla="*/ 2058 w 3080"/>
                                    <a:gd name="T31" fmla="*/ 112 h 1397"/>
                                    <a:gd name="T32" fmla="*/ 2121 w 3080"/>
                                    <a:gd name="T33" fmla="*/ 116 h 1397"/>
                                    <a:gd name="T34" fmla="*/ 2138 w 3080"/>
                                    <a:gd name="T35" fmla="*/ 123 h 1397"/>
                                    <a:gd name="T36" fmla="*/ 2198 w 3080"/>
                                    <a:gd name="T37" fmla="*/ 149 h 1397"/>
                                    <a:gd name="T38" fmla="*/ 2293 w 3080"/>
                                    <a:gd name="T39" fmla="*/ 191 h 1397"/>
                                    <a:gd name="T40" fmla="*/ 2412 w 3080"/>
                                    <a:gd name="T41" fmla="*/ 244 h 1397"/>
                                    <a:gd name="T42" fmla="*/ 2547 w 3080"/>
                                    <a:gd name="T43" fmla="*/ 307 h 1397"/>
                                    <a:gd name="T44" fmla="*/ 2687 w 3080"/>
                                    <a:gd name="T45" fmla="*/ 373 h 1397"/>
                                    <a:gd name="T46" fmla="*/ 2823 w 3080"/>
                                    <a:gd name="T47" fmla="*/ 440 h 1397"/>
                                    <a:gd name="T48" fmla="*/ 2957 w 3080"/>
                                    <a:gd name="T49" fmla="*/ 515 h 1397"/>
                                    <a:gd name="T50" fmla="*/ 3048 w 3080"/>
                                    <a:gd name="T51" fmla="*/ 604 h 1397"/>
                                    <a:gd name="T52" fmla="*/ 3080 w 3080"/>
                                    <a:gd name="T53" fmla="*/ 701 h 1397"/>
                                    <a:gd name="T54" fmla="*/ 0 w 3080"/>
                                    <a:gd name="T55" fmla="*/ 701 h 1397"/>
                                    <a:gd name="T56" fmla="*/ 33 w 3080"/>
                                    <a:gd name="T57" fmla="*/ 604 h 1397"/>
                                    <a:gd name="T58" fmla="*/ 124 w 3080"/>
                                    <a:gd name="T59" fmla="*/ 515 h 1397"/>
                                    <a:gd name="T60" fmla="*/ 256 w 3080"/>
                                    <a:gd name="T61" fmla="*/ 440 h 1397"/>
                                    <a:gd name="T62" fmla="*/ 393 w 3080"/>
                                    <a:gd name="T63" fmla="*/ 373 h 1397"/>
                                    <a:gd name="T64" fmla="*/ 533 w 3080"/>
                                    <a:gd name="T65" fmla="*/ 307 h 1397"/>
                                    <a:gd name="T66" fmla="*/ 668 w 3080"/>
                                    <a:gd name="T67" fmla="*/ 244 h 1397"/>
                                    <a:gd name="T68" fmla="*/ 788 w 3080"/>
                                    <a:gd name="T69" fmla="*/ 191 h 1397"/>
                                    <a:gd name="T70" fmla="*/ 882 w 3080"/>
                                    <a:gd name="T71" fmla="*/ 149 h 1397"/>
                                    <a:gd name="T72" fmla="*/ 943 w 3080"/>
                                    <a:gd name="T73" fmla="*/ 123 h 1397"/>
                                    <a:gd name="T74" fmla="*/ 959 w 3080"/>
                                    <a:gd name="T75" fmla="*/ 116 h 1397"/>
                                    <a:gd name="T76" fmla="*/ 1023 w 3080"/>
                                    <a:gd name="T77" fmla="*/ 112 h 1397"/>
                                    <a:gd name="T78" fmla="*/ 1083 w 3080"/>
                                    <a:gd name="T79" fmla="*/ 147 h 1397"/>
                                    <a:gd name="T80" fmla="*/ 1107 w 3080"/>
                                    <a:gd name="T81" fmla="*/ 187 h 1397"/>
                                    <a:gd name="T82" fmla="*/ 1168 w 3080"/>
                                    <a:gd name="T83" fmla="*/ 333 h 1397"/>
                                    <a:gd name="T84" fmla="*/ 1242 w 3080"/>
                                    <a:gd name="T85" fmla="*/ 502 h 1397"/>
                                    <a:gd name="T86" fmla="*/ 1319 w 3080"/>
                                    <a:gd name="T87" fmla="*/ 671 h 1397"/>
                                    <a:gd name="T88" fmla="*/ 1390 w 3080"/>
                                    <a:gd name="T89" fmla="*/ 817 h 1397"/>
                                    <a:gd name="T90" fmla="*/ 1431 w 3080"/>
                                    <a:gd name="T91" fmla="*/ 410 h 1397"/>
                                    <a:gd name="T92" fmla="*/ 1415 w 3080"/>
                                    <a:gd name="T93" fmla="*/ 377 h 1397"/>
                                    <a:gd name="T94" fmla="*/ 1387 w 3080"/>
                                    <a:gd name="T95" fmla="*/ 318 h 1397"/>
                                    <a:gd name="T96" fmla="*/ 1353 w 3080"/>
                                    <a:gd name="T97" fmla="*/ 247 h 1397"/>
                                    <a:gd name="T98" fmla="*/ 1320 w 3080"/>
                                    <a:gd name="T99" fmla="*/ 179 h 1397"/>
                                    <a:gd name="T100" fmla="*/ 1295 w 3080"/>
                                    <a:gd name="T101" fmla="*/ 127 h 1397"/>
                                    <a:gd name="T102" fmla="*/ 1277 w 3080"/>
                                    <a:gd name="T103" fmla="*/ 88 h 1397"/>
                                    <a:gd name="T104" fmla="*/ 1280 w 3080"/>
                                    <a:gd name="T105" fmla="*/ 33 h 1397"/>
                                    <a:gd name="T106" fmla="*/ 1324 w 3080"/>
                                    <a:gd name="T107" fmla="*/ 2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80" h="1397">
                                      <a:moveTo>
                                        <a:pt x="1347" y="0"/>
                                      </a:moveTo>
                                      <a:lnTo>
                                        <a:pt x="1733" y="0"/>
                                      </a:lnTo>
                                      <a:lnTo>
                                        <a:pt x="1756" y="2"/>
                                      </a:lnTo>
                                      <a:lnTo>
                                        <a:pt x="1774" y="9"/>
                                      </a:lnTo>
                                      <a:lnTo>
                                        <a:pt x="1790" y="19"/>
                                      </a:lnTo>
                                      <a:lnTo>
                                        <a:pt x="1800" y="33"/>
                                      </a:lnTo>
                                      <a:lnTo>
                                        <a:pt x="1806" y="50"/>
                                      </a:lnTo>
                                      <a:lnTo>
                                        <a:pt x="1807" y="68"/>
                                      </a:lnTo>
                                      <a:lnTo>
                                        <a:pt x="1803" y="88"/>
                                      </a:lnTo>
                                      <a:lnTo>
                                        <a:pt x="1794" y="110"/>
                                      </a:lnTo>
                                      <a:lnTo>
                                        <a:pt x="1791" y="116"/>
                                      </a:lnTo>
                                      <a:lnTo>
                                        <a:pt x="1785" y="127"/>
                                      </a:lnTo>
                                      <a:lnTo>
                                        <a:pt x="1778" y="142"/>
                                      </a:lnTo>
                                      <a:lnTo>
                                        <a:pt x="1769" y="158"/>
                                      </a:lnTo>
                                      <a:lnTo>
                                        <a:pt x="1760" y="179"/>
                                      </a:lnTo>
                                      <a:lnTo>
                                        <a:pt x="1750" y="200"/>
                                      </a:lnTo>
                                      <a:lnTo>
                                        <a:pt x="1738" y="223"/>
                                      </a:lnTo>
                                      <a:lnTo>
                                        <a:pt x="1727" y="247"/>
                                      </a:lnTo>
                                      <a:lnTo>
                                        <a:pt x="1716" y="271"/>
                                      </a:lnTo>
                                      <a:lnTo>
                                        <a:pt x="1705" y="295"/>
                                      </a:lnTo>
                                      <a:lnTo>
                                        <a:pt x="1693" y="318"/>
                                      </a:lnTo>
                                      <a:lnTo>
                                        <a:pt x="1683" y="340"/>
                                      </a:lnTo>
                                      <a:lnTo>
                                        <a:pt x="1674" y="360"/>
                                      </a:lnTo>
                                      <a:lnTo>
                                        <a:pt x="1666" y="377"/>
                                      </a:lnTo>
                                      <a:lnTo>
                                        <a:pt x="1658" y="393"/>
                                      </a:lnTo>
                                      <a:lnTo>
                                        <a:pt x="1653" y="403"/>
                                      </a:lnTo>
                                      <a:lnTo>
                                        <a:pt x="1649" y="410"/>
                                      </a:lnTo>
                                      <a:lnTo>
                                        <a:pt x="1648" y="413"/>
                                      </a:lnTo>
                                      <a:lnTo>
                                        <a:pt x="1670" y="856"/>
                                      </a:lnTo>
                                      <a:lnTo>
                                        <a:pt x="1690" y="817"/>
                                      </a:lnTo>
                                      <a:lnTo>
                                        <a:pt x="1713" y="773"/>
                                      </a:lnTo>
                                      <a:lnTo>
                                        <a:pt x="1736" y="724"/>
                                      </a:lnTo>
                                      <a:lnTo>
                                        <a:pt x="1762" y="671"/>
                                      </a:lnTo>
                                      <a:lnTo>
                                        <a:pt x="1787" y="616"/>
                                      </a:lnTo>
                                      <a:lnTo>
                                        <a:pt x="1812" y="560"/>
                                      </a:lnTo>
                                      <a:lnTo>
                                        <a:pt x="1838" y="502"/>
                                      </a:lnTo>
                                      <a:lnTo>
                                        <a:pt x="1863" y="445"/>
                                      </a:lnTo>
                                      <a:lnTo>
                                        <a:pt x="1888" y="388"/>
                                      </a:lnTo>
                                      <a:lnTo>
                                        <a:pt x="1912" y="333"/>
                                      </a:lnTo>
                                      <a:lnTo>
                                        <a:pt x="1934" y="280"/>
                                      </a:lnTo>
                                      <a:lnTo>
                                        <a:pt x="1955" y="231"/>
                                      </a:lnTo>
                                      <a:lnTo>
                                        <a:pt x="1973" y="187"/>
                                      </a:lnTo>
                                      <a:lnTo>
                                        <a:pt x="1973" y="187"/>
                                      </a:lnTo>
                                      <a:lnTo>
                                        <a:pt x="1983" y="165"/>
                                      </a:lnTo>
                                      <a:lnTo>
                                        <a:pt x="1998" y="147"/>
                                      </a:lnTo>
                                      <a:lnTo>
                                        <a:pt x="2015" y="131"/>
                                      </a:lnTo>
                                      <a:lnTo>
                                        <a:pt x="2035" y="119"/>
                                      </a:lnTo>
                                      <a:lnTo>
                                        <a:pt x="2058" y="112"/>
                                      </a:lnTo>
                                      <a:lnTo>
                                        <a:pt x="2082" y="110"/>
                                      </a:lnTo>
                                      <a:lnTo>
                                        <a:pt x="2102" y="111"/>
                                      </a:lnTo>
                                      <a:lnTo>
                                        <a:pt x="2121" y="116"/>
                                      </a:lnTo>
                                      <a:lnTo>
                                        <a:pt x="2122" y="116"/>
                                      </a:lnTo>
                                      <a:lnTo>
                                        <a:pt x="2127" y="118"/>
                                      </a:lnTo>
                                      <a:lnTo>
                                        <a:pt x="2138" y="123"/>
                                      </a:lnTo>
                                      <a:lnTo>
                                        <a:pt x="2154" y="129"/>
                                      </a:lnTo>
                                      <a:lnTo>
                                        <a:pt x="2174" y="139"/>
                                      </a:lnTo>
                                      <a:lnTo>
                                        <a:pt x="2198" y="149"/>
                                      </a:lnTo>
                                      <a:lnTo>
                                        <a:pt x="2227" y="161"/>
                                      </a:lnTo>
                                      <a:lnTo>
                                        <a:pt x="2258" y="176"/>
                                      </a:lnTo>
                                      <a:lnTo>
                                        <a:pt x="2293" y="191"/>
                                      </a:lnTo>
                                      <a:lnTo>
                                        <a:pt x="2330" y="207"/>
                                      </a:lnTo>
                                      <a:lnTo>
                                        <a:pt x="2370" y="226"/>
                                      </a:lnTo>
                                      <a:lnTo>
                                        <a:pt x="2412" y="244"/>
                                      </a:lnTo>
                                      <a:lnTo>
                                        <a:pt x="2456" y="265"/>
                                      </a:lnTo>
                                      <a:lnTo>
                                        <a:pt x="2500" y="285"/>
                                      </a:lnTo>
                                      <a:lnTo>
                                        <a:pt x="2547" y="307"/>
                                      </a:lnTo>
                                      <a:lnTo>
                                        <a:pt x="2594" y="328"/>
                                      </a:lnTo>
                                      <a:lnTo>
                                        <a:pt x="2640" y="351"/>
                                      </a:lnTo>
                                      <a:lnTo>
                                        <a:pt x="2687" y="373"/>
                                      </a:lnTo>
                                      <a:lnTo>
                                        <a:pt x="2733" y="395"/>
                                      </a:lnTo>
                                      <a:lnTo>
                                        <a:pt x="2779" y="417"/>
                                      </a:lnTo>
                                      <a:lnTo>
                                        <a:pt x="2823" y="440"/>
                                      </a:lnTo>
                                      <a:lnTo>
                                        <a:pt x="2868" y="461"/>
                                      </a:lnTo>
                                      <a:lnTo>
                                        <a:pt x="2915" y="487"/>
                                      </a:lnTo>
                                      <a:lnTo>
                                        <a:pt x="2957" y="515"/>
                                      </a:lnTo>
                                      <a:lnTo>
                                        <a:pt x="2993" y="543"/>
                                      </a:lnTo>
                                      <a:lnTo>
                                        <a:pt x="3023" y="573"/>
                                      </a:lnTo>
                                      <a:lnTo>
                                        <a:pt x="3048" y="604"/>
                                      </a:lnTo>
                                      <a:lnTo>
                                        <a:pt x="3065" y="636"/>
                                      </a:lnTo>
                                      <a:lnTo>
                                        <a:pt x="3077" y="668"/>
                                      </a:lnTo>
                                      <a:lnTo>
                                        <a:pt x="3080" y="701"/>
                                      </a:lnTo>
                                      <a:lnTo>
                                        <a:pt x="3080" y="1397"/>
                                      </a:lnTo>
                                      <a:lnTo>
                                        <a:pt x="0" y="1397"/>
                                      </a:lnTo>
                                      <a:lnTo>
                                        <a:pt x="0" y="701"/>
                                      </a:lnTo>
                                      <a:lnTo>
                                        <a:pt x="4" y="668"/>
                                      </a:lnTo>
                                      <a:lnTo>
                                        <a:pt x="14" y="636"/>
                                      </a:lnTo>
                                      <a:lnTo>
                                        <a:pt x="33" y="604"/>
                                      </a:lnTo>
                                      <a:lnTo>
                                        <a:pt x="56" y="573"/>
                                      </a:lnTo>
                                      <a:lnTo>
                                        <a:pt x="87" y="543"/>
                                      </a:lnTo>
                                      <a:lnTo>
                                        <a:pt x="124" y="515"/>
                                      </a:lnTo>
                                      <a:lnTo>
                                        <a:pt x="166" y="487"/>
                                      </a:lnTo>
                                      <a:lnTo>
                                        <a:pt x="213" y="461"/>
                                      </a:lnTo>
                                      <a:lnTo>
                                        <a:pt x="256" y="440"/>
                                      </a:lnTo>
                                      <a:lnTo>
                                        <a:pt x="300" y="417"/>
                                      </a:lnTo>
                                      <a:lnTo>
                                        <a:pt x="347" y="395"/>
                                      </a:lnTo>
                                      <a:lnTo>
                                        <a:pt x="393" y="373"/>
                                      </a:lnTo>
                                      <a:lnTo>
                                        <a:pt x="440" y="351"/>
                                      </a:lnTo>
                                      <a:lnTo>
                                        <a:pt x="487" y="328"/>
                                      </a:lnTo>
                                      <a:lnTo>
                                        <a:pt x="533" y="307"/>
                                      </a:lnTo>
                                      <a:lnTo>
                                        <a:pt x="579" y="285"/>
                                      </a:lnTo>
                                      <a:lnTo>
                                        <a:pt x="625" y="265"/>
                                      </a:lnTo>
                                      <a:lnTo>
                                        <a:pt x="668" y="244"/>
                                      </a:lnTo>
                                      <a:lnTo>
                                        <a:pt x="710" y="226"/>
                                      </a:lnTo>
                                      <a:lnTo>
                                        <a:pt x="750" y="207"/>
                                      </a:lnTo>
                                      <a:lnTo>
                                        <a:pt x="788" y="191"/>
                                      </a:lnTo>
                                      <a:lnTo>
                                        <a:pt x="823" y="176"/>
                                      </a:lnTo>
                                      <a:lnTo>
                                        <a:pt x="853" y="161"/>
                                      </a:lnTo>
                                      <a:lnTo>
                                        <a:pt x="882" y="149"/>
                                      </a:lnTo>
                                      <a:lnTo>
                                        <a:pt x="907" y="139"/>
                                      </a:lnTo>
                                      <a:lnTo>
                                        <a:pt x="926" y="129"/>
                                      </a:lnTo>
                                      <a:lnTo>
                                        <a:pt x="943" y="123"/>
                                      </a:lnTo>
                                      <a:lnTo>
                                        <a:pt x="953" y="118"/>
                                      </a:lnTo>
                                      <a:lnTo>
                                        <a:pt x="959" y="116"/>
                                      </a:lnTo>
                                      <a:lnTo>
                                        <a:pt x="959" y="116"/>
                                      </a:lnTo>
                                      <a:lnTo>
                                        <a:pt x="978" y="111"/>
                                      </a:lnTo>
                                      <a:lnTo>
                                        <a:pt x="998" y="110"/>
                                      </a:lnTo>
                                      <a:lnTo>
                                        <a:pt x="1023" y="112"/>
                                      </a:lnTo>
                                      <a:lnTo>
                                        <a:pt x="1045" y="119"/>
                                      </a:lnTo>
                                      <a:lnTo>
                                        <a:pt x="1066" y="131"/>
                                      </a:lnTo>
                                      <a:lnTo>
                                        <a:pt x="1083" y="147"/>
                                      </a:lnTo>
                                      <a:lnTo>
                                        <a:pt x="1096" y="165"/>
                                      </a:lnTo>
                                      <a:lnTo>
                                        <a:pt x="1107" y="187"/>
                                      </a:lnTo>
                                      <a:lnTo>
                                        <a:pt x="1107" y="187"/>
                                      </a:lnTo>
                                      <a:lnTo>
                                        <a:pt x="1126" y="231"/>
                                      </a:lnTo>
                                      <a:lnTo>
                                        <a:pt x="1147" y="280"/>
                                      </a:lnTo>
                                      <a:lnTo>
                                        <a:pt x="1168" y="333"/>
                                      </a:lnTo>
                                      <a:lnTo>
                                        <a:pt x="1192" y="388"/>
                                      </a:lnTo>
                                      <a:lnTo>
                                        <a:pt x="1216" y="445"/>
                                      </a:lnTo>
                                      <a:lnTo>
                                        <a:pt x="1242" y="502"/>
                                      </a:lnTo>
                                      <a:lnTo>
                                        <a:pt x="1268" y="560"/>
                                      </a:lnTo>
                                      <a:lnTo>
                                        <a:pt x="1293" y="616"/>
                                      </a:lnTo>
                                      <a:lnTo>
                                        <a:pt x="1319" y="671"/>
                                      </a:lnTo>
                                      <a:lnTo>
                                        <a:pt x="1344" y="724"/>
                                      </a:lnTo>
                                      <a:lnTo>
                                        <a:pt x="1367" y="773"/>
                                      </a:lnTo>
                                      <a:lnTo>
                                        <a:pt x="1390" y="817"/>
                                      </a:lnTo>
                                      <a:lnTo>
                                        <a:pt x="1411" y="856"/>
                                      </a:lnTo>
                                      <a:lnTo>
                                        <a:pt x="1432" y="413"/>
                                      </a:lnTo>
                                      <a:lnTo>
                                        <a:pt x="1431" y="410"/>
                                      </a:lnTo>
                                      <a:lnTo>
                                        <a:pt x="1428" y="403"/>
                                      </a:lnTo>
                                      <a:lnTo>
                                        <a:pt x="1421" y="393"/>
                                      </a:lnTo>
                                      <a:lnTo>
                                        <a:pt x="1415" y="377"/>
                                      </a:lnTo>
                                      <a:lnTo>
                                        <a:pt x="1407" y="360"/>
                                      </a:lnTo>
                                      <a:lnTo>
                                        <a:pt x="1397" y="340"/>
                                      </a:lnTo>
                                      <a:lnTo>
                                        <a:pt x="1387" y="318"/>
                                      </a:lnTo>
                                      <a:lnTo>
                                        <a:pt x="1376" y="295"/>
                                      </a:lnTo>
                                      <a:lnTo>
                                        <a:pt x="1364" y="271"/>
                                      </a:lnTo>
                                      <a:lnTo>
                                        <a:pt x="1353" y="247"/>
                                      </a:lnTo>
                                      <a:lnTo>
                                        <a:pt x="1341" y="223"/>
                                      </a:lnTo>
                                      <a:lnTo>
                                        <a:pt x="1330" y="200"/>
                                      </a:lnTo>
                                      <a:lnTo>
                                        <a:pt x="1320" y="179"/>
                                      </a:lnTo>
                                      <a:lnTo>
                                        <a:pt x="1311" y="158"/>
                                      </a:lnTo>
                                      <a:lnTo>
                                        <a:pt x="1302" y="142"/>
                                      </a:lnTo>
                                      <a:lnTo>
                                        <a:pt x="1295" y="127"/>
                                      </a:lnTo>
                                      <a:lnTo>
                                        <a:pt x="1290" y="116"/>
                                      </a:lnTo>
                                      <a:lnTo>
                                        <a:pt x="1286" y="110"/>
                                      </a:lnTo>
                                      <a:lnTo>
                                        <a:pt x="1277" y="88"/>
                                      </a:lnTo>
                                      <a:lnTo>
                                        <a:pt x="1273" y="68"/>
                                      </a:lnTo>
                                      <a:lnTo>
                                        <a:pt x="1274" y="50"/>
                                      </a:lnTo>
                                      <a:lnTo>
                                        <a:pt x="1280" y="33"/>
                                      </a:lnTo>
                                      <a:lnTo>
                                        <a:pt x="1291" y="19"/>
                                      </a:lnTo>
                                      <a:lnTo>
                                        <a:pt x="1306" y="9"/>
                                      </a:lnTo>
                                      <a:lnTo>
                                        <a:pt x="1324" y="2"/>
                                      </a:lnTo>
                                      <a:lnTo>
                                        <a:pt x="1347"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grpSp>
                        </wpg:grpSp>
                        <wps:wsp>
                          <wps:cNvPr id="1766391518" name="TextBox 40"/>
                          <wps:cNvSpPr txBox="1"/>
                          <wps:spPr>
                            <a:xfrm>
                              <a:off x="1383664" y="951271"/>
                              <a:ext cx="1381125" cy="200055"/>
                            </a:xfrm>
                            <a:prstGeom prst="rect">
                              <a:avLst/>
                            </a:prstGeom>
                            <a:noFill/>
                          </wps:spPr>
                          <wps:txbx>
                            <w:txbxContent>
                              <w:p w14:paraId="13F174F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wps:txbx>
                          <wps:bodyPr wrap="square" rtlCol="0">
                            <a:spAutoFit/>
                          </wps:bodyPr>
                        </wps:wsp>
                        <wps:wsp>
                          <wps:cNvPr id="1766391519" name="TextBox 41"/>
                          <wps:cNvSpPr txBox="1"/>
                          <wps:spPr>
                            <a:xfrm>
                              <a:off x="1284604" y="738709"/>
                              <a:ext cx="1381125" cy="200055"/>
                            </a:xfrm>
                            <a:prstGeom prst="rect">
                              <a:avLst/>
                            </a:prstGeom>
                            <a:noFill/>
                          </wps:spPr>
                          <wps:txbx>
                            <w:txbxContent>
                              <w:p w14:paraId="7EDE0A3C"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wps:txbx>
                          <wps:bodyPr wrap="square" rtlCol="0">
                            <a:spAutoFit/>
                          </wps:bodyPr>
                        </wps:wsp>
                        <wps:wsp>
                          <wps:cNvPr id="1766391520" name="TextBox 42"/>
                          <wps:cNvSpPr txBox="1"/>
                          <wps:spPr>
                            <a:xfrm>
                              <a:off x="4229049" y="1731248"/>
                              <a:ext cx="663126" cy="184666"/>
                            </a:xfrm>
                            <a:prstGeom prst="rect">
                              <a:avLst/>
                            </a:prstGeom>
                            <a:noFill/>
                          </wps:spPr>
                          <wps:txbx>
                            <w:txbxContent>
                              <w:p w14:paraId="34E3584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wps:txbx>
                          <wps:bodyPr wrap="square" rtlCol="0" anchor="ctr">
                            <a:spAutoFit/>
                          </wps:bodyPr>
                        </wps:wsp>
                        <wps:wsp>
                          <wps:cNvPr id="1766391521" name="TextBox 43"/>
                          <wps:cNvSpPr txBox="1"/>
                          <wps:spPr>
                            <a:xfrm>
                              <a:off x="4598868" y="743878"/>
                              <a:ext cx="1933898" cy="200055"/>
                            </a:xfrm>
                            <a:prstGeom prst="rect">
                              <a:avLst/>
                            </a:prstGeom>
                            <a:noFill/>
                          </wps:spPr>
                          <wps:txbx>
                            <w:txbxContent>
                              <w:p w14:paraId="67236142"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wps:txbx>
                          <wps:bodyPr wrap="square" rtlCol="0">
                            <a:spAutoFit/>
                          </wps:bodyPr>
                        </wps:wsp>
                        <wps:wsp>
                          <wps:cNvPr id="1766391522" name="Straight Connector 1766391522"/>
                          <wps:cNvCnPr>
                            <a:cxnSpLocks/>
                          </wps:cNvCnPr>
                          <wps:spPr>
                            <a:xfrm flipV="1">
                              <a:off x="781175" y="1719111"/>
                              <a:ext cx="539182" cy="6033"/>
                            </a:xfrm>
                            <a:prstGeom prst="line">
                              <a:avLst/>
                            </a:prstGeom>
                            <a:ln w="19050">
                              <a:solidFill>
                                <a:srgbClr val="00188D"/>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23" name="TextBox 46"/>
                          <wps:cNvSpPr txBox="1"/>
                          <wps:spPr>
                            <a:xfrm>
                              <a:off x="713226" y="1310904"/>
                              <a:ext cx="613733" cy="307777"/>
                            </a:xfrm>
                            <a:prstGeom prst="rect">
                              <a:avLst/>
                            </a:prstGeom>
                            <a:noFill/>
                          </wps:spPr>
                          <wps:txbx>
                            <w:txbxContent>
                              <w:p w14:paraId="4CAFC0C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wps:txbx>
                          <wps:bodyPr wrap="square" rtlCol="0" anchor="ctr">
                            <a:spAutoFit/>
                          </wps:bodyPr>
                        </wps:wsp>
                        <wps:wsp>
                          <wps:cNvPr id="1766391524" name="TextBox 47"/>
                          <wps:cNvSpPr txBox="1"/>
                          <wps:spPr>
                            <a:xfrm>
                              <a:off x="694270" y="1882041"/>
                              <a:ext cx="719351" cy="276999"/>
                            </a:xfrm>
                            <a:prstGeom prst="rect">
                              <a:avLst/>
                            </a:prstGeom>
                            <a:noFill/>
                          </wps:spPr>
                          <wps:txbx>
                            <w:txbxContent>
                              <w:p w14:paraId="0414DA55"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wps:txbx>
                          <wps:bodyPr wrap="square" rtlCol="0" anchor="ctr">
                            <a:spAutoFit/>
                          </wps:bodyPr>
                        </wps:wsp>
                        <wps:wsp>
                          <wps:cNvPr id="1766391525" name="Google Shape;552;p39"/>
                          <wps:cNvSpPr/>
                          <wps:spPr>
                            <a:xfrm>
                              <a:off x="935166" y="1622160"/>
                              <a:ext cx="169852" cy="244492"/>
                            </a:xfrm>
                            <a:custGeom>
                              <a:avLst/>
                              <a:gdLst/>
                              <a:ahLst/>
                              <a:cxnLst/>
                              <a:rect l="l" t="t" r="r" b="b"/>
                              <a:pathLst>
                                <a:path w="12896" h="18563" extrusionOk="0">
                                  <a:moveTo>
                                    <a:pt x="6448" y="1564"/>
                                  </a:moveTo>
                                  <a:lnTo>
                                    <a:pt x="6814" y="1588"/>
                                  </a:lnTo>
                                  <a:lnTo>
                                    <a:pt x="7181" y="1637"/>
                                  </a:lnTo>
                                  <a:lnTo>
                                    <a:pt x="7523" y="1735"/>
                                  </a:lnTo>
                                  <a:lnTo>
                                    <a:pt x="7865" y="1857"/>
                                  </a:lnTo>
                                  <a:lnTo>
                                    <a:pt x="8182" y="2003"/>
                                  </a:lnTo>
                                  <a:lnTo>
                                    <a:pt x="8475" y="2199"/>
                                  </a:lnTo>
                                  <a:lnTo>
                                    <a:pt x="8768" y="2394"/>
                                  </a:lnTo>
                                  <a:lnTo>
                                    <a:pt x="9013" y="2638"/>
                                  </a:lnTo>
                                  <a:lnTo>
                                    <a:pt x="9257" y="2883"/>
                                  </a:lnTo>
                                  <a:lnTo>
                                    <a:pt x="9477" y="3176"/>
                                  </a:lnTo>
                                  <a:lnTo>
                                    <a:pt x="9647" y="3469"/>
                                  </a:lnTo>
                                  <a:lnTo>
                                    <a:pt x="9794" y="3786"/>
                                  </a:lnTo>
                                  <a:lnTo>
                                    <a:pt x="9916" y="4128"/>
                                  </a:lnTo>
                                  <a:lnTo>
                                    <a:pt x="10014" y="4470"/>
                                  </a:lnTo>
                                  <a:lnTo>
                                    <a:pt x="10063" y="4836"/>
                                  </a:lnTo>
                                  <a:lnTo>
                                    <a:pt x="10087" y="5203"/>
                                  </a:lnTo>
                                  <a:lnTo>
                                    <a:pt x="10087" y="7547"/>
                                  </a:lnTo>
                                  <a:lnTo>
                                    <a:pt x="2809" y="7547"/>
                                  </a:lnTo>
                                  <a:lnTo>
                                    <a:pt x="2809" y="5203"/>
                                  </a:lnTo>
                                  <a:lnTo>
                                    <a:pt x="2833" y="4836"/>
                                  </a:lnTo>
                                  <a:lnTo>
                                    <a:pt x="2882" y="4470"/>
                                  </a:lnTo>
                                  <a:lnTo>
                                    <a:pt x="2980" y="4128"/>
                                  </a:lnTo>
                                  <a:lnTo>
                                    <a:pt x="3102" y="3786"/>
                                  </a:lnTo>
                                  <a:lnTo>
                                    <a:pt x="3249" y="3469"/>
                                  </a:lnTo>
                                  <a:lnTo>
                                    <a:pt x="3420" y="3176"/>
                                  </a:lnTo>
                                  <a:lnTo>
                                    <a:pt x="3639" y="2883"/>
                                  </a:lnTo>
                                  <a:lnTo>
                                    <a:pt x="3884" y="2638"/>
                                  </a:lnTo>
                                  <a:lnTo>
                                    <a:pt x="4128" y="2394"/>
                                  </a:lnTo>
                                  <a:lnTo>
                                    <a:pt x="4421" y="2199"/>
                                  </a:lnTo>
                                  <a:lnTo>
                                    <a:pt x="4714" y="2003"/>
                                  </a:lnTo>
                                  <a:lnTo>
                                    <a:pt x="5032" y="1857"/>
                                  </a:lnTo>
                                  <a:lnTo>
                                    <a:pt x="5373" y="1735"/>
                                  </a:lnTo>
                                  <a:lnTo>
                                    <a:pt x="5715" y="1637"/>
                                  </a:lnTo>
                                  <a:lnTo>
                                    <a:pt x="6082" y="1588"/>
                                  </a:lnTo>
                                  <a:lnTo>
                                    <a:pt x="6448" y="1564"/>
                                  </a:lnTo>
                                  <a:close/>
                                  <a:moveTo>
                                    <a:pt x="6448" y="10991"/>
                                  </a:moveTo>
                                  <a:lnTo>
                                    <a:pt x="6692" y="11015"/>
                                  </a:lnTo>
                                  <a:lnTo>
                                    <a:pt x="6937" y="11089"/>
                                  </a:lnTo>
                                  <a:lnTo>
                                    <a:pt x="7132" y="11211"/>
                                  </a:lnTo>
                                  <a:lnTo>
                                    <a:pt x="7327" y="11357"/>
                                  </a:lnTo>
                                  <a:lnTo>
                                    <a:pt x="7474" y="11528"/>
                                  </a:lnTo>
                                  <a:lnTo>
                                    <a:pt x="7572" y="11748"/>
                                  </a:lnTo>
                                  <a:lnTo>
                                    <a:pt x="7645" y="11968"/>
                                  </a:lnTo>
                                  <a:lnTo>
                                    <a:pt x="7669" y="12212"/>
                                  </a:lnTo>
                                  <a:lnTo>
                                    <a:pt x="7669" y="12383"/>
                                  </a:lnTo>
                                  <a:lnTo>
                                    <a:pt x="7645" y="12530"/>
                                  </a:lnTo>
                                  <a:lnTo>
                                    <a:pt x="7596" y="12701"/>
                                  </a:lnTo>
                                  <a:lnTo>
                                    <a:pt x="7523" y="12823"/>
                                  </a:lnTo>
                                  <a:lnTo>
                                    <a:pt x="7425" y="12969"/>
                                  </a:lnTo>
                                  <a:lnTo>
                                    <a:pt x="7327" y="13067"/>
                                  </a:lnTo>
                                  <a:lnTo>
                                    <a:pt x="7205" y="13189"/>
                                  </a:lnTo>
                                  <a:lnTo>
                                    <a:pt x="7083" y="13262"/>
                                  </a:lnTo>
                                  <a:lnTo>
                                    <a:pt x="7230" y="15094"/>
                                  </a:lnTo>
                                  <a:lnTo>
                                    <a:pt x="5667" y="15094"/>
                                  </a:lnTo>
                                  <a:lnTo>
                                    <a:pt x="5813" y="13262"/>
                                  </a:lnTo>
                                  <a:lnTo>
                                    <a:pt x="5691" y="13189"/>
                                  </a:lnTo>
                                  <a:lnTo>
                                    <a:pt x="5569" y="13067"/>
                                  </a:lnTo>
                                  <a:lnTo>
                                    <a:pt x="5471" y="12969"/>
                                  </a:lnTo>
                                  <a:lnTo>
                                    <a:pt x="5373" y="12823"/>
                                  </a:lnTo>
                                  <a:lnTo>
                                    <a:pt x="5300" y="12701"/>
                                  </a:lnTo>
                                  <a:lnTo>
                                    <a:pt x="5251" y="12530"/>
                                  </a:lnTo>
                                  <a:lnTo>
                                    <a:pt x="5227" y="12383"/>
                                  </a:lnTo>
                                  <a:lnTo>
                                    <a:pt x="5227" y="12212"/>
                                  </a:lnTo>
                                  <a:lnTo>
                                    <a:pt x="5251" y="11968"/>
                                  </a:lnTo>
                                  <a:lnTo>
                                    <a:pt x="5325" y="11748"/>
                                  </a:lnTo>
                                  <a:lnTo>
                                    <a:pt x="5422" y="11528"/>
                                  </a:lnTo>
                                  <a:lnTo>
                                    <a:pt x="5569" y="11357"/>
                                  </a:lnTo>
                                  <a:lnTo>
                                    <a:pt x="5764" y="11211"/>
                                  </a:lnTo>
                                  <a:lnTo>
                                    <a:pt x="5960" y="11089"/>
                                  </a:lnTo>
                                  <a:lnTo>
                                    <a:pt x="6204" y="11015"/>
                                  </a:lnTo>
                                  <a:lnTo>
                                    <a:pt x="6448" y="10991"/>
                                  </a:lnTo>
                                  <a:close/>
                                  <a:moveTo>
                                    <a:pt x="6448" y="1"/>
                                  </a:moveTo>
                                  <a:lnTo>
                                    <a:pt x="5911" y="25"/>
                                  </a:lnTo>
                                  <a:lnTo>
                                    <a:pt x="5398" y="123"/>
                                  </a:lnTo>
                                  <a:lnTo>
                                    <a:pt x="4909" y="245"/>
                                  </a:lnTo>
                                  <a:lnTo>
                                    <a:pt x="4421" y="416"/>
                                  </a:lnTo>
                                  <a:lnTo>
                                    <a:pt x="3981" y="636"/>
                                  </a:lnTo>
                                  <a:lnTo>
                                    <a:pt x="3542" y="904"/>
                                  </a:lnTo>
                                  <a:lnTo>
                                    <a:pt x="3151" y="1197"/>
                                  </a:lnTo>
                                  <a:lnTo>
                                    <a:pt x="2760" y="1539"/>
                                  </a:lnTo>
                                  <a:lnTo>
                                    <a:pt x="2443" y="1906"/>
                                  </a:lnTo>
                                  <a:lnTo>
                                    <a:pt x="2125" y="2296"/>
                                  </a:lnTo>
                                  <a:lnTo>
                                    <a:pt x="1881" y="2736"/>
                                  </a:lnTo>
                                  <a:lnTo>
                                    <a:pt x="1661" y="3176"/>
                                  </a:lnTo>
                                  <a:lnTo>
                                    <a:pt x="1466" y="3664"/>
                                  </a:lnTo>
                                  <a:lnTo>
                                    <a:pt x="1344" y="4153"/>
                                  </a:lnTo>
                                  <a:lnTo>
                                    <a:pt x="1270" y="4690"/>
                                  </a:lnTo>
                                  <a:lnTo>
                                    <a:pt x="1246" y="5203"/>
                                  </a:lnTo>
                                  <a:lnTo>
                                    <a:pt x="1246" y="7547"/>
                                  </a:lnTo>
                                  <a:lnTo>
                                    <a:pt x="391" y="7547"/>
                                  </a:lnTo>
                                  <a:lnTo>
                                    <a:pt x="293" y="7572"/>
                                  </a:lnTo>
                                  <a:lnTo>
                                    <a:pt x="220" y="7621"/>
                                  </a:lnTo>
                                  <a:lnTo>
                                    <a:pt x="147" y="7669"/>
                                  </a:lnTo>
                                  <a:lnTo>
                                    <a:pt x="74" y="7743"/>
                                  </a:lnTo>
                                  <a:lnTo>
                                    <a:pt x="49" y="7840"/>
                                  </a:lnTo>
                                  <a:lnTo>
                                    <a:pt x="0" y="7914"/>
                                  </a:lnTo>
                                  <a:lnTo>
                                    <a:pt x="0" y="8036"/>
                                  </a:lnTo>
                                  <a:lnTo>
                                    <a:pt x="0" y="18074"/>
                                  </a:lnTo>
                                  <a:lnTo>
                                    <a:pt x="0" y="18171"/>
                                  </a:lnTo>
                                  <a:lnTo>
                                    <a:pt x="49" y="18269"/>
                                  </a:lnTo>
                                  <a:lnTo>
                                    <a:pt x="74" y="18342"/>
                                  </a:lnTo>
                                  <a:lnTo>
                                    <a:pt x="147" y="18416"/>
                                  </a:lnTo>
                                  <a:lnTo>
                                    <a:pt x="220" y="18464"/>
                                  </a:lnTo>
                                  <a:lnTo>
                                    <a:pt x="293" y="18513"/>
                                  </a:lnTo>
                                  <a:lnTo>
                                    <a:pt x="391" y="18538"/>
                                  </a:lnTo>
                                  <a:lnTo>
                                    <a:pt x="489" y="18562"/>
                                  </a:lnTo>
                                  <a:lnTo>
                                    <a:pt x="12407" y="18562"/>
                                  </a:lnTo>
                                  <a:lnTo>
                                    <a:pt x="12505" y="18538"/>
                                  </a:lnTo>
                                  <a:lnTo>
                                    <a:pt x="12603" y="18513"/>
                                  </a:lnTo>
                                  <a:lnTo>
                                    <a:pt x="12676" y="18464"/>
                                  </a:lnTo>
                                  <a:lnTo>
                                    <a:pt x="12749" y="18416"/>
                                  </a:lnTo>
                                  <a:lnTo>
                                    <a:pt x="12822" y="18342"/>
                                  </a:lnTo>
                                  <a:lnTo>
                                    <a:pt x="12847" y="18269"/>
                                  </a:lnTo>
                                  <a:lnTo>
                                    <a:pt x="12896" y="18171"/>
                                  </a:lnTo>
                                  <a:lnTo>
                                    <a:pt x="12896" y="18074"/>
                                  </a:lnTo>
                                  <a:lnTo>
                                    <a:pt x="12896" y="8036"/>
                                  </a:lnTo>
                                  <a:lnTo>
                                    <a:pt x="12896" y="7914"/>
                                  </a:lnTo>
                                  <a:lnTo>
                                    <a:pt x="12847" y="7840"/>
                                  </a:lnTo>
                                  <a:lnTo>
                                    <a:pt x="12822" y="7743"/>
                                  </a:lnTo>
                                  <a:lnTo>
                                    <a:pt x="12749" y="7669"/>
                                  </a:lnTo>
                                  <a:lnTo>
                                    <a:pt x="12676" y="7621"/>
                                  </a:lnTo>
                                  <a:lnTo>
                                    <a:pt x="12603" y="7572"/>
                                  </a:lnTo>
                                  <a:lnTo>
                                    <a:pt x="12505" y="7547"/>
                                  </a:lnTo>
                                  <a:lnTo>
                                    <a:pt x="11650" y="7547"/>
                                  </a:lnTo>
                                  <a:lnTo>
                                    <a:pt x="11650" y="5203"/>
                                  </a:lnTo>
                                  <a:lnTo>
                                    <a:pt x="11626" y="4690"/>
                                  </a:lnTo>
                                  <a:lnTo>
                                    <a:pt x="11552" y="4153"/>
                                  </a:lnTo>
                                  <a:lnTo>
                                    <a:pt x="11430" y="3664"/>
                                  </a:lnTo>
                                  <a:lnTo>
                                    <a:pt x="11235" y="3176"/>
                                  </a:lnTo>
                                  <a:lnTo>
                                    <a:pt x="11015" y="2736"/>
                                  </a:lnTo>
                                  <a:lnTo>
                                    <a:pt x="10771" y="2296"/>
                                  </a:lnTo>
                                  <a:lnTo>
                                    <a:pt x="10453" y="1906"/>
                                  </a:lnTo>
                                  <a:lnTo>
                                    <a:pt x="10136" y="1539"/>
                                  </a:lnTo>
                                  <a:lnTo>
                                    <a:pt x="9745" y="1197"/>
                                  </a:lnTo>
                                  <a:lnTo>
                                    <a:pt x="9354" y="904"/>
                                  </a:lnTo>
                                  <a:lnTo>
                                    <a:pt x="8939" y="636"/>
                                  </a:lnTo>
                                  <a:lnTo>
                                    <a:pt x="8475" y="416"/>
                                  </a:lnTo>
                                  <a:lnTo>
                                    <a:pt x="7987" y="245"/>
                                  </a:lnTo>
                                  <a:lnTo>
                                    <a:pt x="7498" y="123"/>
                                  </a:lnTo>
                                  <a:lnTo>
                                    <a:pt x="6985" y="25"/>
                                  </a:lnTo>
                                  <a:lnTo>
                                    <a:pt x="6448" y="1"/>
                                  </a:lnTo>
                                  <a:close/>
                                </a:path>
                              </a:pathLst>
                            </a:custGeom>
                            <a:solidFill>
                              <a:srgbClr val="00188D"/>
                            </a:solidFill>
                            <a:ln>
                              <a:noFill/>
                            </a:ln>
                          </wps:spPr>
                          <wps:bodyPr spcFirstLastPara="1" wrap="square" lIns="91425" tIns="91425" rIns="91425" bIns="91425" anchor="ctr" anchorCtr="0">
                            <a:noAutofit/>
                          </wps:bodyPr>
                        </wps:wsp>
                        <wps:wsp>
                          <wps:cNvPr id="1766391526" name="Rectangle 1766391526"/>
                          <wps:cNvSpPr/>
                          <wps:spPr>
                            <a:xfrm>
                              <a:off x="1320357" y="3127694"/>
                              <a:ext cx="5120640" cy="1816401"/>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27" name="Group 1766391527"/>
                          <wpg:cNvGrpSpPr/>
                          <wpg:grpSpPr>
                            <a:xfrm>
                              <a:off x="5614174" y="2803563"/>
                              <a:ext cx="710793" cy="495061"/>
                              <a:chOff x="5614174" y="2803563"/>
                              <a:chExt cx="710793" cy="495061"/>
                            </a:xfrm>
                          </wpg:grpSpPr>
                          <wpg:grpSp>
                            <wpg:cNvPr id="1766391528" name="Group 1766391528"/>
                            <wpg:cNvGrpSpPr/>
                            <wpg:grpSpPr>
                              <a:xfrm>
                                <a:off x="5614174" y="2803563"/>
                                <a:ext cx="710793" cy="495061"/>
                                <a:chOff x="5614174" y="2803563"/>
                                <a:chExt cx="710793" cy="495061"/>
                              </a:xfrm>
                              <a:solidFill>
                                <a:srgbClr val="0070C0"/>
                              </a:solidFill>
                            </wpg:grpSpPr>
                            <wps:wsp>
                              <wps:cNvPr id="1766391529" name="Freeform 29"/>
                              <wps:cNvSpPr>
                                <a:spLocks/>
                              </wps:cNvSpPr>
                              <wps:spPr bwMode="auto">
                                <a:xfrm>
                                  <a:off x="5614174" y="2830600"/>
                                  <a:ext cx="710793" cy="468024"/>
                                </a:xfrm>
                                <a:custGeom>
                                  <a:avLst/>
                                  <a:gdLst>
                                    <a:gd name="T0" fmla="*/ 1786 w 3405"/>
                                    <a:gd name="T1" fmla="*/ 3 h 2248"/>
                                    <a:gd name="T2" fmla="*/ 1946 w 3405"/>
                                    <a:gd name="T3" fmla="*/ 29 h 2248"/>
                                    <a:gd name="T4" fmla="*/ 2098 w 3405"/>
                                    <a:gd name="T5" fmla="*/ 77 h 2248"/>
                                    <a:gd name="T6" fmla="*/ 2239 w 3405"/>
                                    <a:gd name="T7" fmla="*/ 148 h 2248"/>
                                    <a:gd name="T8" fmla="*/ 2366 w 3405"/>
                                    <a:gd name="T9" fmla="*/ 238 h 2248"/>
                                    <a:gd name="T10" fmla="*/ 2478 w 3405"/>
                                    <a:gd name="T11" fmla="*/ 347 h 2248"/>
                                    <a:gd name="T12" fmla="*/ 2574 w 3405"/>
                                    <a:gd name="T13" fmla="*/ 470 h 2248"/>
                                    <a:gd name="T14" fmla="*/ 2649 w 3405"/>
                                    <a:gd name="T15" fmla="*/ 606 h 2248"/>
                                    <a:gd name="T16" fmla="*/ 2704 w 3405"/>
                                    <a:gd name="T17" fmla="*/ 755 h 2248"/>
                                    <a:gd name="T18" fmla="*/ 2735 w 3405"/>
                                    <a:gd name="T19" fmla="*/ 913 h 2248"/>
                                    <a:gd name="T20" fmla="*/ 2862 w 3405"/>
                                    <a:gd name="T21" fmla="*/ 926 h 2248"/>
                                    <a:gd name="T22" fmla="*/ 2982 w 3405"/>
                                    <a:gd name="T23" fmla="*/ 960 h 2248"/>
                                    <a:gd name="T24" fmla="*/ 3090 w 3405"/>
                                    <a:gd name="T25" fmla="*/ 1015 h 2248"/>
                                    <a:gd name="T26" fmla="*/ 3187 w 3405"/>
                                    <a:gd name="T27" fmla="*/ 1088 h 2248"/>
                                    <a:gd name="T28" fmla="*/ 3268 w 3405"/>
                                    <a:gd name="T29" fmla="*/ 1177 h 2248"/>
                                    <a:gd name="T30" fmla="*/ 3332 w 3405"/>
                                    <a:gd name="T31" fmla="*/ 1280 h 2248"/>
                                    <a:gd name="T32" fmla="*/ 3378 w 3405"/>
                                    <a:gd name="T33" fmla="*/ 1393 h 2248"/>
                                    <a:gd name="T34" fmla="*/ 3401 w 3405"/>
                                    <a:gd name="T35" fmla="*/ 1517 h 2248"/>
                                    <a:gd name="T36" fmla="*/ 3401 w 3405"/>
                                    <a:gd name="T37" fmla="*/ 1644 h 2248"/>
                                    <a:gd name="T38" fmla="*/ 3378 w 3405"/>
                                    <a:gd name="T39" fmla="*/ 1768 h 2248"/>
                                    <a:gd name="T40" fmla="*/ 3332 w 3405"/>
                                    <a:gd name="T41" fmla="*/ 1881 h 2248"/>
                                    <a:gd name="T42" fmla="*/ 3268 w 3405"/>
                                    <a:gd name="T43" fmla="*/ 1984 h 2248"/>
                                    <a:gd name="T44" fmla="*/ 3187 w 3405"/>
                                    <a:gd name="T45" fmla="*/ 2074 h 2248"/>
                                    <a:gd name="T46" fmla="*/ 3090 w 3405"/>
                                    <a:gd name="T47" fmla="*/ 2146 h 2248"/>
                                    <a:gd name="T48" fmla="*/ 2982 w 3405"/>
                                    <a:gd name="T49" fmla="*/ 2201 h 2248"/>
                                    <a:gd name="T50" fmla="*/ 2862 w 3405"/>
                                    <a:gd name="T51" fmla="*/ 2235 h 2248"/>
                                    <a:gd name="T52" fmla="*/ 2735 w 3405"/>
                                    <a:gd name="T53" fmla="*/ 2248 h 2248"/>
                                    <a:gd name="T54" fmla="*/ 605 w 3405"/>
                                    <a:gd name="T55" fmla="*/ 2245 h 2248"/>
                                    <a:gd name="T56" fmla="*/ 481 w 3405"/>
                                    <a:gd name="T57" fmla="*/ 2222 h 2248"/>
                                    <a:gd name="T58" fmla="*/ 367 w 3405"/>
                                    <a:gd name="T59" fmla="*/ 2176 h 2248"/>
                                    <a:gd name="T60" fmla="*/ 265 w 3405"/>
                                    <a:gd name="T61" fmla="*/ 2112 h 2248"/>
                                    <a:gd name="T62" fmla="*/ 175 w 3405"/>
                                    <a:gd name="T63" fmla="*/ 2031 h 2248"/>
                                    <a:gd name="T64" fmla="*/ 102 w 3405"/>
                                    <a:gd name="T65" fmla="*/ 1935 h 2248"/>
                                    <a:gd name="T66" fmla="*/ 46 w 3405"/>
                                    <a:gd name="T67" fmla="*/ 1826 h 2248"/>
                                    <a:gd name="T68" fmla="*/ 12 w 3405"/>
                                    <a:gd name="T69" fmla="*/ 1708 h 2248"/>
                                    <a:gd name="T70" fmla="*/ 0 w 3405"/>
                                    <a:gd name="T71" fmla="*/ 1580 h 2248"/>
                                    <a:gd name="T72" fmla="*/ 12 w 3405"/>
                                    <a:gd name="T73" fmla="*/ 1454 h 2248"/>
                                    <a:gd name="T74" fmla="*/ 46 w 3405"/>
                                    <a:gd name="T75" fmla="*/ 1336 h 2248"/>
                                    <a:gd name="T76" fmla="*/ 102 w 3405"/>
                                    <a:gd name="T77" fmla="*/ 1226 h 2248"/>
                                    <a:gd name="T78" fmla="*/ 175 w 3405"/>
                                    <a:gd name="T79" fmla="*/ 1131 h 2248"/>
                                    <a:gd name="T80" fmla="*/ 265 w 3405"/>
                                    <a:gd name="T81" fmla="*/ 1049 h 2248"/>
                                    <a:gd name="T82" fmla="*/ 367 w 3405"/>
                                    <a:gd name="T83" fmla="*/ 985 h 2248"/>
                                    <a:gd name="T84" fmla="*/ 481 w 3405"/>
                                    <a:gd name="T85" fmla="*/ 940 h 2248"/>
                                    <a:gd name="T86" fmla="*/ 605 w 3405"/>
                                    <a:gd name="T87" fmla="*/ 916 h 2248"/>
                                    <a:gd name="T88" fmla="*/ 682 w 3405"/>
                                    <a:gd name="T89" fmla="*/ 834 h 2248"/>
                                    <a:gd name="T90" fmla="*/ 725 w 3405"/>
                                    <a:gd name="T91" fmla="*/ 679 h 2248"/>
                                    <a:gd name="T92" fmla="*/ 791 w 3405"/>
                                    <a:gd name="T93" fmla="*/ 536 h 2248"/>
                                    <a:gd name="T94" fmla="*/ 876 w 3405"/>
                                    <a:gd name="T95" fmla="*/ 406 h 2248"/>
                                    <a:gd name="T96" fmla="*/ 981 w 3405"/>
                                    <a:gd name="T97" fmla="*/ 290 h 2248"/>
                                    <a:gd name="T98" fmla="*/ 1100 w 3405"/>
                                    <a:gd name="T99" fmla="*/ 191 h 2248"/>
                                    <a:gd name="T100" fmla="*/ 1235 w 3405"/>
                                    <a:gd name="T101" fmla="*/ 111 h 2248"/>
                                    <a:gd name="T102" fmla="*/ 1381 w 3405"/>
                                    <a:gd name="T103" fmla="*/ 50 h 2248"/>
                                    <a:gd name="T104" fmla="*/ 1537 w 3405"/>
                                    <a:gd name="T105" fmla="*/ 13 h 2248"/>
                                    <a:gd name="T106" fmla="*/ 1703 w 3405"/>
                                    <a:gd name="T107" fmla="*/ 0 h 2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05" h="2248">
                                      <a:moveTo>
                                        <a:pt x="1703" y="0"/>
                                      </a:moveTo>
                                      <a:lnTo>
                                        <a:pt x="1786" y="3"/>
                                      </a:lnTo>
                                      <a:lnTo>
                                        <a:pt x="1867" y="13"/>
                                      </a:lnTo>
                                      <a:lnTo>
                                        <a:pt x="1946" y="29"/>
                                      </a:lnTo>
                                      <a:lnTo>
                                        <a:pt x="2024" y="50"/>
                                      </a:lnTo>
                                      <a:lnTo>
                                        <a:pt x="2098" y="77"/>
                                      </a:lnTo>
                                      <a:lnTo>
                                        <a:pt x="2170" y="111"/>
                                      </a:lnTo>
                                      <a:lnTo>
                                        <a:pt x="2239" y="148"/>
                                      </a:lnTo>
                                      <a:lnTo>
                                        <a:pt x="2304" y="191"/>
                                      </a:lnTo>
                                      <a:lnTo>
                                        <a:pt x="2366" y="238"/>
                                      </a:lnTo>
                                      <a:lnTo>
                                        <a:pt x="2424" y="290"/>
                                      </a:lnTo>
                                      <a:lnTo>
                                        <a:pt x="2478" y="347"/>
                                      </a:lnTo>
                                      <a:lnTo>
                                        <a:pt x="2528" y="406"/>
                                      </a:lnTo>
                                      <a:lnTo>
                                        <a:pt x="2574" y="470"/>
                                      </a:lnTo>
                                      <a:lnTo>
                                        <a:pt x="2613" y="536"/>
                                      </a:lnTo>
                                      <a:lnTo>
                                        <a:pt x="2649" y="606"/>
                                      </a:lnTo>
                                      <a:lnTo>
                                        <a:pt x="2679" y="679"/>
                                      </a:lnTo>
                                      <a:lnTo>
                                        <a:pt x="2704" y="755"/>
                                      </a:lnTo>
                                      <a:lnTo>
                                        <a:pt x="2722" y="834"/>
                                      </a:lnTo>
                                      <a:lnTo>
                                        <a:pt x="2735" y="913"/>
                                      </a:lnTo>
                                      <a:lnTo>
                                        <a:pt x="2800" y="916"/>
                                      </a:lnTo>
                                      <a:lnTo>
                                        <a:pt x="2862" y="926"/>
                                      </a:lnTo>
                                      <a:lnTo>
                                        <a:pt x="2923" y="940"/>
                                      </a:lnTo>
                                      <a:lnTo>
                                        <a:pt x="2982" y="960"/>
                                      </a:lnTo>
                                      <a:lnTo>
                                        <a:pt x="3037" y="985"/>
                                      </a:lnTo>
                                      <a:lnTo>
                                        <a:pt x="3090" y="1015"/>
                                      </a:lnTo>
                                      <a:lnTo>
                                        <a:pt x="3140" y="1049"/>
                                      </a:lnTo>
                                      <a:lnTo>
                                        <a:pt x="3187" y="1088"/>
                                      </a:lnTo>
                                      <a:lnTo>
                                        <a:pt x="3229" y="1131"/>
                                      </a:lnTo>
                                      <a:lnTo>
                                        <a:pt x="3268" y="1177"/>
                                      </a:lnTo>
                                      <a:lnTo>
                                        <a:pt x="3302" y="1226"/>
                                      </a:lnTo>
                                      <a:lnTo>
                                        <a:pt x="3332" y="1280"/>
                                      </a:lnTo>
                                      <a:lnTo>
                                        <a:pt x="3358" y="1336"/>
                                      </a:lnTo>
                                      <a:lnTo>
                                        <a:pt x="3378" y="1393"/>
                                      </a:lnTo>
                                      <a:lnTo>
                                        <a:pt x="3393" y="1454"/>
                                      </a:lnTo>
                                      <a:lnTo>
                                        <a:pt x="3401" y="1517"/>
                                      </a:lnTo>
                                      <a:lnTo>
                                        <a:pt x="3405" y="1580"/>
                                      </a:lnTo>
                                      <a:lnTo>
                                        <a:pt x="3401" y="1644"/>
                                      </a:lnTo>
                                      <a:lnTo>
                                        <a:pt x="3393" y="1708"/>
                                      </a:lnTo>
                                      <a:lnTo>
                                        <a:pt x="3378" y="1768"/>
                                      </a:lnTo>
                                      <a:lnTo>
                                        <a:pt x="3358" y="1826"/>
                                      </a:lnTo>
                                      <a:lnTo>
                                        <a:pt x="3332" y="1881"/>
                                      </a:lnTo>
                                      <a:lnTo>
                                        <a:pt x="3302" y="1935"/>
                                      </a:lnTo>
                                      <a:lnTo>
                                        <a:pt x="3268" y="1984"/>
                                      </a:lnTo>
                                      <a:lnTo>
                                        <a:pt x="3229" y="2031"/>
                                      </a:lnTo>
                                      <a:lnTo>
                                        <a:pt x="3187" y="2074"/>
                                      </a:lnTo>
                                      <a:lnTo>
                                        <a:pt x="3140" y="2112"/>
                                      </a:lnTo>
                                      <a:lnTo>
                                        <a:pt x="3090" y="2146"/>
                                      </a:lnTo>
                                      <a:lnTo>
                                        <a:pt x="3037" y="2176"/>
                                      </a:lnTo>
                                      <a:lnTo>
                                        <a:pt x="2982" y="2201"/>
                                      </a:lnTo>
                                      <a:lnTo>
                                        <a:pt x="2923" y="2222"/>
                                      </a:lnTo>
                                      <a:lnTo>
                                        <a:pt x="2862" y="2235"/>
                                      </a:lnTo>
                                      <a:lnTo>
                                        <a:pt x="2800" y="2245"/>
                                      </a:lnTo>
                                      <a:lnTo>
                                        <a:pt x="2735" y="2248"/>
                                      </a:lnTo>
                                      <a:lnTo>
                                        <a:pt x="669" y="2248"/>
                                      </a:lnTo>
                                      <a:lnTo>
                                        <a:pt x="605" y="2245"/>
                                      </a:lnTo>
                                      <a:lnTo>
                                        <a:pt x="542" y="2235"/>
                                      </a:lnTo>
                                      <a:lnTo>
                                        <a:pt x="481" y="2222"/>
                                      </a:lnTo>
                                      <a:lnTo>
                                        <a:pt x="423" y="2201"/>
                                      </a:lnTo>
                                      <a:lnTo>
                                        <a:pt x="367" y="2176"/>
                                      </a:lnTo>
                                      <a:lnTo>
                                        <a:pt x="314" y="2146"/>
                                      </a:lnTo>
                                      <a:lnTo>
                                        <a:pt x="265" y="2112"/>
                                      </a:lnTo>
                                      <a:lnTo>
                                        <a:pt x="217" y="2074"/>
                                      </a:lnTo>
                                      <a:lnTo>
                                        <a:pt x="175" y="2031"/>
                                      </a:lnTo>
                                      <a:lnTo>
                                        <a:pt x="137" y="1984"/>
                                      </a:lnTo>
                                      <a:lnTo>
                                        <a:pt x="102" y="1935"/>
                                      </a:lnTo>
                                      <a:lnTo>
                                        <a:pt x="72" y="1881"/>
                                      </a:lnTo>
                                      <a:lnTo>
                                        <a:pt x="46" y="1826"/>
                                      </a:lnTo>
                                      <a:lnTo>
                                        <a:pt x="27" y="1768"/>
                                      </a:lnTo>
                                      <a:lnTo>
                                        <a:pt x="12" y="1708"/>
                                      </a:lnTo>
                                      <a:lnTo>
                                        <a:pt x="3" y="1644"/>
                                      </a:lnTo>
                                      <a:lnTo>
                                        <a:pt x="0" y="1580"/>
                                      </a:lnTo>
                                      <a:lnTo>
                                        <a:pt x="3" y="1517"/>
                                      </a:lnTo>
                                      <a:lnTo>
                                        <a:pt x="12" y="1454"/>
                                      </a:lnTo>
                                      <a:lnTo>
                                        <a:pt x="27" y="1393"/>
                                      </a:lnTo>
                                      <a:lnTo>
                                        <a:pt x="46" y="1336"/>
                                      </a:lnTo>
                                      <a:lnTo>
                                        <a:pt x="72" y="1280"/>
                                      </a:lnTo>
                                      <a:lnTo>
                                        <a:pt x="102" y="1226"/>
                                      </a:lnTo>
                                      <a:lnTo>
                                        <a:pt x="137" y="1177"/>
                                      </a:lnTo>
                                      <a:lnTo>
                                        <a:pt x="175" y="1131"/>
                                      </a:lnTo>
                                      <a:lnTo>
                                        <a:pt x="219" y="1088"/>
                                      </a:lnTo>
                                      <a:lnTo>
                                        <a:pt x="265" y="1049"/>
                                      </a:lnTo>
                                      <a:lnTo>
                                        <a:pt x="314" y="1015"/>
                                      </a:lnTo>
                                      <a:lnTo>
                                        <a:pt x="367" y="985"/>
                                      </a:lnTo>
                                      <a:lnTo>
                                        <a:pt x="423" y="960"/>
                                      </a:lnTo>
                                      <a:lnTo>
                                        <a:pt x="481" y="940"/>
                                      </a:lnTo>
                                      <a:lnTo>
                                        <a:pt x="542" y="926"/>
                                      </a:lnTo>
                                      <a:lnTo>
                                        <a:pt x="605" y="916"/>
                                      </a:lnTo>
                                      <a:lnTo>
                                        <a:pt x="669" y="913"/>
                                      </a:lnTo>
                                      <a:lnTo>
                                        <a:pt x="682" y="834"/>
                                      </a:lnTo>
                                      <a:lnTo>
                                        <a:pt x="701" y="755"/>
                                      </a:lnTo>
                                      <a:lnTo>
                                        <a:pt x="725" y="679"/>
                                      </a:lnTo>
                                      <a:lnTo>
                                        <a:pt x="756" y="606"/>
                                      </a:lnTo>
                                      <a:lnTo>
                                        <a:pt x="791" y="536"/>
                                      </a:lnTo>
                                      <a:lnTo>
                                        <a:pt x="831" y="470"/>
                                      </a:lnTo>
                                      <a:lnTo>
                                        <a:pt x="876" y="406"/>
                                      </a:lnTo>
                                      <a:lnTo>
                                        <a:pt x="927" y="347"/>
                                      </a:lnTo>
                                      <a:lnTo>
                                        <a:pt x="981" y="290"/>
                                      </a:lnTo>
                                      <a:lnTo>
                                        <a:pt x="1039" y="238"/>
                                      </a:lnTo>
                                      <a:lnTo>
                                        <a:pt x="1100" y="191"/>
                                      </a:lnTo>
                                      <a:lnTo>
                                        <a:pt x="1166" y="148"/>
                                      </a:lnTo>
                                      <a:lnTo>
                                        <a:pt x="1235" y="111"/>
                                      </a:lnTo>
                                      <a:lnTo>
                                        <a:pt x="1307" y="77"/>
                                      </a:lnTo>
                                      <a:lnTo>
                                        <a:pt x="1381" y="50"/>
                                      </a:lnTo>
                                      <a:lnTo>
                                        <a:pt x="1458" y="29"/>
                                      </a:lnTo>
                                      <a:lnTo>
                                        <a:pt x="1537" y="13"/>
                                      </a:lnTo>
                                      <a:lnTo>
                                        <a:pt x="1619" y="3"/>
                                      </a:lnTo>
                                      <a:lnTo>
                                        <a:pt x="1703"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30" name="Freeform 21"/>
                              <wps:cNvSpPr>
                                <a:spLocks noEditPoints="1"/>
                              </wps:cNvSpPr>
                              <wps:spPr bwMode="auto">
                                <a:xfrm rot="1041277">
                                  <a:off x="6092432" y="2803563"/>
                                  <a:ext cx="230156" cy="343542"/>
                                </a:xfrm>
                                <a:custGeom>
                                  <a:avLst/>
                                  <a:gdLst>
                                    <a:gd name="T0" fmla="*/ 134 w 1631"/>
                                    <a:gd name="T1" fmla="*/ 2049 h 2433"/>
                                    <a:gd name="T2" fmla="*/ 229 w 1631"/>
                                    <a:gd name="T3" fmla="*/ 2094 h 2433"/>
                                    <a:gd name="T4" fmla="*/ 316 w 1631"/>
                                    <a:gd name="T5" fmla="*/ 2153 h 2433"/>
                                    <a:gd name="T6" fmla="*/ 450 w 1631"/>
                                    <a:gd name="T7" fmla="*/ 2032 h 2433"/>
                                    <a:gd name="T8" fmla="*/ 399 w 1631"/>
                                    <a:gd name="T9" fmla="*/ 1985 h 2433"/>
                                    <a:gd name="T10" fmla="*/ 322 w 1631"/>
                                    <a:gd name="T11" fmla="*/ 1933 h 2433"/>
                                    <a:gd name="T12" fmla="*/ 251 w 1631"/>
                                    <a:gd name="T13" fmla="*/ 1898 h 2433"/>
                                    <a:gd name="T14" fmla="*/ 192 w 1631"/>
                                    <a:gd name="T15" fmla="*/ 1878 h 2433"/>
                                    <a:gd name="T16" fmla="*/ 145 w 1631"/>
                                    <a:gd name="T17" fmla="*/ 1868 h 2433"/>
                                    <a:gd name="T18" fmla="*/ 1146 w 1631"/>
                                    <a:gd name="T19" fmla="*/ 0 h 2433"/>
                                    <a:gd name="T20" fmla="*/ 1203 w 1631"/>
                                    <a:gd name="T21" fmla="*/ 8 h 2433"/>
                                    <a:gd name="T22" fmla="*/ 1272 w 1631"/>
                                    <a:gd name="T23" fmla="*/ 26 h 2433"/>
                                    <a:gd name="T24" fmla="*/ 1352 w 1631"/>
                                    <a:gd name="T25" fmla="*/ 59 h 2433"/>
                                    <a:gd name="T26" fmla="*/ 1442 w 1631"/>
                                    <a:gd name="T27" fmla="*/ 111 h 2433"/>
                                    <a:gd name="T28" fmla="*/ 1515 w 1631"/>
                                    <a:gd name="T29" fmla="*/ 168 h 2433"/>
                                    <a:gd name="T30" fmla="*/ 1567 w 1631"/>
                                    <a:gd name="T31" fmla="*/ 221 h 2433"/>
                                    <a:gd name="T32" fmla="*/ 1600 w 1631"/>
                                    <a:gd name="T33" fmla="*/ 268 h 2433"/>
                                    <a:gd name="T34" fmla="*/ 1619 w 1631"/>
                                    <a:gd name="T35" fmla="*/ 305 h 2433"/>
                                    <a:gd name="T36" fmla="*/ 1628 w 1631"/>
                                    <a:gd name="T37" fmla="*/ 329 h 2433"/>
                                    <a:gd name="T38" fmla="*/ 1631 w 1631"/>
                                    <a:gd name="T39" fmla="*/ 354 h 2433"/>
                                    <a:gd name="T40" fmla="*/ 1620 w 1631"/>
                                    <a:gd name="T41" fmla="*/ 390 h 2433"/>
                                    <a:gd name="T42" fmla="*/ 641 w 1631"/>
                                    <a:gd name="T43" fmla="*/ 2075 h 2433"/>
                                    <a:gd name="T44" fmla="*/ 119 w 1631"/>
                                    <a:gd name="T45" fmla="*/ 2420 h 2433"/>
                                    <a:gd name="T46" fmla="*/ 80 w 1631"/>
                                    <a:gd name="T47" fmla="*/ 2433 h 2433"/>
                                    <a:gd name="T48" fmla="*/ 38 w 1631"/>
                                    <a:gd name="T49" fmla="*/ 2422 h 2433"/>
                                    <a:gd name="T50" fmla="*/ 13 w 1631"/>
                                    <a:gd name="T51" fmla="*/ 2399 h 2433"/>
                                    <a:gd name="T52" fmla="*/ 0 w 1631"/>
                                    <a:gd name="T53" fmla="*/ 2367 h 2433"/>
                                    <a:gd name="T54" fmla="*/ 36 w 1631"/>
                                    <a:gd name="T55" fmla="*/ 1747 h 2433"/>
                                    <a:gd name="T56" fmla="*/ 46 w 1631"/>
                                    <a:gd name="T57" fmla="*/ 1714 h 2433"/>
                                    <a:gd name="T58" fmla="*/ 1027 w 1631"/>
                                    <a:gd name="T59" fmla="*/ 28 h 2433"/>
                                    <a:gd name="T60" fmla="*/ 1060 w 1631"/>
                                    <a:gd name="T61" fmla="*/ 8 h 2433"/>
                                    <a:gd name="T62" fmla="*/ 1074 w 1631"/>
                                    <a:gd name="T63" fmla="*/ 5 h 2433"/>
                                    <a:gd name="T64" fmla="*/ 1103 w 1631"/>
                                    <a:gd name="T65" fmla="*/ 0 h 24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631" h="2433">
                                      <a:moveTo>
                                        <a:pt x="145" y="1868"/>
                                      </a:moveTo>
                                      <a:lnTo>
                                        <a:pt x="134" y="2049"/>
                                      </a:lnTo>
                                      <a:lnTo>
                                        <a:pt x="181" y="2070"/>
                                      </a:lnTo>
                                      <a:lnTo>
                                        <a:pt x="229" y="2094"/>
                                      </a:lnTo>
                                      <a:lnTo>
                                        <a:pt x="274" y="2122"/>
                                      </a:lnTo>
                                      <a:lnTo>
                                        <a:pt x="316" y="2153"/>
                                      </a:lnTo>
                                      <a:lnTo>
                                        <a:pt x="467" y="2053"/>
                                      </a:lnTo>
                                      <a:lnTo>
                                        <a:pt x="450" y="2032"/>
                                      </a:lnTo>
                                      <a:lnTo>
                                        <a:pt x="427" y="2010"/>
                                      </a:lnTo>
                                      <a:lnTo>
                                        <a:pt x="399" y="1985"/>
                                      </a:lnTo>
                                      <a:lnTo>
                                        <a:pt x="364" y="1960"/>
                                      </a:lnTo>
                                      <a:lnTo>
                                        <a:pt x="322" y="1933"/>
                                      </a:lnTo>
                                      <a:lnTo>
                                        <a:pt x="286" y="1914"/>
                                      </a:lnTo>
                                      <a:lnTo>
                                        <a:pt x="251" y="1898"/>
                                      </a:lnTo>
                                      <a:lnTo>
                                        <a:pt x="220" y="1886"/>
                                      </a:lnTo>
                                      <a:lnTo>
                                        <a:pt x="192" y="1878"/>
                                      </a:lnTo>
                                      <a:lnTo>
                                        <a:pt x="168" y="1872"/>
                                      </a:lnTo>
                                      <a:lnTo>
                                        <a:pt x="145" y="1868"/>
                                      </a:lnTo>
                                      <a:close/>
                                      <a:moveTo>
                                        <a:pt x="1123" y="0"/>
                                      </a:moveTo>
                                      <a:lnTo>
                                        <a:pt x="1146" y="0"/>
                                      </a:lnTo>
                                      <a:lnTo>
                                        <a:pt x="1173" y="2"/>
                                      </a:lnTo>
                                      <a:lnTo>
                                        <a:pt x="1203" y="8"/>
                                      </a:lnTo>
                                      <a:lnTo>
                                        <a:pt x="1235" y="15"/>
                                      </a:lnTo>
                                      <a:lnTo>
                                        <a:pt x="1272" y="26"/>
                                      </a:lnTo>
                                      <a:lnTo>
                                        <a:pt x="1310" y="41"/>
                                      </a:lnTo>
                                      <a:lnTo>
                                        <a:pt x="1352" y="59"/>
                                      </a:lnTo>
                                      <a:lnTo>
                                        <a:pt x="1396" y="83"/>
                                      </a:lnTo>
                                      <a:lnTo>
                                        <a:pt x="1442" y="111"/>
                                      </a:lnTo>
                                      <a:lnTo>
                                        <a:pt x="1482" y="140"/>
                                      </a:lnTo>
                                      <a:lnTo>
                                        <a:pt x="1515" y="168"/>
                                      </a:lnTo>
                                      <a:lnTo>
                                        <a:pt x="1543" y="196"/>
                                      </a:lnTo>
                                      <a:lnTo>
                                        <a:pt x="1567" y="221"/>
                                      </a:lnTo>
                                      <a:lnTo>
                                        <a:pt x="1585" y="246"/>
                                      </a:lnTo>
                                      <a:lnTo>
                                        <a:pt x="1600" y="268"/>
                                      </a:lnTo>
                                      <a:lnTo>
                                        <a:pt x="1611" y="288"/>
                                      </a:lnTo>
                                      <a:lnTo>
                                        <a:pt x="1619" y="305"/>
                                      </a:lnTo>
                                      <a:lnTo>
                                        <a:pt x="1625" y="319"/>
                                      </a:lnTo>
                                      <a:lnTo>
                                        <a:pt x="1628" y="329"/>
                                      </a:lnTo>
                                      <a:lnTo>
                                        <a:pt x="1629" y="334"/>
                                      </a:lnTo>
                                      <a:lnTo>
                                        <a:pt x="1631" y="354"/>
                                      </a:lnTo>
                                      <a:lnTo>
                                        <a:pt x="1628" y="373"/>
                                      </a:lnTo>
                                      <a:lnTo>
                                        <a:pt x="1620" y="390"/>
                                      </a:lnTo>
                                      <a:lnTo>
                                        <a:pt x="650" y="2061"/>
                                      </a:lnTo>
                                      <a:lnTo>
                                        <a:pt x="641" y="2075"/>
                                      </a:lnTo>
                                      <a:lnTo>
                                        <a:pt x="627" y="2087"/>
                                      </a:lnTo>
                                      <a:lnTo>
                                        <a:pt x="119" y="2420"/>
                                      </a:lnTo>
                                      <a:lnTo>
                                        <a:pt x="100" y="2429"/>
                                      </a:lnTo>
                                      <a:lnTo>
                                        <a:pt x="80" y="2433"/>
                                      </a:lnTo>
                                      <a:lnTo>
                                        <a:pt x="58" y="2430"/>
                                      </a:lnTo>
                                      <a:lnTo>
                                        <a:pt x="38" y="2422"/>
                                      </a:lnTo>
                                      <a:lnTo>
                                        <a:pt x="24" y="2412"/>
                                      </a:lnTo>
                                      <a:lnTo>
                                        <a:pt x="13" y="2399"/>
                                      </a:lnTo>
                                      <a:lnTo>
                                        <a:pt x="5" y="2385"/>
                                      </a:lnTo>
                                      <a:lnTo>
                                        <a:pt x="0" y="2367"/>
                                      </a:lnTo>
                                      <a:lnTo>
                                        <a:pt x="0" y="2350"/>
                                      </a:lnTo>
                                      <a:lnTo>
                                        <a:pt x="36" y="1747"/>
                                      </a:lnTo>
                                      <a:lnTo>
                                        <a:pt x="39" y="1730"/>
                                      </a:lnTo>
                                      <a:lnTo>
                                        <a:pt x="46" y="1714"/>
                                      </a:lnTo>
                                      <a:lnTo>
                                        <a:pt x="1016" y="43"/>
                                      </a:lnTo>
                                      <a:lnTo>
                                        <a:pt x="1027" y="28"/>
                                      </a:lnTo>
                                      <a:lnTo>
                                        <a:pt x="1042" y="16"/>
                                      </a:lnTo>
                                      <a:lnTo>
                                        <a:pt x="1060" y="8"/>
                                      </a:lnTo>
                                      <a:lnTo>
                                        <a:pt x="1065" y="7"/>
                                      </a:lnTo>
                                      <a:lnTo>
                                        <a:pt x="1074" y="5"/>
                                      </a:lnTo>
                                      <a:lnTo>
                                        <a:pt x="1087" y="2"/>
                                      </a:lnTo>
                                      <a:lnTo>
                                        <a:pt x="1103" y="0"/>
                                      </a:lnTo>
                                      <a:lnTo>
                                        <a:pt x="1123" y="0"/>
                                      </a:lnTo>
                                      <a:close/>
                                    </a:path>
                                  </a:pathLst>
                                </a:custGeom>
                                <a:solidFill>
                                  <a:srgbClr val="00B0F0"/>
                                </a:solidFill>
                                <a:ln w="0">
                                  <a:noFill/>
                                  <a:prstDash val="solid"/>
                                  <a:round/>
                                  <a:headEnd/>
                                  <a:tailEnd/>
                                </a:ln>
                              </wps:spPr>
                              <wps:bodyPr vert="horz" wrap="square" lIns="91440" tIns="45720" rIns="91440" bIns="45720" numCol="1" anchor="t" anchorCtr="0" compatLnSpc="1">
                                <a:prstTxWarp prst="textNoShape">
                                  <a:avLst/>
                                </a:prstTxWarp>
                              </wps:bodyPr>
                            </wps:wsp>
                          </wpg:grpSp>
                          <wps:wsp>
                            <wps:cNvPr id="1766391531" name="TextBox 110"/>
                            <wps:cNvSpPr txBox="1"/>
                            <wps:spPr>
                              <a:xfrm>
                                <a:off x="5676036" y="2997960"/>
                                <a:ext cx="593687" cy="261610"/>
                              </a:xfrm>
                              <a:prstGeom prst="rect">
                                <a:avLst/>
                              </a:prstGeom>
                              <a:noFill/>
                            </wps:spPr>
                            <wps:txbx>
                              <w:txbxContent>
                                <w:p w14:paraId="7871B86D"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wps:txbx>
                            <wps:bodyPr wrap="square" rtlCol="0">
                              <a:spAutoFit/>
                            </wps:bodyPr>
                          </wps:wsp>
                        </wpg:grpSp>
                        <wps:wsp>
                          <wps:cNvPr id="1766391532" name="TextBox 51"/>
                          <wps:cNvSpPr txBox="1"/>
                          <wps:spPr>
                            <a:xfrm>
                              <a:off x="5626444" y="2666674"/>
                              <a:ext cx="1124526" cy="200055"/>
                            </a:xfrm>
                            <a:prstGeom prst="rect">
                              <a:avLst/>
                            </a:prstGeom>
                            <a:noFill/>
                          </wps:spPr>
                          <wps:txbx>
                            <w:txbxContent>
                              <w:p w14:paraId="1DD50053"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wps:txbx>
                          <wps:bodyPr wrap="square" rtlCol="0">
                            <a:spAutoFit/>
                          </wps:bodyPr>
                        </wps:wsp>
                        <wps:wsp>
                          <wps:cNvPr id="1766391533" name="Rectangle 1766391533"/>
                          <wps:cNvSpPr/>
                          <wps:spPr>
                            <a:xfrm>
                              <a:off x="3196760"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6510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wps:txbx>
                          <wps:bodyPr rtlCol="0" anchor="ctr"/>
                        </wps:wsp>
                        <wps:wsp>
                          <wps:cNvPr id="1766391534" name="Rectangle 1766391534"/>
                          <wps:cNvSpPr/>
                          <wps:spPr>
                            <a:xfrm>
                              <a:off x="3196760"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35" name="Rectangle 1766391535"/>
                          <wps:cNvSpPr/>
                          <wps:spPr>
                            <a:xfrm>
                              <a:off x="4815184" y="3561282"/>
                              <a:ext cx="1385275" cy="248703"/>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99961" w14:textId="1ECF0524"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wps:txbx>
                          <wps:bodyPr rtlCol="0" anchor="ctr"/>
                        </wps:wsp>
                        <wps:wsp>
                          <wps:cNvPr id="1766391536" name="Rectangle 1766391536"/>
                          <wps:cNvSpPr/>
                          <wps:spPr>
                            <a:xfrm>
                              <a:off x="4815184" y="3813238"/>
                              <a:ext cx="1385275" cy="91513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37" name="Graphic 165"/>
                          <wpg:cNvGrpSpPr/>
                          <wpg:grpSpPr>
                            <a:xfrm>
                              <a:off x="5007927" y="4047978"/>
                              <a:ext cx="333946" cy="289988"/>
                              <a:chOff x="5007927" y="4047978"/>
                              <a:chExt cx="541441" cy="470170"/>
                            </a:xfrm>
                            <a:solidFill>
                              <a:srgbClr val="0078D7"/>
                            </a:solidFill>
                          </wpg:grpSpPr>
                          <wps:wsp>
                            <wps:cNvPr id="1766391538" name="Freeform: Shape 1766391538"/>
                            <wps:cNvSpPr/>
                            <wps:spPr>
                              <a:xfrm>
                                <a:off x="5007927" y="4047978"/>
                                <a:ext cx="541441" cy="470170"/>
                              </a:xfrm>
                              <a:custGeom>
                                <a:avLst/>
                                <a:gdLst>
                                  <a:gd name="connsiteX0" fmla="*/ 135245 w 541441"/>
                                  <a:gd name="connsiteY0" fmla="*/ 75 h 470170"/>
                                  <a:gd name="connsiteX1" fmla="*/ 249936 w 541441"/>
                                  <a:gd name="connsiteY1" fmla="*/ 75 h 470170"/>
                                  <a:gd name="connsiteX2" fmla="*/ 402082 w 541441"/>
                                  <a:gd name="connsiteY2" fmla="*/ 0 h 470170"/>
                                  <a:gd name="connsiteX3" fmla="*/ 409561 w 541441"/>
                                  <a:gd name="connsiteY3" fmla="*/ 4712 h 470170"/>
                                  <a:gd name="connsiteX4" fmla="*/ 434526 w 541441"/>
                                  <a:gd name="connsiteY4" fmla="*/ 48166 h 470170"/>
                                  <a:gd name="connsiteX5" fmla="*/ 455961 w 541441"/>
                                  <a:gd name="connsiteY5" fmla="*/ 84726 h 470170"/>
                                  <a:gd name="connsiteX6" fmla="*/ 477725 w 541441"/>
                                  <a:gd name="connsiteY6" fmla="*/ 122223 h 470170"/>
                                  <a:gd name="connsiteX7" fmla="*/ 502893 w 541441"/>
                                  <a:gd name="connsiteY7" fmla="*/ 166145 h 470170"/>
                                  <a:gd name="connsiteX8" fmla="*/ 524221 w 541441"/>
                                  <a:gd name="connsiteY8" fmla="*/ 202758 h 470170"/>
                                  <a:gd name="connsiteX9" fmla="*/ 541049 w 541441"/>
                                  <a:gd name="connsiteY9" fmla="*/ 232404 h 470170"/>
                                  <a:gd name="connsiteX10" fmla="*/ 540081 w 541441"/>
                                  <a:gd name="connsiteY10" fmla="*/ 239914 h 470170"/>
                                  <a:gd name="connsiteX11" fmla="*/ 520721 w 541441"/>
                                  <a:gd name="connsiteY11" fmla="*/ 274039 h 470170"/>
                                  <a:gd name="connsiteX12" fmla="*/ 498053 w 541441"/>
                                  <a:gd name="connsiteY12" fmla="*/ 312844 h 470170"/>
                                  <a:gd name="connsiteX13" fmla="*/ 460503 w 541441"/>
                                  <a:gd name="connsiteY13" fmla="*/ 377062 h 470170"/>
                                  <a:gd name="connsiteX14" fmla="*/ 430793 w 541441"/>
                                  <a:gd name="connsiteY14" fmla="*/ 429110 h 470170"/>
                                  <a:gd name="connsiteX15" fmla="*/ 408050 w 541441"/>
                                  <a:gd name="connsiteY15" fmla="*/ 467894 h 470170"/>
                                  <a:gd name="connsiteX16" fmla="*/ 402912 w 541441"/>
                                  <a:gd name="connsiteY16" fmla="*/ 469989 h 470170"/>
                                  <a:gd name="connsiteX17" fmla="*/ 312473 w 541441"/>
                                  <a:gd name="connsiteY17" fmla="*/ 470074 h 470170"/>
                                  <a:gd name="connsiteX18" fmla="*/ 140106 w 541441"/>
                                  <a:gd name="connsiteY18" fmla="*/ 470170 h 470170"/>
                                  <a:gd name="connsiteX19" fmla="*/ 132479 w 541441"/>
                                  <a:gd name="connsiteY19" fmla="*/ 465702 h 470170"/>
                                  <a:gd name="connsiteX20" fmla="*/ 94461 w 541441"/>
                                  <a:gd name="connsiteY20" fmla="*/ 400527 h 470170"/>
                                  <a:gd name="connsiteX21" fmla="*/ 61336 w 541441"/>
                                  <a:gd name="connsiteY21" fmla="*/ 342692 h 470170"/>
                                  <a:gd name="connsiteX22" fmla="*/ 21116 w 541441"/>
                                  <a:gd name="connsiteY22" fmla="*/ 274071 h 470170"/>
                                  <a:gd name="connsiteX23" fmla="*/ 714 w 541441"/>
                                  <a:gd name="connsiteY23" fmla="*/ 238138 h 470170"/>
                                  <a:gd name="connsiteX24" fmla="*/ 448 w 541441"/>
                                  <a:gd name="connsiteY24" fmla="*/ 232894 h 470170"/>
                                  <a:gd name="connsiteX25" fmla="*/ 23255 w 541441"/>
                                  <a:gd name="connsiteY25" fmla="*/ 192993 h 470170"/>
                                  <a:gd name="connsiteX26" fmla="*/ 45944 w 541441"/>
                                  <a:gd name="connsiteY26" fmla="*/ 154178 h 470170"/>
                                  <a:gd name="connsiteX27" fmla="*/ 79122 w 541441"/>
                                  <a:gd name="connsiteY27" fmla="*/ 97576 h 470170"/>
                                  <a:gd name="connsiteX28" fmla="*/ 108843 w 541441"/>
                                  <a:gd name="connsiteY28" fmla="*/ 45528 h 470170"/>
                                  <a:gd name="connsiteX29" fmla="*/ 133287 w 541441"/>
                                  <a:gd name="connsiteY29" fmla="*/ 4159 h 470170"/>
                                  <a:gd name="connsiteX30" fmla="*/ 135245 w 541441"/>
                                  <a:gd name="connsiteY30" fmla="*/ 75 h 470170"/>
                                  <a:gd name="connsiteX31" fmla="*/ 133564 w 541441"/>
                                  <a:gd name="connsiteY31" fmla="*/ 234128 h 470170"/>
                                  <a:gd name="connsiteX32" fmla="*/ 133628 w 541441"/>
                                  <a:gd name="connsiteY32" fmla="*/ 234128 h 470170"/>
                                  <a:gd name="connsiteX33" fmla="*/ 133447 w 541441"/>
                                  <a:gd name="connsiteY33" fmla="*/ 336257 h 470170"/>
                                  <a:gd name="connsiteX34" fmla="*/ 142265 w 541441"/>
                                  <a:gd name="connsiteY34" fmla="*/ 364244 h 470170"/>
                                  <a:gd name="connsiteX35" fmla="*/ 167146 w 541441"/>
                                  <a:gd name="connsiteY35" fmla="*/ 377604 h 470170"/>
                                  <a:gd name="connsiteX36" fmla="*/ 369851 w 541441"/>
                                  <a:gd name="connsiteY36" fmla="*/ 377615 h 470170"/>
                                  <a:gd name="connsiteX37" fmla="*/ 383020 w 541441"/>
                                  <a:gd name="connsiteY37" fmla="*/ 375519 h 470170"/>
                                  <a:gd name="connsiteX38" fmla="*/ 408156 w 541441"/>
                                  <a:gd name="connsiteY38" fmla="*/ 343799 h 470170"/>
                                  <a:gd name="connsiteX39" fmla="*/ 408050 w 541441"/>
                                  <a:gd name="connsiteY39" fmla="*/ 151763 h 470170"/>
                                  <a:gd name="connsiteX40" fmla="*/ 404912 w 541441"/>
                                  <a:gd name="connsiteY40" fmla="*/ 144072 h 470170"/>
                                  <a:gd name="connsiteX41" fmla="*/ 355640 w 541441"/>
                                  <a:gd name="connsiteY41" fmla="*/ 94800 h 470170"/>
                                  <a:gd name="connsiteX42" fmla="*/ 347960 w 541441"/>
                                  <a:gd name="connsiteY42" fmla="*/ 91598 h 470170"/>
                                  <a:gd name="connsiteX43" fmla="*/ 175039 w 541441"/>
                                  <a:gd name="connsiteY43" fmla="*/ 91290 h 470170"/>
                                  <a:gd name="connsiteX44" fmla="*/ 147041 w 541441"/>
                                  <a:gd name="connsiteY44" fmla="*/ 100161 h 470170"/>
                                  <a:gd name="connsiteX45" fmla="*/ 133713 w 541441"/>
                                  <a:gd name="connsiteY45" fmla="*/ 125074 h 470170"/>
                                  <a:gd name="connsiteX46" fmla="*/ 133564 w 541441"/>
                                  <a:gd name="connsiteY46" fmla="*/ 234128 h 470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541441" h="470170">
                                    <a:moveTo>
                                      <a:pt x="135245" y="75"/>
                                    </a:moveTo>
                                    <a:cubicBezTo>
                                      <a:pt x="173688" y="75"/>
                                      <a:pt x="211812" y="75"/>
                                      <a:pt x="249936" y="75"/>
                                    </a:cubicBezTo>
                                    <a:cubicBezTo>
                                      <a:pt x="300655" y="75"/>
                                      <a:pt x="351374" y="117"/>
                                      <a:pt x="402082" y="0"/>
                                    </a:cubicBezTo>
                                    <a:cubicBezTo>
                                      <a:pt x="405933" y="-11"/>
                                      <a:pt x="407667" y="1234"/>
                                      <a:pt x="409561" y="4712"/>
                                    </a:cubicBezTo>
                                    <a:cubicBezTo>
                                      <a:pt x="417560" y="19371"/>
                                      <a:pt x="426112" y="33731"/>
                                      <a:pt x="434526" y="48166"/>
                                    </a:cubicBezTo>
                                    <a:cubicBezTo>
                                      <a:pt x="441632" y="60378"/>
                                      <a:pt x="448844" y="72525"/>
                                      <a:pt x="455961" y="84726"/>
                                    </a:cubicBezTo>
                                    <a:cubicBezTo>
                                      <a:pt x="463247" y="97204"/>
                                      <a:pt x="470513" y="109692"/>
                                      <a:pt x="477725" y="122223"/>
                                    </a:cubicBezTo>
                                    <a:cubicBezTo>
                                      <a:pt x="486149" y="136849"/>
                                      <a:pt x="494468" y="151529"/>
                                      <a:pt x="502893" y="166145"/>
                                    </a:cubicBezTo>
                                    <a:cubicBezTo>
                                      <a:pt x="509956" y="178377"/>
                                      <a:pt x="517136" y="190547"/>
                                      <a:pt x="524221" y="202758"/>
                                    </a:cubicBezTo>
                                    <a:cubicBezTo>
                                      <a:pt x="529922" y="212587"/>
                                      <a:pt x="535783" y="222342"/>
                                      <a:pt x="541049" y="232404"/>
                                    </a:cubicBezTo>
                                    <a:cubicBezTo>
                                      <a:pt x="542027" y="234266"/>
                                      <a:pt x="541230" y="237798"/>
                                      <a:pt x="540081" y="239914"/>
                                    </a:cubicBezTo>
                                    <a:cubicBezTo>
                                      <a:pt x="533837" y="251403"/>
                                      <a:pt x="527273" y="262721"/>
                                      <a:pt x="520721" y="274039"/>
                                    </a:cubicBezTo>
                                    <a:cubicBezTo>
                                      <a:pt x="513222" y="287006"/>
                                      <a:pt x="505616" y="299909"/>
                                      <a:pt x="498053" y="312844"/>
                                    </a:cubicBezTo>
                                    <a:cubicBezTo>
                                      <a:pt x="485532" y="334246"/>
                                      <a:pt x="472927" y="355606"/>
                                      <a:pt x="460503" y="377062"/>
                                    </a:cubicBezTo>
                                    <a:cubicBezTo>
                                      <a:pt x="450493" y="394347"/>
                                      <a:pt x="440749" y="411792"/>
                                      <a:pt x="430793" y="429110"/>
                                    </a:cubicBezTo>
                                    <a:cubicBezTo>
                                      <a:pt x="423325" y="442109"/>
                                      <a:pt x="415805" y="455076"/>
                                      <a:pt x="408050" y="467894"/>
                                    </a:cubicBezTo>
                                    <a:cubicBezTo>
                                      <a:pt x="407274" y="469181"/>
                                      <a:pt x="404667" y="469979"/>
                                      <a:pt x="402912" y="469989"/>
                                    </a:cubicBezTo>
                                    <a:cubicBezTo>
                                      <a:pt x="372766" y="470117"/>
                                      <a:pt x="342620" y="470074"/>
                                      <a:pt x="312473" y="470074"/>
                                    </a:cubicBezTo>
                                    <a:cubicBezTo>
                                      <a:pt x="255021" y="470074"/>
                                      <a:pt x="197558" y="470032"/>
                                      <a:pt x="140106" y="470170"/>
                                    </a:cubicBezTo>
                                    <a:cubicBezTo>
                                      <a:pt x="136276" y="470181"/>
                                      <a:pt x="134340" y="468926"/>
                                      <a:pt x="132479" y="465702"/>
                                    </a:cubicBezTo>
                                    <a:cubicBezTo>
                                      <a:pt x="119927" y="443907"/>
                                      <a:pt x="107066" y="422291"/>
                                      <a:pt x="94461" y="400527"/>
                                    </a:cubicBezTo>
                                    <a:cubicBezTo>
                                      <a:pt x="83324" y="381306"/>
                                      <a:pt x="72495" y="361903"/>
                                      <a:pt x="61336" y="342692"/>
                                    </a:cubicBezTo>
                                    <a:cubicBezTo>
                                      <a:pt x="48029" y="319758"/>
                                      <a:pt x="34477" y="296973"/>
                                      <a:pt x="21116" y="274071"/>
                                    </a:cubicBezTo>
                                    <a:cubicBezTo>
                                      <a:pt x="14181" y="262168"/>
                                      <a:pt x="7384" y="250190"/>
                                      <a:pt x="714" y="238138"/>
                                    </a:cubicBezTo>
                                    <a:cubicBezTo>
                                      <a:pt x="-62" y="236734"/>
                                      <a:pt x="-286" y="234213"/>
                                      <a:pt x="448" y="232894"/>
                                    </a:cubicBezTo>
                                    <a:cubicBezTo>
                                      <a:pt x="7905" y="219512"/>
                                      <a:pt x="15574" y="206247"/>
                                      <a:pt x="23255" y="192993"/>
                                    </a:cubicBezTo>
                                    <a:cubicBezTo>
                                      <a:pt x="30775" y="180026"/>
                                      <a:pt x="38360" y="167113"/>
                                      <a:pt x="45944" y="154178"/>
                                    </a:cubicBezTo>
                                    <a:cubicBezTo>
                                      <a:pt x="57007" y="135307"/>
                                      <a:pt x="68165" y="116500"/>
                                      <a:pt x="79122" y="97576"/>
                                    </a:cubicBezTo>
                                    <a:cubicBezTo>
                                      <a:pt x="89132" y="80291"/>
                                      <a:pt x="98833" y="62824"/>
                                      <a:pt x="108843" y="45528"/>
                                    </a:cubicBezTo>
                                    <a:cubicBezTo>
                                      <a:pt x="116863" y="31667"/>
                                      <a:pt x="125139" y="17956"/>
                                      <a:pt x="133287" y="4159"/>
                                    </a:cubicBezTo>
                                    <a:cubicBezTo>
                                      <a:pt x="134000" y="2957"/>
                                      <a:pt x="134500" y="1649"/>
                                      <a:pt x="135245" y="75"/>
                                    </a:cubicBezTo>
                                    <a:close/>
                                    <a:moveTo>
                                      <a:pt x="133564" y="234128"/>
                                    </a:moveTo>
                                    <a:cubicBezTo>
                                      <a:pt x="133585" y="234128"/>
                                      <a:pt x="133606" y="234128"/>
                                      <a:pt x="133628" y="234128"/>
                                    </a:cubicBezTo>
                                    <a:cubicBezTo>
                                      <a:pt x="133628" y="268167"/>
                                      <a:pt x="133926" y="302217"/>
                                      <a:pt x="133447" y="336257"/>
                                    </a:cubicBezTo>
                                    <a:cubicBezTo>
                                      <a:pt x="133298" y="346883"/>
                                      <a:pt x="135681" y="356234"/>
                                      <a:pt x="142265" y="364244"/>
                                    </a:cubicBezTo>
                                    <a:cubicBezTo>
                                      <a:pt x="148616" y="371966"/>
                                      <a:pt x="157136" y="377551"/>
                                      <a:pt x="167146" y="377604"/>
                                    </a:cubicBezTo>
                                    <a:cubicBezTo>
                                      <a:pt x="234714" y="377934"/>
                                      <a:pt x="302283" y="377774"/>
                                      <a:pt x="369851" y="377615"/>
                                    </a:cubicBezTo>
                                    <a:cubicBezTo>
                                      <a:pt x="374255" y="377604"/>
                                      <a:pt x="378797" y="376796"/>
                                      <a:pt x="383020" y="375519"/>
                                    </a:cubicBezTo>
                                    <a:cubicBezTo>
                                      <a:pt x="397934" y="371020"/>
                                      <a:pt x="408135" y="355925"/>
                                      <a:pt x="408156" y="343799"/>
                                    </a:cubicBezTo>
                                    <a:cubicBezTo>
                                      <a:pt x="408263" y="279783"/>
                                      <a:pt x="408231" y="215778"/>
                                      <a:pt x="408050" y="151763"/>
                                    </a:cubicBezTo>
                                    <a:cubicBezTo>
                                      <a:pt x="408039" y="149157"/>
                                      <a:pt x="406720" y="145923"/>
                                      <a:pt x="404912" y="144072"/>
                                    </a:cubicBezTo>
                                    <a:cubicBezTo>
                                      <a:pt x="388658" y="127478"/>
                                      <a:pt x="372234" y="111054"/>
                                      <a:pt x="355640" y="94800"/>
                                    </a:cubicBezTo>
                                    <a:cubicBezTo>
                                      <a:pt x="353778" y="92970"/>
                                      <a:pt x="350555" y="91609"/>
                                      <a:pt x="347960" y="91598"/>
                                    </a:cubicBezTo>
                                    <a:cubicBezTo>
                                      <a:pt x="290327" y="91417"/>
                                      <a:pt x="232683" y="91651"/>
                                      <a:pt x="175039" y="91290"/>
                                    </a:cubicBezTo>
                                    <a:cubicBezTo>
                                      <a:pt x="164402" y="91226"/>
                                      <a:pt x="155041" y="93545"/>
                                      <a:pt x="147041" y="100161"/>
                                    </a:cubicBezTo>
                                    <a:cubicBezTo>
                                      <a:pt x="139340" y="106533"/>
                                      <a:pt x="133840" y="115000"/>
                                      <a:pt x="133713" y="125074"/>
                                    </a:cubicBezTo>
                                    <a:cubicBezTo>
                                      <a:pt x="133298" y="161432"/>
                                      <a:pt x="133564" y="197780"/>
                                      <a:pt x="133564" y="234128"/>
                                    </a:cubicBezTo>
                                    <a:close/>
                                  </a:path>
                                </a:pathLst>
                              </a:custGeom>
                              <a:grpFill/>
                              <a:ln w="1048" cap="flat">
                                <a:noFill/>
                                <a:prstDash val="solid"/>
                                <a:miter/>
                              </a:ln>
                            </wps:spPr>
                            <wps:bodyPr rtlCol="0" anchor="ctr"/>
                          </wps:wsp>
                          <wps:wsp>
                            <wps:cNvPr id="1766391539" name="Freeform: Shape 1766391539"/>
                            <wps:cNvSpPr/>
                            <wps:spPr>
                              <a:xfrm>
                                <a:off x="5162776" y="4163191"/>
                                <a:ext cx="228703" cy="240404"/>
                              </a:xfrm>
                              <a:custGeom>
                                <a:avLst/>
                                <a:gdLst>
                                  <a:gd name="connsiteX0" fmla="*/ 182963 w 228702"/>
                                  <a:gd name="connsiteY0" fmla="*/ 43 h 240403"/>
                                  <a:gd name="connsiteX1" fmla="*/ 182963 w 228702"/>
                                  <a:gd name="connsiteY1" fmla="*/ 46379 h 240403"/>
                                  <a:gd name="connsiteX2" fmla="*/ 228682 w 228702"/>
                                  <a:gd name="connsiteY2" fmla="*/ 46379 h 240403"/>
                                  <a:gd name="connsiteX3" fmla="*/ 228682 w 228702"/>
                                  <a:gd name="connsiteY3" fmla="*/ 52410 h 240403"/>
                                  <a:gd name="connsiteX4" fmla="*/ 228565 w 228702"/>
                                  <a:gd name="connsiteY4" fmla="*/ 225820 h 240403"/>
                                  <a:gd name="connsiteX5" fmla="*/ 210598 w 228702"/>
                                  <a:gd name="connsiteY5" fmla="*/ 241031 h 240403"/>
                                  <a:gd name="connsiteX6" fmla="*/ 113235 w 228702"/>
                                  <a:gd name="connsiteY6" fmla="*/ 241180 h 240403"/>
                                  <a:gd name="connsiteX7" fmla="*/ 21722 w 228702"/>
                                  <a:gd name="connsiteY7" fmla="*/ 241340 h 240403"/>
                                  <a:gd name="connsiteX8" fmla="*/ 0 w 228702"/>
                                  <a:gd name="connsiteY8" fmla="*/ 219416 h 240403"/>
                                  <a:gd name="connsiteX9" fmla="*/ 85 w 228702"/>
                                  <a:gd name="connsiteY9" fmla="*/ 17275 h 240403"/>
                                  <a:gd name="connsiteX10" fmla="*/ 17626 w 228702"/>
                                  <a:gd name="connsiteY10" fmla="*/ 0 h 240403"/>
                                  <a:gd name="connsiteX11" fmla="*/ 176176 w 228702"/>
                                  <a:gd name="connsiteY11" fmla="*/ 32 h 240403"/>
                                  <a:gd name="connsiteX12" fmla="*/ 182963 w 228702"/>
                                  <a:gd name="connsiteY12" fmla="*/ 43 h 240403"/>
                                  <a:gd name="connsiteX13" fmla="*/ 177612 w 228702"/>
                                  <a:gd name="connsiteY13" fmla="*/ 157167 h 240403"/>
                                  <a:gd name="connsiteX14" fmla="*/ 51325 w 228702"/>
                                  <a:gd name="connsiteY14" fmla="*/ 157167 h 240403"/>
                                  <a:gd name="connsiteX15" fmla="*/ 51325 w 228702"/>
                                  <a:gd name="connsiteY15" fmla="*/ 181622 h 240403"/>
                                  <a:gd name="connsiteX16" fmla="*/ 177612 w 228702"/>
                                  <a:gd name="connsiteY16" fmla="*/ 181622 h 240403"/>
                                  <a:gd name="connsiteX17" fmla="*/ 177612 w 228702"/>
                                  <a:gd name="connsiteY17" fmla="*/ 157167 h 240403"/>
                                  <a:gd name="connsiteX18" fmla="*/ 51283 w 228702"/>
                                  <a:gd name="connsiteY18" fmla="*/ 67951 h 240403"/>
                                  <a:gd name="connsiteX19" fmla="*/ 51283 w 228702"/>
                                  <a:gd name="connsiteY19" fmla="*/ 91024 h 240403"/>
                                  <a:gd name="connsiteX20" fmla="*/ 177495 w 228702"/>
                                  <a:gd name="connsiteY20" fmla="*/ 91024 h 240403"/>
                                  <a:gd name="connsiteX21" fmla="*/ 177495 w 228702"/>
                                  <a:gd name="connsiteY21" fmla="*/ 67951 h 240403"/>
                                  <a:gd name="connsiteX22" fmla="*/ 51283 w 228702"/>
                                  <a:gd name="connsiteY22" fmla="*/ 67951 h 240403"/>
                                  <a:gd name="connsiteX23" fmla="*/ 177665 w 228702"/>
                                  <a:gd name="connsiteY23" fmla="*/ 113734 h 240403"/>
                                  <a:gd name="connsiteX24" fmla="*/ 51198 w 228702"/>
                                  <a:gd name="connsiteY24" fmla="*/ 113734 h 240403"/>
                                  <a:gd name="connsiteX25" fmla="*/ 51198 w 228702"/>
                                  <a:gd name="connsiteY25" fmla="*/ 136732 h 240403"/>
                                  <a:gd name="connsiteX26" fmla="*/ 177665 w 228702"/>
                                  <a:gd name="connsiteY26" fmla="*/ 136732 h 240403"/>
                                  <a:gd name="connsiteX27" fmla="*/ 177665 w 228702"/>
                                  <a:gd name="connsiteY27" fmla="*/ 113734 h 2404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28702" h="240403">
                                    <a:moveTo>
                                      <a:pt x="182963" y="43"/>
                                    </a:moveTo>
                                    <a:cubicBezTo>
                                      <a:pt x="182963" y="15648"/>
                                      <a:pt x="182963" y="30806"/>
                                      <a:pt x="182963" y="46379"/>
                                    </a:cubicBezTo>
                                    <a:cubicBezTo>
                                      <a:pt x="198291" y="46379"/>
                                      <a:pt x="213119" y="46379"/>
                                      <a:pt x="228682" y="46379"/>
                                    </a:cubicBezTo>
                                    <a:cubicBezTo>
                                      <a:pt x="228682" y="48666"/>
                                      <a:pt x="228682" y="50538"/>
                                      <a:pt x="228682" y="52410"/>
                                    </a:cubicBezTo>
                                    <a:cubicBezTo>
                                      <a:pt x="228703" y="110213"/>
                                      <a:pt x="228916" y="168017"/>
                                      <a:pt x="228565" y="225820"/>
                                    </a:cubicBezTo>
                                    <a:cubicBezTo>
                                      <a:pt x="228501" y="237223"/>
                                      <a:pt x="222831" y="240872"/>
                                      <a:pt x="210598" y="241031"/>
                                    </a:cubicBezTo>
                                    <a:cubicBezTo>
                                      <a:pt x="178144" y="241457"/>
                                      <a:pt x="145689" y="241180"/>
                                      <a:pt x="113235" y="241180"/>
                                    </a:cubicBezTo>
                                    <a:cubicBezTo>
                                      <a:pt x="82727" y="241180"/>
                                      <a:pt x="52219" y="240787"/>
                                      <a:pt x="21722" y="241340"/>
                                    </a:cubicBezTo>
                                    <a:cubicBezTo>
                                      <a:pt x="5702" y="241627"/>
                                      <a:pt x="-32" y="232468"/>
                                      <a:pt x="0" y="219416"/>
                                    </a:cubicBezTo>
                                    <a:cubicBezTo>
                                      <a:pt x="192" y="152039"/>
                                      <a:pt x="85" y="84652"/>
                                      <a:pt x="85" y="17275"/>
                                    </a:cubicBezTo>
                                    <a:cubicBezTo>
                                      <a:pt x="85" y="5489"/>
                                      <a:pt x="5840" y="-11"/>
                                      <a:pt x="17626" y="0"/>
                                    </a:cubicBezTo>
                                    <a:cubicBezTo>
                                      <a:pt x="70473" y="64"/>
                                      <a:pt x="123330" y="32"/>
                                      <a:pt x="176176" y="32"/>
                                    </a:cubicBezTo>
                                    <a:cubicBezTo>
                                      <a:pt x="178282" y="43"/>
                                      <a:pt x="180378" y="43"/>
                                      <a:pt x="182963" y="43"/>
                                    </a:cubicBezTo>
                                    <a:close/>
                                    <a:moveTo>
                                      <a:pt x="177612" y="157167"/>
                                    </a:moveTo>
                                    <a:cubicBezTo>
                                      <a:pt x="135201" y="157167"/>
                                      <a:pt x="93311" y="157167"/>
                                      <a:pt x="51325" y="157167"/>
                                    </a:cubicBezTo>
                                    <a:cubicBezTo>
                                      <a:pt x="51325" y="165559"/>
                                      <a:pt x="51325" y="173580"/>
                                      <a:pt x="51325" y="181622"/>
                                    </a:cubicBezTo>
                                    <a:cubicBezTo>
                                      <a:pt x="93630" y="181622"/>
                                      <a:pt x="135509" y="181622"/>
                                      <a:pt x="177612" y="181622"/>
                                    </a:cubicBezTo>
                                    <a:cubicBezTo>
                                      <a:pt x="177612" y="173357"/>
                                      <a:pt x="177612" y="165464"/>
                                      <a:pt x="177612" y="157167"/>
                                    </a:cubicBezTo>
                                    <a:close/>
                                    <a:moveTo>
                                      <a:pt x="51283" y="67951"/>
                                    </a:moveTo>
                                    <a:cubicBezTo>
                                      <a:pt x="51283" y="75940"/>
                                      <a:pt x="51283" y="83439"/>
                                      <a:pt x="51283" y="91024"/>
                                    </a:cubicBezTo>
                                    <a:cubicBezTo>
                                      <a:pt x="93588" y="91024"/>
                                      <a:pt x="135499" y="91024"/>
                                      <a:pt x="177495" y="91024"/>
                                    </a:cubicBezTo>
                                    <a:cubicBezTo>
                                      <a:pt x="177495" y="83152"/>
                                      <a:pt x="177495" y="75642"/>
                                      <a:pt x="177495" y="67951"/>
                                    </a:cubicBezTo>
                                    <a:cubicBezTo>
                                      <a:pt x="135350" y="67951"/>
                                      <a:pt x="93556" y="67951"/>
                                      <a:pt x="51283" y="67951"/>
                                    </a:cubicBezTo>
                                    <a:close/>
                                    <a:moveTo>
                                      <a:pt x="177665" y="113734"/>
                                    </a:moveTo>
                                    <a:cubicBezTo>
                                      <a:pt x="135243" y="113734"/>
                                      <a:pt x="93364" y="113734"/>
                                      <a:pt x="51198" y="113734"/>
                                    </a:cubicBezTo>
                                    <a:cubicBezTo>
                                      <a:pt x="51198" y="121521"/>
                                      <a:pt x="51198" y="129020"/>
                                      <a:pt x="51198" y="136732"/>
                                    </a:cubicBezTo>
                                    <a:cubicBezTo>
                                      <a:pt x="93492" y="136732"/>
                                      <a:pt x="135488" y="136732"/>
                                      <a:pt x="177665" y="136732"/>
                                    </a:cubicBezTo>
                                    <a:cubicBezTo>
                                      <a:pt x="177665" y="128956"/>
                                      <a:pt x="177665" y="121574"/>
                                      <a:pt x="177665" y="113734"/>
                                    </a:cubicBezTo>
                                    <a:close/>
                                  </a:path>
                                </a:pathLst>
                              </a:custGeom>
                              <a:grpFill/>
                              <a:ln w="1048" cap="flat">
                                <a:noFill/>
                                <a:prstDash val="solid"/>
                                <a:miter/>
                              </a:ln>
                            </wps:spPr>
                            <wps:bodyPr rtlCol="0" anchor="ctr"/>
                          </wps:wsp>
                        </wpg:grpSp>
                        <wps:wsp>
                          <wps:cNvPr id="1766391540" name="TextBox 54"/>
                          <wps:cNvSpPr txBox="1"/>
                          <wps:spPr>
                            <a:xfrm>
                              <a:off x="4955832" y="4347538"/>
                              <a:ext cx="462892" cy="246221"/>
                            </a:xfrm>
                            <a:prstGeom prst="rect">
                              <a:avLst/>
                            </a:prstGeom>
                            <a:noFill/>
                          </wps:spPr>
                          <wps:txbx>
                            <w:txbxContent>
                              <w:p w14:paraId="3BA93BC3"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wps:txbx>
                          <wps:bodyPr wrap="square" rtlCol="0" anchor="ctr">
                            <a:spAutoFit/>
                          </wps:bodyPr>
                        </wps:wsp>
                        <pic:pic xmlns:pic="http://schemas.openxmlformats.org/drawingml/2006/picture">
                          <pic:nvPicPr>
                            <pic:cNvPr id="1766391541" name="Graphic 55"/>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5696399" y="4030566"/>
                              <a:ext cx="297587" cy="324812"/>
                            </a:xfrm>
                            <a:prstGeom prst="rect">
                              <a:avLst/>
                            </a:prstGeom>
                          </pic:spPr>
                        </pic:pic>
                        <wps:wsp>
                          <wps:cNvPr id="1766391542" name="TextBox 56"/>
                          <wps:cNvSpPr txBox="1"/>
                          <wps:spPr>
                            <a:xfrm>
                              <a:off x="5601061" y="4386010"/>
                              <a:ext cx="462892" cy="169277"/>
                            </a:xfrm>
                            <a:prstGeom prst="rect">
                              <a:avLst/>
                            </a:prstGeom>
                            <a:noFill/>
                          </wps:spPr>
                          <wps:txbx>
                            <w:txbxContent>
                              <w:p w14:paraId="06B7944F"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wps:txbx>
                          <wps:bodyPr wrap="square" rtlCol="0" anchor="ctr">
                            <a:spAutoFit/>
                          </wps:bodyPr>
                        </wps:wsp>
                        <wps:wsp>
                          <wps:cNvPr id="1766391543" name="Straight Connector 1766391543"/>
                          <wps:cNvCnPr/>
                          <wps:spPr>
                            <a:xfrm>
                              <a:off x="4577790" y="4270807"/>
                              <a:ext cx="219750" cy="0"/>
                            </a:xfrm>
                            <a:prstGeom prst="line">
                              <a:avLst/>
                            </a:pr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544" name="TextBox 60"/>
                          <wps:cNvSpPr txBox="1"/>
                          <wps:spPr>
                            <a:xfrm>
                              <a:off x="4502641" y="4310880"/>
                              <a:ext cx="381000" cy="153670"/>
                            </a:xfrm>
                            <a:prstGeom prst="rect">
                              <a:avLst/>
                            </a:prstGeom>
                            <a:noFill/>
                          </wps:spPr>
                          <wps:txbx>
                            <w:txbxContent>
                              <w:p w14:paraId="5034994A"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wps:txbx>
                          <wps:bodyPr wrap="square" rtlCol="0" anchor="ctr">
                            <a:spAutoFit/>
                          </wps:bodyPr>
                        </wps:wsp>
                        <wps:wsp>
                          <wps:cNvPr id="1766391545" name="Rectangle 1766391545"/>
                          <wps:cNvSpPr/>
                          <wps:spPr>
                            <a:xfrm>
                              <a:off x="328420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6" name="Rectangle 1766391546"/>
                          <wps:cNvSpPr/>
                          <wps:spPr>
                            <a:xfrm>
                              <a:off x="3958477"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47" name="TextBox 63"/>
                          <wps:cNvSpPr txBox="1"/>
                          <wps:spPr>
                            <a:xfrm>
                              <a:off x="3331544" y="4347538"/>
                              <a:ext cx="462892" cy="246221"/>
                            </a:xfrm>
                            <a:prstGeom prst="rect">
                              <a:avLst/>
                            </a:prstGeom>
                            <a:noFill/>
                          </wps:spPr>
                          <wps:txbx>
                            <w:txbxContent>
                              <w:p w14:paraId="75B33C44"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wps:txbx>
                          <wps:bodyPr wrap="square" rtlCol="0" anchor="ctr">
                            <a:spAutoFit/>
                          </wps:bodyPr>
                        </wps:wsp>
                        <wps:wsp>
                          <wps:cNvPr id="1766391548" name="TextBox 64"/>
                          <wps:cNvSpPr txBox="1"/>
                          <wps:spPr>
                            <a:xfrm>
                              <a:off x="3995823" y="4347538"/>
                              <a:ext cx="462892" cy="246221"/>
                            </a:xfrm>
                            <a:prstGeom prst="rect">
                              <a:avLst/>
                            </a:prstGeom>
                            <a:noFill/>
                          </wps:spPr>
                          <wps:txbx>
                            <w:txbxContent>
                              <w:p w14:paraId="60CB6FC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wps:txbx>
                          <wps:bodyPr wrap="square" rtlCol="0" anchor="ctr">
                            <a:spAutoFit/>
                          </wps:bodyPr>
                        </wps:wsp>
                        <wpg:grpSp>
                          <wpg:cNvPr id="1766391549" name="Group 1766391549"/>
                          <wpg:cNvGrpSpPr/>
                          <wpg:grpSpPr>
                            <a:xfrm>
                              <a:off x="3311037" y="4166291"/>
                              <a:ext cx="210945" cy="183280"/>
                              <a:chOff x="3311037" y="4166291"/>
                              <a:chExt cx="382422" cy="332268"/>
                            </a:xfrm>
                            <a:solidFill>
                              <a:srgbClr val="0078D7"/>
                            </a:solidFill>
                          </wpg:grpSpPr>
                          <wps:wsp>
                            <wps:cNvPr id="1766391550" name="Freeform 35"/>
                            <wps:cNvSpPr>
                              <a:spLocks noEditPoints="1"/>
                            </wps:cNvSpPr>
                            <wps:spPr bwMode="auto">
                              <a:xfrm>
                                <a:off x="3311037"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1" name="Freeform 15"/>
                            <wps:cNvSpPr>
                              <a:spLocks/>
                            </wps:cNvSpPr>
                            <wps:spPr bwMode="auto">
                              <a:xfrm>
                                <a:off x="3439743"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2" name="Group 1766391552"/>
                          <wpg:cNvGrpSpPr/>
                          <wpg:grpSpPr>
                            <a:xfrm>
                              <a:off x="3573755" y="4166291"/>
                              <a:ext cx="210945" cy="183280"/>
                              <a:chOff x="3573755" y="4166291"/>
                              <a:chExt cx="382422" cy="332268"/>
                            </a:xfrm>
                            <a:solidFill>
                              <a:srgbClr val="0078D7"/>
                            </a:solidFill>
                          </wpg:grpSpPr>
                          <wps:wsp>
                            <wps:cNvPr id="1766391553" name="Freeform 35"/>
                            <wps:cNvSpPr>
                              <a:spLocks noEditPoints="1"/>
                            </wps:cNvSpPr>
                            <wps:spPr bwMode="auto">
                              <a:xfrm>
                                <a:off x="3573755"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4" name="Freeform 15"/>
                            <wps:cNvSpPr>
                              <a:spLocks/>
                            </wps:cNvSpPr>
                            <wps:spPr bwMode="auto">
                              <a:xfrm>
                                <a:off x="3702461"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5" name="Group 1766391555"/>
                          <wpg:cNvGrpSpPr/>
                          <wpg:grpSpPr>
                            <a:xfrm>
                              <a:off x="3438930" y="3976863"/>
                              <a:ext cx="210945" cy="183280"/>
                              <a:chOff x="3438930" y="3976863"/>
                              <a:chExt cx="382422" cy="332268"/>
                            </a:xfrm>
                            <a:solidFill>
                              <a:srgbClr val="0078D7"/>
                            </a:solidFill>
                          </wpg:grpSpPr>
                          <wps:wsp>
                            <wps:cNvPr id="1766391556" name="Freeform 35"/>
                            <wps:cNvSpPr>
                              <a:spLocks noEditPoints="1"/>
                            </wps:cNvSpPr>
                            <wps:spPr bwMode="auto">
                              <a:xfrm>
                                <a:off x="3438930"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57" name="Freeform 15"/>
                            <wps:cNvSpPr>
                              <a:spLocks/>
                            </wps:cNvSpPr>
                            <wps:spPr bwMode="auto">
                              <a:xfrm>
                                <a:off x="3567636"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58" name="Group 1766391558"/>
                          <wpg:cNvGrpSpPr/>
                          <wpg:grpSpPr>
                            <a:xfrm>
                              <a:off x="3988643" y="4166291"/>
                              <a:ext cx="210945" cy="183280"/>
                              <a:chOff x="3988643" y="4166291"/>
                              <a:chExt cx="382422" cy="332268"/>
                            </a:xfrm>
                            <a:solidFill>
                              <a:srgbClr val="0088B8"/>
                            </a:solidFill>
                          </wpg:grpSpPr>
                          <wps:wsp>
                            <wps:cNvPr id="1766391559" name="Freeform 35"/>
                            <wps:cNvSpPr>
                              <a:spLocks noEditPoints="1"/>
                            </wps:cNvSpPr>
                            <wps:spPr bwMode="auto">
                              <a:xfrm>
                                <a:off x="3988643"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0" name="Freeform 15"/>
                            <wps:cNvSpPr>
                              <a:spLocks/>
                            </wps:cNvSpPr>
                            <wps:spPr bwMode="auto">
                              <a:xfrm>
                                <a:off x="4117349"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1" name="Group 1766391561"/>
                          <wpg:cNvGrpSpPr/>
                          <wpg:grpSpPr>
                            <a:xfrm>
                              <a:off x="4251361" y="4166291"/>
                              <a:ext cx="210945" cy="183280"/>
                              <a:chOff x="4251361" y="4166291"/>
                              <a:chExt cx="382422" cy="332268"/>
                            </a:xfrm>
                            <a:solidFill>
                              <a:srgbClr val="0088B8"/>
                            </a:solidFill>
                          </wpg:grpSpPr>
                          <wps:wsp>
                            <wps:cNvPr id="1766391562" name="Freeform 35"/>
                            <wps:cNvSpPr>
                              <a:spLocks noEditPoints="1"/>
                            </wps:cNvSpPr>
                            <wps:spPr bwMode="auto">
                              <a:xfrm>
                                <a:off x="4251361" y="4166291"/>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3" name="Freeform 15"/>
                            <wps:cNvSpPr>
                              <a:spLocks/>
                            </wps:cNvSpPr>
                            <wps:spPr bwMode="auto">
                              <a:xfrm>
                                <a:off x="4380067" y="4216417"/>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g:grpSp>
                          <wpg:cNvPr id="1766391564" name="Group 1766391564"/>
                          <wpg:cNvGrpSpPr/>
                          <wpg:grpSpPr>
                            <a:xfrm>
                              <a:off x="4116536" y="3976863"/>
                              <a:ext cx="210945" cy="183280"/>
                              <a:chOff x="4116536" y="3976863"/>
                              <a:chExt cx="382422" cy="332268"/>
                            </a:xfrm>
                            <a:solidFill>
                              <a:srgbClr val="0088B8"/>
                            </a:solidFill>
                          </wpg:grpSpPr>
                          <wps:wsp>
                            <wps:cNvPr id="1766391565" name="Freeform 35"/>
                            <wps:cNvSpPr>
                              <a:spLocks noEditPoints="1"/>
                            </wps:cNvSpPr>
                            <wps:spPr bwMode="auto">
                              <a:xfrm>
                                <a:off x="4116536" y="3976863"/>
                                <a:ext cx="382422" cy="332268"/>
                              </a:xfrm>
                              <a:custGeom>
                                <a:avLst/>
                                <a:gdLst>
                                  <a:gd name="T0" fmla="*/ 265 w 3353"/>
                                  <a:gd name="T1" fmla="*/ 226 h 2914"/>
                                  <a:gd name="T2" fmla="*/ 240 w 3353"/>
                                  <a:gd name="T3" fmla="*/ 240 h 2914"/>
                                  <a:gd name="T4" fmla="*/ 225 w 3353"/>
                                  <a:gd name="T5" fmla="*/ 266 h 2914"/>
                                  <a:gd name="T6" fmla="*/ 224 w 3353"/>
                                  <a:gd name="T7" fmla="*/ 1737 h 2914"/>
                                  <a:gd name="T8" fmla="*/ 231 w 3353"/>
                                  <a:gd name="T9" fmla="*/ 1765 h 2914"/>
                                  <a:gd name="T10" fmla="*/ 252 w 3353"/>
                                  <a:gd name="T11" fmla="*/ 1787 h 2914"/>
                                  <a:gd name="T12" fmla="*/ 279 w 3353"/>
                                  <a:gd name="T13" fmla="*/ 1794 h 2914"/>
                                  <a:gd name="T14" fmla="*/ 3088 w 3353"/>
                                  <a:gd name="T15" fmla="*/ 1792 h 2914"/>
                                  <a:gd name="T16" fmla="*/ 3112 w 3353"/>
                                  <a:gd name="T17" fmla="*/ 1777 h 2914"/>
                                  <a:gd name="T18" fmla="*/ 3126 w 3353"/>
                                  <a:gd name="T19" fmla="*/ 1752 h 2914"/>
                                  <a:gd name="T20" fmla="*/ 3129 w 3353"/>
                                  <a:gd name="T21" fmla="*/ 280 h 2914"/>
                                  <a:gd name="T22" fmla="*/ 3121 w 3353"/>
                                  <a:gd name="T23" fmla="*/ 253 h 2914"/>
                                  <a:gd name="T24" fmla="*/ 3100 w 3353"/>
                                  <a:gd name="T25" fmla="*/ 231 h 2914"/>
                                  <a:gd name="T26" fmla="*/ 3072 w 3353"/>
                                  <a:gd name="T27" fmla="*/ 224 h 2914"/>
                                  <a:gd name="T28" fmla="*/ 279 w 3353"/>
                                  <a:gd name="T29" fmla="*/ 0 h 2914"/>
                                  <a:gd name="T30" fmla="*/ 3110 w 3353"/>
                                  <a:gd name="T31" fmla="*/ 2 h 2914"/>
                                  <a:gd name="T32" fmla="*/ 3180 w 3353"/>
                                  <a:gd name="T33" fmla="*/ 21 h 2914"/>
                                  <a:gd name="T34" fmla="*/ 3242 w 3353"/>
                                  <a:gd name="T35" fmla="*/ 57 h 2914"/>
                                  <a:gd name="T36" fmla="*/ 3295 w 3353"/>
                                  <a:gd name="T37" fmla="*/ 111 h 2914"/>
                                  <a:gd name="T38" fmla="*/ 3332 w 3353"/>
                                  <a:gd name="T39" fmla="*/ 173 h 2914"/>
                                  <a:gd name="T40" fmla="*/ 3349 w 3353"/>
                                  <a:gd name="T41" fmla="*/ 243 h 2914"/>
                                  <a:gd name="T42" fmla="*/ 3353 w 3353"/>
                                  <a:gd name="T43" fmla="*/ 2186 h 2914"/>
                                  <a:gd name="T44" fmla="*/ 3343 w 3353"/>
                                  <a:gd name="T45" fmla="*/ 2260 h 2914"/>
                                  <a:gd name="T46" fmla="*/ 3316 w 3353"/>
                                  <a:gd name="T47" fmla="*/ 2325 h 2914"/>
                                  <a:gd name="T48" fmla="*/ 3270 w 3353"/>
                                  <a:gd name="T49" fmla="*/ 2384 h 2914"/>
                                  <a:gd name="T50" fmla="*/ 3211 w 3353"/>
                                  <a:gd name="T51" fmla="*/ 2430 h 2914"/>
                                  <a:gd name="T52" fmla="*/ 3146 w 3353"/>
                                  <a:gd name="T53" fmla="*/ 2457 h 2914"/>
                                  <a:gd name="T54" fmla="*/ 3072 w 3353"/>
                                  <a:gd name="T55" fmla="*/ 2466 h 2914"/>
                                  <a:gd name="T56" fmla="*/ 2126 w 3353"/>
                                  <a:gd name="T57" fmla="*/ 2510 h 2914"/>
                                  <a:gd name="T58" fmla="*/ 2151 w 3353"/>
                                  <a:gd name="T59" fmla="*/ 2602 h 2914"/>
                                  <a:gd name="T60" fmla="*/ 2189 w 3353"/>
                                  <a:gd name="T61" fmla="*/ 2689 h 2914"/>
                                  <a:gd name="T62" fmla="*/ 2219 w 3353"/>
                                  <a:gd name="T63" fmla="*/ 2751 h 2914"/>
                                  <a:gd name="T64" fmla="*/ 2233 w 3353"/>
                                  <a:gd name="T65" fmla="*/ 2789 h 2914"/>
                                  <a:gd name="T66" fmla="*/ 2233 w 3353"/>
                                  <a:gd name="T67" fmla="*/ 2824 h 2914"/>
                                  <a:gd name="T68" fmla="*/ 2216 w 3353"/>
                                  <a:gd name="T69" fmla="*/ 2864 h 2914"/>
                                  <a:gd name="T70" fmla="*/ 2185 w 3353"/>
                                  <a:gd name="T71" fmla="*/ 2896 h 2914"/>
                                  <a:gd name="T72" fmla="*/ 2145 w 3353"/>
                                  <a:gd name="T73" fmla="*/ 2912 h 2914"/>
                                  <a:gd name="T74" fmla="*/ 1229 w 3353"/>
                                  <a:gd name="T75" fmla="*/ 2914 h 2914"/>
                                  <a:gd name="T76" fmla="*/ 1186 w 3353"/>
                                  <a:gd name="T77" fmla="*/ 2906 h 2914"/>
                                  <a:gd name="T78" fmla="*/ 1151 w 3353"/>
                                  <a:gd name="T79" fmla="*/ 2881 h 2914"/>
                                  <a:gd name="T80" fmla="*/ 1126 w 3353"/>
                                  <a:gd name="T81" fmla="*/ 2845 h 2914"/>
                                  <a:gd name="T82" fmla="*/ 1118 w 3353"/>
                                  <a:gd name="T83" fmla="*/ 2802 h 2914"/>
                                  <a:gd name="T84" fmla="*/ 1124 w 3353"/>
                                  <a:gd name="T85" fmla="*/ 2771 h 2914"/>
                                  <a:gd name="T86" fmla="*/ 1145 w 3353"/>
                                  <a:gd name="T87" fmla="*/ 2726 h 2914"/>
                                  <a:gd name="T88" fmla="*/ 1182 w 3353"/>
                                  <a:gd name="T89" fmla="*/ 2648 h 2914"/>
                                  <a:gd name="T90" fmla="*/ 1217 w 3353"/>
                                  <a:gd name="T91" fmla="*/ 2556 h 2914"/>
                                  <a:gd name="T92" fmla="*/ 1229 w 3353"/>
                                  <a:gd name="T93" fmla="*/ 2466 h 2914"/>
                                  <a:gd name="T94" fmla="*/ 242 w 3353"/>
                                  <a:gd name="T95" fmla="*/ 2464 h 2914"/>
                                  <a:gd name="T96" fmla="*/ 173 w 3353"/>
                                  <a:gd name="T97" fmla="*/ 2445 h 2914"/>
                                  <a:gd name="T98" fmla="*/ 110 w 3353"/>
                                  <a:gd name="T99" fmla="*/ 2410 h 2914"/>
                                  <a:gd name="T100" fmla="*/ 57 w 3353"/>
                                  <a:gd name="T101" fmla="*/ 2355 h 2914"/>
                                  <a:gd name="T102" fmla="*/ 20 w 3353"/>
                                  <a:gd name="T103" fmla="*/ 2294 h 2914"/>
                                  <a:gd name="T104" fmla="*/ 2 w 3353"/>
                                  <a:gd name="T105" fmla="*/ 2224 h 2914"/>
                                  <a:gd name="T106" fmla="*/ 0 w 3353"/>
                                  <a:gd name="T107" fmla="*/ 280 h 2914"/>
                                  <a:gd name="T108" fmla="*/ 9 w 3353"/>
                                  <a:gd name="T109" fmla="*/ 207 h 2914"/>
                                  <a:gd name="T110" fmla="*/ 37 w 3353"/>
                                  <a:gd name="T111" fmla="*/ 141 h 2914"/>
                                  <a:gd name="T112" fmla="*/ 82 w 3353"/>
                                  <a:gd name="T113" fmla="*/ 82 h 2914"/>
                                  <a:gd name="T114" fmla="*/ 140 w 3353"/>
                                  <a:gd name="T115" fmla="*/ 36 h 2914"/>
                                  <a:gd name="T116" fmla="*/ 207 w 3353"/>
                                  <a:gd name="T117" fmla="*/ 10 h 2914"/>
                                  <a:gd name="T118" fmla="*/ 279 w 3353"/>
                                  <a:gd name="T119"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3353" h="2914">
                                    <a:moveTo>
                                      <a:pt x="279" y="224"/>
                                    </a:moveTo>
                                    <a:lnTo>
                                      <a:pt x="265" y="226"/>
                                    </a:lnTo>
                                    <a:lnTo>
                                      <a:pt x="252" y="231"/>
                                    </a:lnTo>
                                    <a:lnTo>
                                      <a:pt x="240" y="240"/>
                                    </a:lnTo>
                                    <a:lnTo>
                                      <a:pt x="231" y="253"/>
                                    </a:lnTo>
                                    <a:lnTo>
                                      <a:pt x="225" y="266"/>
                                    </a:lnTo>
                                    <a:lnTo>
                                      <a:pt x="224" y="280"/>
                                    </a:lnTo>
                                    <a:lnTo>
                                      <a:pt x="224" y="1737"/>
                                    </a:lnTo>
                                    <a:lnTo>
                                      <a:pt x="225" y="1752"/>
                                    </a:lnTo>
                                    <a:lnTo>
                                      <a:pt x="231" y="1765"/>
                                    </a:lnTo>
                                    <a:lnTo>
                                      <a:pt x="240" y="1777"/>
                                    </a:lnTo>
                                    <a:lnTo>
                                      <a:pt x="252" y="1787"/>
                                    </a:lnTo>
                                    <a:lnTo>
                                      <a:pt x="265" y="1792"/>
                                    </a:lnTo>
                                    <a:lnTo>
                                      <a:pt x="279" y="1794"/>
                                    </a:lnTo>
                                    <a:lnTo>
                                      <a:pt x="3072" y="1794"/>
                                    </a:lnTo>
                                    <a:lnTo>
                                      <a:pt x="3088" y="1792"/>
                                    </a:lnTo>
                                    <a:lnTo>
                                      <a:pt x="3100" y="1787"/>
                                    </a:lnTo>
                                    <a:lnTo>
                                      <a:pt x="3112" y="1777"/>
                                    </a:lnTo>
                                    <a:lnTo>
                                      <a:pt x="3121" y="1765"/>
                                    </a:lnTo>
                                    <a:lnTo>
                                      <a:pt x="3126" y="1752"/>
                                    </a:lnTo>
                                    <a:lnTo>
                                      <a:pt x="3129" y="1737"/>
                                    </a:lnTo>
                                    <a:lnTo>
                                      <a:pt x="3129" y="280"/>
                                    </a:lnTo>
                                    <a:lnTo>
                                      <a:pt x="3126" y="266"/>
                                    </a:lnTo>
                                    <a:lnTo>
                                      <a:pt x="3121" y="253"/>
                                    </a:lnTo>
                                    <a:lnTo>
                                      <a:pt x="3112" y="240"/>
                                    </a:lnTo>
                                    <a:lnTo>
                                      <a:pt x="3100" y="231"/>
                                    </a:lnTo>
                                    <a:lnTo>
                                      <a:pt x="3088" y="226"/>
                                    </a:lnTo>
                                    <a:lnTo>
                                      <a:pt x="3072" y="224"/>
                                    </a:lnTo>
                                    <a:lnTo>
                                      <a:pt x="279" y="224"/>
                                    </a:lnTo>
                                    <a:close/>
                                    <a:moveTo>
                                      <a:pt x="279" y="0"/>
                                    </a:moveTo>
                                    <a:lnTo>
                                      <a:pt x="3072" y="0"/>
                                    </a:lnTo>
                                    <a:lnTo>
                                      <a:pt x="3110" y="2"/>
                                    </a:lnTo>
                                    <a:lnTo>
                                      <a:pt x="3146" y="10"/>
                                    </a:lnTo>
                                    <a:lnTo>
                                      <a:pt x="3180" y="21"/>
                                    </a:lnTo>
                                    <a:lnTo>
                                      <a:pt x="3211" y="36"/>
                                    </a:lnTo>
                                    <a:lnTo>
                                      <a:pt x="3242" y="57"/>
                                    </a:lnTo>
                                    <a:lnTo>
                                      <a:pt x="3270" y="82"/>
                                    </a:lnTo>
                                    <a:lnTo>
                                      <a:pt x="3295" y="111"/>
                                    </a:lnTo>
                                    <a:lnTo>
                                      <a:pt x="3316" y="141"/>
                                    </a:lnTo>
                                    <a:lnTo>
                                      <a:pt x="3332" y="173"/>
                                    </a:lnTo>
                                    <a:lnTo>
                                      <a:pt x="3343" y="207"/>
                                    </a:lnTo>
                                    <a:lnTo>
                                      <a:pt x="3349" y="243"/>
                                    </a:lnTo>
                                    <a:lnTo>
                                      <a:pt x="3353" y="280"/>
                                    </a:lnTo>
                                    <a:lnTo>
                                      <a:pt x="3353" y="2186"/>
                                    </a:lnTo>
                                    <a:lnTo>
                                      <a:pt x="3349" y="2224"/>
                                    </a:lnTo>
                                    <a:lnTo>
                                      <a:pt x="3343" y="2260"/>
                                    </a:lnTo>
                                    <a:lnTo>
                                      <a:pt x="3332" y="2294"/>
                                    </a:lnTo>
                                    <a:lnTo>
                                      <a:pt x="3316" y="2325"/>
                                    </a:lnTo>
                                    <a:lnTo>
                                      <a:pt x="3295" y="2355"/>
                                    </a:lnTo>
                                    <a:lnTo>
                                      <a:pt x="3270" y="2384"/>
                                    </a:lnTo>
                                    <a:lnTo>
                                      <a:pt x="3242" y="2410"/>
                                    </a:lnTo>
                                    <a:lnTo>
                                      <a:pt x="3211" y="2430"/>
                                    </a:lnTo>
                                    <a:lnTo>
                                      <a:pt x="3180" y="2445"/>
                                    </a:lnTo>
                                    <a:lnTo>
                                      <a:pt x="3146" y="2457"/>
                                    </a:lnTo>
                                    <a:lnTo>
                                      <a:pt x="3110" y="2464"/>
                                    </a:lnTo>
                                    <a:lnTo>
                                      <a:pt x="3072" y="2466"/>
                                    </a:lnTo>
                                    <a:lnTo>
                                      <a:pt x="2123" y="2466"/>
                                    </a:lnTo>
                                    <a:lnTo>
                                      <a:pt x="2126" y="2510"/>
                                    </a:lnTo>
                                    <a:lnTo>
                                      <a:pt x="2135" y="2555"/>
                                    </a:lnTo>
                                    <a:lnTo>
                                      <a:pt x="2151" y="2602"/>
                                    </a:lnTo>
                                    <a:lnTo>
                                      <a:pt x="2169" y="2648"/>
                                    </a:lnTo>
                                    <a:lnTo>
                                      <a:pt x="2189" y="2689"/>
                                    </a:lnTo>
                                    <a:lnTo>
                                      <a:pt x="2207" y="2727"/>
                                    </a:lnTo>
                                    <a:lnTo>
                                      <a:pt x="2219" y="2751"/>
                                    </a:lnTo>
                                    <a:lnTo>
                                      <a:pt x="2228" y="2772"/>
                                    </a:lnTo>
                                    <a:lnTo>
                                      <a:pt x="2233" y="2789"/>
                                    </a:lnTo>
                                    <a:lnTo>
                                      <a:pt x="2235" y="2802"/>
                                    </a:lnTo>
                                    <a:lnTo>
                                      <a:pt x="2233" y="2824"/>
                                    </a:lnTo>
                                    <a:lnTo>
                                      <a:pt x="2226" y="2845"/>
                                    </a:lnTo>
                                    <a:lnTo>
                                      <a:pt x="2216" y="2864"/>
                                    </a:lnTo>
                                    <a:lnTo>
                                      <a:pt x="2202" y="2881"/>
                                    </a:lnTo>
                                    <a:lnTo>
                                      <a:pt x="2185" y="2896"/>
                                    </a:lnTo>
                                    <a:lnTo>
                                      <a:pt x="2165" y="2906"/>
                                    </a:lnTo>
                                    <a:lnTo>
                                      <a:pt x="2145" y="2912"/>
                                    </a:lnTo>
                                    <a:lnTo>
                                      <a:pt x="2123" y="2914"/>
                                    </a:lnTo>
                                    <a:lnTo>
                                      <a:pt x="1229" y="2914"/>
                                    </a:lnTo>
                                    <a:lnTo>
                                      <a:pt x="1207" y="2912"/>
                                    </a:lnTo>
                                    <a:lnTo>
                                      <a:pt x="1186" y="2906"/>
                                    </a:lnTo>
                                    <a:lnTo>
                                      <a:pt x="1168" y="2896"/>
                                    </a:lnTo>
                                    <a:lnTo>
                                      <a:pt x="1151" y="2881"/>
                                    </a:lnTo>
                                    <a:lnTo>
                                      <a:pt x="1136" y="2864"/>
                                    </a:lnTo>
                                    <a:lnTo>
                                      <a:pt x="1126" y="2845"/>
                                    </a:lnTo>
                                    <a:lnTo>
                                      <a:pt x="1120" y="2824"/>
                                    </a:lnTo>
                                    <a:lnTo>
                                      <a:pt x="1118" y="2802"/>
                                    </a:lnTo>
                                    <a:lnTo>
                                      <a:pt x="1119" y="2788"/>
                                    </a:lnTo>
                                    <a:lnTo>
                                      <a:pt x="1124" y="2771"/>
                                    </a:lnTo>
                                    <a:lnTo>
                                      <a:pt x="1133" y="2750"/>
                                    </a:lnTo>
                                    <a:lnTo>
                                      <a:pt x="1145" y="2726"/>
                                    </a:lnTo>
                                    <a:lnTo>
                                      <a:pt x="1164" y="2689"/>
                                    </a:lnTo>
                                    <a:lnTo>
                                      <a:pt x="1182" y="2648"/>
                                    </a:lnTo>
                                    <a:lnTo>
                                      <a:pt x="1201" y="2602"/>
                                    </a:lnTo>
                                    <a:lnTo>
                                      <a:pt x="1217" y="2556"/>
                                    </a:lnTo>
                                    <a:lnTo>
                                      <a:pt x="1226" y="2511"/>
                                    </a:lnTo>
                                    <a:lnTo>
                                      <a:pt x="1229" y="2466"/>
                                    </a:lnTo>
                                    <a:lnTo>
                                      <a:pt x="279" y="2466"/>
                                    </a:lnTo>
                                    <a:lnTo>
                                      <a:pt x="242" y="2464"/>
                                    </a:lnTo>
                                    <a:lnTo>
                                      <a:pt x="207" y="2457"/>
                                    </a:lnTo>
                                    <a:lnTo>
                                      <a:pt x="173" y="2445"/>
                                    </a:lnTo>
                                    <a:lnTo>
                                      <a:pt x="140" y="2430"/>
                                    </a:lnTo>
                                    <a:lnTo>
                                      <a:pt x="110" y="2410"/>
                                    </a:lnTo>
                                    <a:lnTo>
                                      <a:pt x="82" y="2384"/>
                                    </a:lnTo>
                                    <a:lnTo>
                                      <a:pt x="57" y="2355"/>
                                    </a:lnTo>
                                    <a:lnTo>
                                      <a:pt x="37" y="2325"/>
                                    </a:lnTo>
                                    <a:lnTo>
                                      <a:pt x="20" y="2294"/>
                                    </a:lnTo>
                                    <a:lnTo>
                                      <a:pt x="9" y="2260"/>
                                    </a:lnTo>
                                    <a:lnTo>
                                      <a:pt x="2" y="2224"/>
                                    </a:lnTo>
                                    <a:lnTo>
                                      <a:pt x="0" y="2186"/>
                                    </a:lnTo>
                                    <a:lnTo>
                                      <a:pt x="0" y="280"/>
                                    </a:lnTo>
                                    <a:lnTo>
                                      <a:pt x="2" y="243"/>
                                    </a:lnTo>
                                    <a:lnTo>
                                      <a:pt x="9" y="207"/>
                                    </a:lnTo>
                                    <a:lnTo>
                                      <a:pt x="20" y="173"/>
                                    </a:lnTo>
                                    <a:lnTo>
                                      <a:pt x="37" y="141"/>
                                    </a:lnTo>
                                    <a:lnTo>
                                      <a:pt x="57" y="111"/>
                                    </a:lnTo>
                                    <a:lnTo>
                                      <a:pt x="82" y="82"/>
                                    </a:lnTo>
                                    <a:lnTo>
                                      <a:pt x="110" y="57"/>
                                    </a:lnTo>
                                    <a:lnTo>
                                      <a:pt x="140" y="36"/>
                                    </a:lnTo>
                                    <a:lnTo>
                                      <a:pt x="173" y="21"/>
                                    </a:lnTo>
                                    <a:lnTo>
                                      <a:pt x="207" y="10"/>
                                    </a:lnTo>
                                    <a:lnTo>
                                      <a:pt x="242" y="2"/>
                                    </a:lnTo>
                                    <a:lnTo>
                                      <a:pt x="279" y="0"/>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766391566" name="Freeform 15"/>
                            <wps:cNvSpPr>
                              <a:spLocks/>
                            </wps:cNvSpPr>
                            <wps:spPr bwMode="auto">
                              <a:xfrm>
                                <a:off x="4245242" y="4026989"/>
                                <a:ext cx="130448" cy="130448"/>
                              </a:xfrm>
                              <a:custGeom>
                                <a:avLst/>
                                <a:gdLst>
                                  <a:gd name="T0" fmla="*/ 1949 w 3616"/>
                                  <a:gd name="T1" fmla="*/ 9 h 3616"/>
                                  <a:gd name="T2" fmla="*/ 2126 w 3616"/>
                                  <a:gd name="T3" fmla="*/ 46 h 3616"/>
                                  <a:gd name="T4" fmla="*/ 2259 w 3616"/>
                                  <a:gd name="T5" fmla="*/ 107 h 3616"/>
                                  <a:gd name="T6" fmla="*/ 2373 w 3616"/>
                                  <a:gd name="T7" fmla="*/ 199 h 3616"/>
                                  <a:gd name="T8" fmla="*/ 2465 w 3616"/>
                                  <a:gd name="T9" fmla="*/ 331 h 3616"/>
                                  <a:gd name="T10" fmla="*/ 2516 w 3616"/>
                                  <a:gd name="T11" fmla="*/ 483 h 3616"/>
                                  <a:gd name="T12" fmla="*/ 2535 w 3616"/>
                                  <a:gd name="T13" fmla="*/ 643 h 3616"/>
                                  <a:gd name="T14" fmla="*/ 2537 w 3616"/>
                                  <a:gd name="T15" fmla="*/ 1055 h 3616"/>
                                  <a:gd name="T16" fmla="*/ 2559 w 3616"/>
                                  <a:gd name="T17" fmla="*/ 1090 h 3616"/>
                                  <a:gd name="T18" fmla="*/ 2595 w 3616"/>
                                  <a:gd name="T19" fmla="*/ 1192 h 3616"/>
                                  <a:gd name="T20" fmla="*/ 2590 w 3616"/>
                                  <a:gd name="T21" fmla="*/ 1301 h 3616"/>
                                  <a:gd name="T22" fmla="*/ 2545 w 3616"/>
                                  <a:gd name="T23" fmla="*/ 1399 h 3616"/>
                                  <a:gd name="T24" fmla="*/ 2499 w 3616"/>
                                  <a:gd name="T25" fmla="*/ 1446 h 3616"/>
                                  <a:gd name="T26" fmla="*/ 2476 w 3616"/>
                                  <a:gd name="T27" fmla="*/ 1481 h 3616"/>
                                  <a:gd name="T28" fmla="*/ 2389 w 3616"/>
                                  <a:gd name="T29" fmla="*/ 1697 h 3616"/>
                                  <a:gd name="T30" fmla="*/ 2259 w 3616"/>
                                  <a:gd name="T31" fmla="*/ 1889 h 3616"/>
                                  <a:gd name="T32" fmla="*/ 2271 w 3616"/>
                                  <a:gd name="T33" fmla="*/ 2138 h 3616"/>
                                  <a:gd name="T34" fmla="*/ 2329 w 3616"/>
                                  <a:gd name="T35" fmla="*/ 2277 h 3616"/>
                                  <a:gd name="T36" fmla="*/ 2428 w 3616"/>
                                  <a:gd name="T37" fmla="*/ 2387 h 3616"/>
                                  <a:gd name="T38" fmla="*/ 2559 w 3616"/>
                                  <a:gd name="T39" fmla="*/ 2460 h 3616"/>
                                  <a:gd name="T40" fmla="*/ 2712 w 3616"/>
                                  <a:gd name="T41" fmla="*/ 2486 h 3616"/>
                                  <a:gd name="T42" fmla="*/ 2948 w 3616"/>
                                  <a:gd name="T43" fmla="*/ 2489 h 3616"/>
                                  <a:gd name="T44" fmla="*/ 3000 w 3616"/>
                                  <a:gd name="T45" fmla="*/ 2510 h 3616"/>
                                  <a:gd name="T46" fmla="*/ 3086 w 3616"/>
                                  <a:gd name="T47" fmla="*/ 2554 h 3616"/>
                                  <a:gd name="T48" fmla="*/ 3196 w 3616"/>
                                  <a:gd name="T49" fmla="*/ 2628 h 3616"/>
                                  <a:gd name="T50" fmla="*/ 3320 w 3616"/>
                                  <a:gd name="T51" fmla="*/ 2738 h 3616"/>
                                  <a:gd name="T52" fmla="*/ 3451 w 3616"/>
                                  <a:gd name="T53" fmla="*/ 2888 h 3616"/>
                                  <a:gd name="T54" fmla="*/ 3576 w 3616"/>
                                  <a:gd name="T55" fmla="*/ 3086 h 3616"/>
                                  <a:gd name="T56" fmla="*/ 3612 w 3616"/>
                                  <a:gd name="T57" fmla="*/ 3427 h 3616"/>
                                  <a:gd name="T58" fmla="*/ 3572 w 3616"/>
                                  <a:gd name="T59" fmla="*/ 3524 h 3616"/>
                                  <a:gd name="T60" fmla="*/ 3494 w 3616"/>
                                  <a:gd name="T61" fmla="*/ 3591 h 3616"/>
                                  <a:gd name="T62" fmla="*/ 3389 w 3616"/>
                                  <a:gd name="T63" fmla="*/ 3616 h 3616"/>
                                  <a:gd name="T64" fmla="*/ 155 w 3616"/>
                                  <a:gd name="T65" fmla="*/ 3605 h 3616"/>
                                  <a:gd name="T66" fmla="*/ 66 w 3616"/>
                                  <a:gd name="T67" fmla="*/ 3550 h 3616"/>
                                  <a:gd name="T68" fmla="*/ 11 w 3616"/>
                                  <a:gd name="T69" fmla="*/ 3461 h 3616"/>
                                  <a:gd name="T70" fmla="*/ 0 w 3616"/>
                                  <a:gd name="T71" fmla="*/ 3164 h 3616"/>
                                  <a:gd name="T72" fmla="*/ 122 w 3616"/>
                                  <a:gd name="T73" fmla="*/ 2949 h 3616"/>
                                  <a:gd name="T74" fmla="*/ 252 w 3616"/>
                                  <a:gd name="T75" fmla="*/ 2783 h 3616"/>
                                  <a:gd name="T76" fmla="*/ 379 w 3616"/>
                                  <a:gd name="T77" fmla="*/ 2660 h 3616"/>
                                  <a:gd name="T78" fmla="*/ 496 w 3616"/>
                                  <a:gd name="T79" fmla="*/ 2575 h 3616"/>
                                  <a:gd name="T80" fmla="*/ 590 w 3616"/>
                                  <a:gd name="T81" fmla="*/ 2522 h 3616"/>
                                  <a:gd name="T82" fmla="*/ 654 w 3616"/>
                                  <a:gd name="T83" fmla="*/ 2494 h 3616"/>
                                  <a:gd name="T84" fmla="*/ 678 w 3616"/>
                                  <a:gd name="T85" fmla="*/ 2486 h 3616"/>
                                  <a:gd name="T86" fmla="*/ 1007 w 3616"/>
                                  <a:gd name="T87" fmla="*/ 2474 h 3616"/>
                                  <a:gd name="T88" fmla="*/ 1147 w 3616"/>
                                  <a:gd name="T89" fmla="*/ 2416 h 3616"/>
                                  <a:gd name="T90" fmla="*/ 1256 w 3616"/>
                                  <a:gd name="T91" fmla="*/ 2317 h 3616"/>
                                  <a:gd name="T92" fmla="*/ 1329 w 3616"/>
                                  <a:gd name="T93" fmla="*/ 2187 h 3616"/>
                                  <a:gd name="T94" fmla="*/ 1355 w 3616"/>
                                  <a:gd name="T95" fmla="*/ 2034 h 3616"/>
                                  <a:gd name="T96" fmla="*/ 1273 w 3616"/>
                                  <a:gd name="T97" fmla="*/ 1771 h 3616"/>
                                  <a:gd name="T98" fmla="*/ 1176 w 3616"/>
                                  <a:gd name="T99" fmla="*/ 1586 h 3616"/>
                                  <a:gd name="T100" fmla="*/ 1142 w 3616"/>
                                  <a:gd name="T101" fmla="*/ 1487 h 3616"/>
                                  <a:gd name="T102" fmla="*/ 1114 w 3616"/>
                                  <a:gd name="T103" fmla="*/ 1444 h 3616"/>
                                  <a:gd name="T104" fmla="*/ 1044 w 3616"/>
                                  <a:gd name="T105" fmla="*/ 1356 h 3616"/>
                                  <a:gd name="T106" fmla="*/ 1017 w 3616"/>
                                  <a:gd name="T107" fmla="*/ 1247 h 3616"/>
                                  <a:gd name="T108" fmla="*/ 1033 w 3616"/>
                                  <a:gd name="T109" fmla="*/ 1136 h 3616"/>
                                  <a:gd name="T110" fmla="*/ 1065 w 3616"/>
                                  <a:gd name="T111" fmla="*/ 1076 h 3616"/>
                                  <a:gd name="T112" fmla="*/ 1079 w 3616"/>
                                  <a:gd name="T113" fmla="*/ 1034 h 3616"/>
                                  <a:gd name="T114" fmla="*/ 1085 w 3616"/>
                                  <a:gd name="T115" fmla="*/ 574 h 3616"/>
                                  <a:gd name="T116" fmla="*/ 1118 w 3616"/>
                                  <a:gd name="T117" fmla="*/ 416 h 3616"/>
                                  <a:gd name="T118" fmla="*/ 1188 w 3616"/>
                                  <a:gd name="T119" fmla="*/ 271 h 3616"/>
                                  <a:gd name="T120" fmla="*/ 1298 w 3616"/>
                                  <a:gd name="T121" fmla="*/ 152 h 3616"/>
                                  <a:gd name="T122" fmla="*/ 1437 w 3616"/>
                                  <a:gd name="T123" fmla="*/ 68 h 3616"/>
                                  <a:gd name="T124" fmla="*/ 1620 w 3616"/>
                                  <a:gd name="T125" fmla="*/ 17 h 3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3616" h="3616">
                                    <a:moveTo>
                                      <a:pt x="1784" y="0"/>
                                    </a:moveTo>
                                    <a:lnTo>
                                      <a:pt x="1867" y="2"/>
                                    </a:lnTo>
                                    <a:lnTo>
                                      <a:pt x="1949" y="9"/>
                                    </a:lnTo>
                                    <a:lnTo>
                                      <a:pt x="2032" y="22"/>
                                    </a:lnTo>
                                    <a:lnTo>
                                      <a:pt x="2079" y="32"/>
                                    </a:lnTo>
                                    <a:lnTo>
                                      <a:pt x="2126" y="46"/>
                                    </a:lnTo>
                                    <a:lnTo>
                                      <a:pt x="2172" y="63"/>
                                    </a:lnTo>
                                    <a:lnTo>
                                      <a:pt x="2216" y="84"/>
                                    </a:lnTo>
                                    <a:lnTo>
                                      <a:pt x="2259" y="107"/>
                                    </a:lnTo>
                                    <a:lnTo>
                                      <a:pt x="2300" y="134"/>
                                    </a:lnTo>
                                    <a:lnTo>
                                      <a:pt x="2338" y="165"/>
                                    </a:lnTo>
                                    <a:lnTo>
                                      <a:pt x="2373" y="199"/>
                                    </a:lnTo>
                                    <a:lnTo>
                                      <a:pt x="2409" y="240"/>
                                    </a:lnTo>
                                    <a:lnTo>
                                      <a:pt x="2439" y="284"/>
                                    </a:lnTo>
                                    <a:lnTo>
                                      <a:pt x="2465" y="331"/>
                                    </a:lnTo>
                                    <a:lnTo>
                                      <a:pt x="2487" y="381"/>
                                    </a:lnTo>
                                    <a:lnTo>
                                      <a:pt x="2503" y="431"/>
                                    </a:lnTo>
                                    <a:lnTo>
                                      <a:pt x="2516" y="483"/>
                                    </a:lnTo>
                                    <a:lnTo>
                                      <a:pt x="2526" y="537"/>
                                    </a:lnTo>
                                    <a:lnTo>
                                      <a:pt x="2533" y="590"/>
                                    </a:lnTo>
                                    <a:lnTo>
                                      <a:pt x="2535" y="643"/>
                                    </a:lnTo>
                                    <a:lnTo>
                                      <a:pt x="2536" y="842"/>
                                    </a:lnTo>
                                    <a:lnTo>
                                      <a:pt x="2535" y="1041"/>
                                    </a:lnTo>
                                    <a:lnTo>
                                      <a:pt x="2537" y="1055"/>
                                    </a:lnTo>
                                    <a:lnTo>
                                      <a:pt x="2544" y="1067"/>
                                    </a:lnTo>
                                    <a:lnTo>
                                      <a:pt x="2552" y="1079"/>
                                    </a:lnTo>
                                    <a:lnTo>
                                      <a:pt x="2559" y="1090"/>
                                    </a:lnTo>
                                    <a:lnTo>
                                      <a:pt x="2577" y="1123"/>
                                    </a:lnTo>
                                    <a:lnTo>
                                      <a:pt x="2589" y="1157"/>
                                    </a:lnTo>
                                    <a:lnTo>
                                      <a:pt x="2595" y="1192"/>
                                    </a:lnTo>
                                    <a:lnTo>
                                      <a:pt x="2599" y="1228"/>
                                    </a:lnTo>
                                    <a:lnTo>
                                      <a:pt x="2597" y="1265"/>
                                    </a:lnTo>
                                    <a:lnTo>
                                      <a:pt x="2590" y="1301"/>
                                    </a:lnTo>
                                    <a:lnTo>
                                      <a:pt x="2579" y="1335"/>
                                    </a:lnTo>
                                    <a:lnTo>
                                      <a:pt x="2564" y="1368"/>
                                    </a:lnTo>
                                    <a:lnTo>
                                      <a:pt x="2545" y="1399"/>
                                    </a:lnTo>
                                    <a:lnTo>
                                      <a:pt x="2521" y="1426"/>
                                    </a:lnTo>
                                    <a:lnTo>
                                      <a:pt x="2510" y="1436"/>
                                    </a:lnTo>
                                    <a:lnTo>
                                      <a:pt x="2499" y="1446"/>
                                    </a:lnTo>
                                    <a:lnTo>
                                      <a:pt x="2489" y="1456"/>
                                    </a:lnTo>
                                    <a:lnTo>
                                      <a:pt x="2481" y="1468"/>
                                    </a:lnTo>
                                    <a:lnTo>
                                      <a:pt x="2476" y="1481"/>
                                    </a:lnTo>
                                    <a:lnTo>
                                      <a:pt x="2451" y="1555"/>
                                    </a:lnTo>
                                    <a:lnTo>
                                      <a:pt x="2422" y="1626"/>
                                    </a:lnTo>
                                    <a:lnTo>
                                      <a:pt x="2389" y="1697"/>
                                    </a:lnTo>
                                    <a:lnTo>
                                      <a:pt x="2350" y="1764"/>
                                    </a:lnTo>
                                    <a:lnTo>
                                      <a:pt x="2307" y="1828"/>
                                    </a:lnTo>
                                    <a:lnTo>
                                      <a:pt x="2259" y="1889"/>
                                    </a:lnTo>
                                    <a:lnTo>
                                      <a:pt x="2259" y="2034"/>
                                    </a:lnTo>
                                    <a:lnTo>
                                      <a:pt x="2262" y="2087"/>
                                    </a:lnTo>
                                    <a:lnTo>
                                      <a:pt x="2271" y="2138"/>
                                    </a:lnTo>
                                    <a:lnTo>
                                      <a:pt x="2285" y="2187"/>
                                    </a:lnTo>
                                    <a:lnTo>
                                      <a:pt x="2305" y="2233"/>
                                    </a:lnTo>
                                    <a:lnTo>
                                      <a:pt x="2329" y="2277"/>
                                    </a:lnTo>
                                    <a:lnTo>
                                      <a:pt x="2359" y="2317"/>
                                    </a:lnTo>
                                    <a:lnTo>
                                      <a:pt x="2392" y="2354"/>
                                    </a:lnTo>
                                    <a:lnTo>
                                      <a:pt x="2428" y="2387"/>
                                    </a:lnTo>
                                    <a:lnTo>
                                      <a:pt x="2469" y="2416"/>
                                    </a:lnTo>
                                    <a:lnTo>
                                      <a:pt x="2513" y="2440"/>
                                    </a:lnTo>
                                    <a:lnTo>
                                      <a:pt x="2559" y="2460"/>
                                    </a:lnTo>
                                    <a:lnTo>
                                      <a:pt x="2608" y="2474"/>
                                    </a:lnTo>
                                    <a:lnTo>
                                      <a:pt x="2659" y="2483"/>
                                    </a:lnTo>
                                    <a:lnTo>
                                      <a:pt x="2712" y="2486"/>
                                    </a:lnTo>
                                    <a:lnTo>
                                      <a:pt x="2937" y="2486"/>
                                    </a:lnTo>
                                    <a:lnTo>
                                      <a:pt x="2941" y="2487"/>
                                    </a:lnTo>
                                    <a:lnTo>
                                      <a:pt x="2948" y="2489"/>
                                    </a:lnTo>
                                    <a:lnTo>
                                      <a:pt x="2960" y="2494"/>
                                    </a:lnTo>
                                    <a:lnTo>
                                      <a:pt x="2978" y="2501"/>
                                    </a:lnTo>
                                    <a:lnTo>
                                      <a:pt x="3000" y="2510"/>
                                    </a:lnTo>
                                    <a:lnTo>
                                      <a:pt x="3025" y="2522"/>
                                    </a:lnTo>
                                    <a:lnTo>
                                      <a:pt x="3054" y="2537"/>
                                    </a:lnTo>
                                    <a:lnTo>
                                      <a:pt x="3086" y="2554"/>
                                    </a:lnTo>
                                    <a:lnTo>
                                      <a:pt x="3120" y="2575"/>
                                    </a:lnTo>
                                    <a:lnTo>
                                      <a:pt x="3156" y="2599"/>
                                    </a:lnTo>
                                    <a:lnTo>
                                      <a:pt x="3196" y="2628"/>
                                    </a:lnTo>
                                    <a:lnTo>
                                      <a:pt x="3236" y="2660"/>
                                    </a:lnTo>
                                    <a:lnTo>
                                      <a:pt x="3278" y="2697"/>
                                    </a:lnTo>
                                    <a:lnTo>
                                      <a:pt x="3320" y="2738"/>
                                    </a:lnTo>
                                    <a:lnTo>
                                      <a:pt x="3364" y="2783"/>
                                    </a:lnTo>
                                    <a:lnTo>
                                      <a:pt x="3407" y="2834"/>
                                    </a:lnTo>
                                    <a:lnTo>
                                      <a:pt x="3451" y="2888"/>
                                    </a:lnTo>
                                    <a:lnTo>
                                      <a:pt x="3494" y="2949"/>
                                    </a:lnTo>
                                    <a:lnTo>
                                      <a:pt x="3535" y="3015"/>
                                    </a:lnTo>
                                    <a:lnTo>
                                      <a:pt x="3576" y="3086"/>
                                    </a:lnTo>
                                    <a:lnTo>
                                      <a:pt x="3616" y="3164"/>
                                    </a:lnTo>
                                    <a:lnTo>
                                      <a:pt x="3616" y="3390"/>
                                    </a:lnTo>
                                    <a:lnTo>
                                      <a:pt x="3612" y="3427"/>
                                    </a:lnTo>
                                    <a:lnTo>
                                      <a:pt x="3604" y="3461"/>
                                    </a:lnTo>
                                    <a:lnTo>
                                      <a:pt x="3590" y="3494"/>
                                    </a:lnTo>
                                    <a:lnTo>
                                      <a:pt x="3572" y="3524"/>
                                    </a:lnTo>
                                    <a:lnTo>
                                      <a:pt x="3550" y="3550"/>
                                    </a:lnTo>
                                    <a:lnTo>
                                      <a:pt x="3523" y="3572"/>
                                    </a:lnTo>
                                    <a:lnTo>
                                      <a:pt x="3494" y="3591"/>
                                    </a:lnTo>
                                    <a:lnTo>
                                      <a:pt x="3461" y="3605"/>
                                    </a:lnTo>
                                    <a:lnTo>
                                      <a:pt x="3427" y="3613"/>
                                    </a:lnTo>
                                    <a:lnTo>
                                      <a:pt x="3389" y="3616"/>
                                    </a:lnTo>
                                    <a:lnTo>
                                      <a:pt x="226" y="3616"/>
                                    </a:lnTo>
                                    <a:lnTo>
                                      <a:pt x="189" y="3613"/>
                                    </a:lnTo>
                                    <a:lnTo>
                                      <a:pt x="155" y="3605"/>
                                    </a:lnTo>
                                    <a:lnTo>
                                      <a:pt x="122" y="3591"/>
                                    </a:lnTo>
                                    <a:lnTo>
                                      <a:pt x="92" y="3572"/>
                                    </a:lnTo>
                                    <a:lnTo>
                                      <a:pt x="66" y="3550"/>
                                    </a:lnTo>
                                    <a:lnTo>
                                      <a:pt x="44" y="3524"/>
                                    </a:lnTo>
                                    <a:lnTo>
                                      <a:pt x="25" y="3494"/>
                                    </a:lnTo>
                                    <a:lnTo>
                                      <a:pt x="11" y="3461"/>
                                    </a:lnTo>
                                    <a:lnTo>
                                      <a:pt x="3" y="3427"/>
                                    </a:lnTo>
                                    <a:lnTo>
                                      <a:pt x="0" y="3390"/>
                                    </a:lnTo>
                                    <a:lnTo>
                                      <a:pt x="0" y="3164"/>
                                    </a:lnTo>
                                    <a:lnTo>
                                      <a:pt x="39" y="3086"/>
                                    </a:lnTo>
                                    <a:lnTo>
                                      <a:pt x="80" y="3015"/>
                                    </a:lnTo>
                                    <a:lnTo>
                                      <a:pt x="122" y="2949"/>
                                    </a:lnTo>
                                    <a:lnTo>
                                      <a:pt x="165" y="2888"/>
                                    </a:lnTo>
                                    <a:lnTo>
                                      <a:pt x="208" y="2834"/>
                                    </a:lnTo>
                                    <a:lnTo>
                                      <a:pt x="252" y="2783"/>
                                    </a:lnTo>
                                    <a:lnTo>
                                      <a:pt x="295" y="2738"/>
                                    </a:lnTo>
                                    <a:lnTo>
                                      <a:pt x="337" y="2697"/>
                                    </a:lnTo>
                                    <a:lnTo>
                                      <a:pt x="379" y="2660"/>
                                    </a:lnTo>
                                    <a:lnTo>
                                      <a:pt x="420" y="2628"/>
                                    </a:lnTo>
                                    <a:lnTo>
                                      <a:pt x="458" y="2599"/>
                                    </a:lnTo>
                                    <a:lnTo>
                                      <a:pt x="496" y="2575"/>
                                    </a:lnTo>
                                    <a:lnTo>
                                      <a:pt x="530" y="2554"/>
                                    </a:lnTo>
                                    <a:lnTo>
                                      <a:pt x="562" y="2537"/>
                                    </a:lnTo>
                                    <a:lnTo>
                                      <a:pt x="590" y="2522"/>
                                    </a:lnTo>
                                    <a:lnTo>
                                      <a:pt x="616" y="2510"/>
                                    </a:lnTo>
                                    <a:lnTo>
                                      <a:pt x="638" y="2501"/>
                                    </a:lnTo>
                                    <a:lnTo>
                                      <a:pt x="654" y="2494"/>
                                    </a:lnTo>
                                    <a:lnTo>
                                      <a:pt x="667" y="2489"/>
                                    </a:lnTo>
                                    <a:lnTo>
                                      <a:pt x="675" y="2487"/>
                                    </a:lnTo>
                                    <a:lnTo>
                                      <a:pt x="678" y="2486"/>
                                    </a:lnTo>
                                    <a:lnTo>
                                      <a:pt x="904" y="2486"/>
                                    </a:lnTo>
                                    <a:lnTo>
                                      <a:pt x="956" y="2483"/>
                                    </a:lnTo>
                                    <a:lnTo>
                                      <a:pt x="1007" y="2474"/>
                                    </a:lnTo>
                                    <a:lnTo>
                                      <a:pt x="1056" y="2460"/>
                                    </a:lnTo>
                                    <a:lnTo>
                                      <a:pt x="1103" y="2440"/>
                                    </a:lnTo>
                                    <a:lnTo>
                                      <a:pt x="1147" y="2416"/>
                                    </a:lnTo>
                                    <a:lnTo>
                                      <a:pt x="1186" y="2387"/>
                                    </a:lnTo>
                                    <a:lnTo>
                                      <a:pt x="1223" y="2354"/>
                                    </a:lnTo>
                                    <a:lnTo>
                                      <a:pt x="1256" y="2317"/>
                                    </a:lnTo>
                                    <a:lnTo>
                                      <a:pt x="1285" y="2277"/>
                                    </a:lnTo>
                                    <a:lnTo>
                                      <a:pt x="1310" y="2233"/>
                                    </a:lnTo>
                                    <a:lnTo>
                                      <a:pt x="1329" y="2187"/>
                                    </a:lnTo>
                                    <a:lnTo>
                                      <a:pt x="1343" y="2138"/>
                                    </a:lnTo>
                                    <a:lnTo>
                                      <a:pt x="1353" y="2087"/>
                                    </a:lnTo>
                                    <a:lnTo>
                                      <a:pt x="1355" y="2034"/>
                                    </a:lnTo>
                                    <a:lnTo>
                                      <a:pt x="1355" y="1885"/>
                                    </a:lnTo>
                                    <a:lnTo>
                                      <a:pt x="1313" y="1830"/>
                                    </a:lnTo>
                                    <a:lnTo>
                                      <a:pt x="1273" y="1771"/>
                                    </a:lnTo>
                                    <a:lnTo>
                                      <a:pt x="1237" y="1712"/>
                                    </a:lnTo>
                                    <a:lnTo>
                                      <a:pt x="1204" y="1649"/>
                                    </a:lnTo>
                                    <a:lnTo>
                                      <a:pt x="1176" y="1586"/>
                                    </a:lnTo>
                                    <a:lnTo>
                                      <a:pt x="1152" y="1520"/>
                                    </a:lnTo>
                                    <a:lnTo>
                                      <a:pt x="1147" y="1503"/>
                                    </a:lnTo>
                                    <a:lnTo>
                                      <a:pt x="1142" y="1487"/>
                                    </a:lnTo>
                                    <a:lnTo>
                                      <a:pt x="1136" y="1470"/>
                                    </a:lnTo>
                                    <a:lnTo>
                                      <a:pt x="1126" y="1456"/>
                                    </a:lnTo>
                                    <a:lnTo>
                                      <a:pt x="1114" y="1444"/>
                                    </a:lnTo>
                                    <a:lnTo>
                                      <a:pt x="1086" y="1417"/>
                                    </a:lnTo>
                                    <a:lnTo>
                                      <a:pt x="1063" y="1388"/>
                                    </a:lnTo>
                                    <a:lnTo>
                                      <a:pt x="1044" y="1356"/>
                                    </a:lnTo>
                                    <a:lnTo>
                                      <a:pt x="1031" y="1321"/>
                                    </a:lnTo>
                                    <a:lnTo>
                                      <a:pt x="1021" y="1284"/>
                                    </a:lnTo>
                                    <a:lnTo>
                                      <a:pt x="1017" y="1247"/>
                                    </a:lnTo>
                                    <a:lnTo>
                                      <a:pt x="1018" y="1210"/>
                                    </a:lnTo>
                                    <a:lnTo>
                                      <a:pt x="1023" y="1172"/>
                                    </a:lnTo>
                                    <a:lnTo>
                                      <a:pt x="1033" y="1136"/>
                                    </a:lnTo>
                                    <a:lnTo>
                                      <a:pt x="1050" y="1102"/>
                                    </a:lnTo>
                                    <a:lnTo>
                                      <a:pt x="1056" y="1089"/>
                                    </a:lnTo>
                                    <a:lnTo>
                                      <a:pt x="1065" y="1076"/>
                                    </a:lnTo>
                                    <a:lnTo>
                                      <a:pt x="1073" y="1062"/>
                                    </a:lnTo>
                                    <a:lnTo>
                                      <a:pt x="1078" y="1049"/>
                                    </a:lnTo>
                                    <a:lnTo>
                                      <a:pt x="1079" y="1034"/>
                                    </a:lnTo>
                                    <a:lnTo>
                                      <a:pt x="1079" y="831"/>
                                    </a:lnTo>
                                    <a:lnTo>
                                      <a:pt x="1081" y="628"/>
                                    </a:lnTo>
                                    <a:lnTo>
                                      <a:pt x="1085" y="574"/>
                                    </a:lnTo>
                                    <a:lnTo>
                                      <a:pt x="1092" y="521"/>
                                    </a:lnTo>
                                    <a:lnTo>
                                      <a:pt x="1103" y="468"/>
                                    </a:lnTo>
                                    <a:lnTo>
                                      <a:pt x="1118" y="416"/>
                                    </a:lnTo>
                                    <a:lnTo>
                                      <a:pt x="1137" y="365"/>
                                    </a:lnTo>
                                    <a:lnTo>
                                      <a:pt x="1161" y="317"/>
                                    </a:lnTo>
                                    <a:lnTo>
                                      <a:pt x="1188" y="271"/>
                                    </a:lnTo>
                                    <a:lnTo>
                                      <a:pt x="1221" y="227"/>
                                    </a:lnTo>
                                    <a:lnTo>
                                      <a:pt x="1258" y="187"/>
                                    </a:lnTo>
                                    <a:lnTo>
                                      <a:pt x="1298" y="152"/>
                                    </a:lnTo>
                                    <a:lnTo>
                                      <a:pt x="1342" y="120"/>
                                    </a:lnTo>
                                    <a:lnTo>
                                      <a:pt x="1388" y="92"/>
                                    </a:lnTo>
                                    <a:lnTo>
                                      <a:pt x="1437" y="68"/>
                                    </a:lnTo>
                                    <a:lnTo>
                                      <a:pt x="1487" y="49"/>
                                    </a:lnTo>
                                    <a:lnTo>
                                      <a:pt x="1539" y="33"/>
                                    </a:lnTo>
                                    <a:lnTo>
                                      <a:pt x="1620" y="17"/>
                                    </a:lnTo>
                                    <a:lnTo>
                                      <a:pt x="1702" y="6"/>
                                    </a:lnTo>
                                    <a:lnTo>
                                      <a:pt x="1784" y="0"/>
                                    </a:lnTo>
                                    <a:close/>
                                  </a:path>
                                </a:pathLst>
                              </a:custGeom>
                              <a:grpFill/>
                              <a:ln w="0">
                                <a:noFill/>
                                <a:prstDash val="solid"/>
                                <a:round/>
                                <a:headEnd/>
                                <a:tailEnd/>
                              </a:ln>
                            </wps:spPr>
                            <wps:bodyPr/>
                          </wps:wsp>
                        </wpg:grpSp>
                        <wps:wsp>
                          <wps:cNvPr id="1766391567" name="Rectangle 1766391567"/>
                          <wps:cNvSpPr/>
                          <wps:spPr>
                            <a:xfrm>
                              <a:off x="4915978"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68" name="TextBox 75"/>
                          <wps:cNvSpPr txBox="1"/>
                          <wps:spPr>
                            <a:xfrm>
                              <a:off x="5287617" y="4170779"/>
                              <a:ext cx="462892" cy="200055"/>
                            </a:xfrm>
                            <a:prstGeom prst="rect">
                              <a:avLst/>
                            </a:prstGeom>
                            <a:noFill/>
                          </wps:spPr>
                          <wps:txbx>
                            <w:txbxContent>
                              <w:p w14:paraId="2FDB8835"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wps:txbx>
                          <wps:bodyPr wrap="square" rtlCol="0" anchor="ctr">
                            <a:spAutoFit/>
                          </wps:bodyPr>
                        </wps:wsp>
                        <wps:wsp>
                          <wps:cNvPr id="1766391569" name="Rectangle 1766391569"/>
                          <wps:cNvSpPr/>
                          <wps:spPr>
                            <a:xfrm>
                              <a:off x="5577774" y="3927029"/>
                              <a:ext cx="534084" cy="68755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66391570" name="Graphic 79"/>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292582" y="622400"/>
                              <a:ext cx="239959" cy="165306"/>
                            </a:xfrm>
                            <a:prstGeom prst="rect">
                              <a:avLst/>
                            </a:prstGeom>
                          </pic:spPr>
                        </pic:pic>
                        <wps:wsp>
                          <wps:cNvPr id="1766391571" name="TextBox 80"/>
                          <wps:cNvSpPr txBox="1"/>
                          <wps:spPr>
                            <a:xfrm>
                              <a:off x="386633" y="649081"/>
                              <a:ext cx="613733" cy="200055"/>
                            </a:xfrm>
                            <a:prstGeom prst="rect">
                              <a:avLst/>
                            </a:prstGeom>
                            <a:noFill/>
                          </wps:spPr>
                          <wps:txbx>
                            <w:txbxContent>
                              <w:p w14:paraId="2640F47F"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wps:txbx>
                          <wps:bodyPr wrap="square" rtlCol="0" anchor="ctr">
                            <a:spAutoFit/>
                          </wps:bodyPr>
                        </wps:wsp>
                        <wps:wsp>
                          <wps:cNvPr id="1766391572" name="Connector: Elbow 1766391572"/>
                          <wps:cNvCnPr>
                            <a:cxnSpLocks/>
                          </wps:cNvCnPr>
                          <wps:spPr>
                            <a:xfrm rot="16200000" flipH="1">
                              <a:off x="2392101" y="2397842"/>
                              <a:ext cx="1214066" cy="109053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3" name="Connector: Elbow 1766391573"/>
                          <wps:cNvCnPr>
                            <a:cxnSpLocks/>
                          </wps:cNvCnPr>
                          <wps:spPr>
                            <a:xfrm rot="5400000">
                              <a:off x="3930889" y="2642100"/>
                              <a:ext cx="1215012" cy="602966"/>
                            </a:xfrm>
                            <a:prstGeom prst="bentConnector3">
                              <a:avLst/>
                            </a:prstGeom>
                            <a:ln w="19050">
                              <a:solidFill>
                                <a:schemeClr val="tx1">
                                  <a:lumMod val="50000"/>
                                  <a:lumOff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574" name="TextBox 83"/>
                          <wps:cNvSpPr txBox="1"/>
                          <wps:spPr>
                            <a:xfrm>
                              <a:off x="2373693" y="2662955"/>
                              <a:ext cx="1124526" cy="307777"/>
                            </a:xfrm>
                            <a:prstGeom prst="rect">
                              <a:avLst/>
                            </a:prstGeom>
                            <a:noFill/>
                          </wps:spPr>
                          <wps:txbx>
                            <w:txbxContent>
                              <w:p w14:paraId="37D27634"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s:wsp>
                          <wps:cNvPr id="1766391575" name="TextBox 84"/>
                          <wps:cNvSpPr txBox="1"/>
                          <wps:spPr>
                            <a:xfrm>
                              <a:off x="4703607" y="2662955"/>
                              <a:ext cx="1124526" cy="307777"/>
                            </a:xfrm>
                            <a:prstGeom prst="rect">
                              <a:avLst/>
                            </a:prstGeom>
                            <a:noFill/>
                          </wps:spPr>
                          <wps:txbx>
                            <w:txbxContent>
                              <w:p w14:paraId="406B9C7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wps:txbx>
                          <wps:bodyPr wrap="square" rtlCol="0">
                            <a:spAutoFit/>
                          </wps:bodyPr>
                        </wps:wsp>
                        <wpg:grpSp>
                          <wpg:cNvPr id="1766391576" name="Group 1766391576"/>
                          <wpg:cNvGrpSpPr/>
                          <wpg:grpSpPr>
                            <a:xfrm>
                              <a:off x="0" y="0"/>
                              <a:ext cx="6578599" cy="5114736"/>
                              <a:chOff x="0" y="0"/>
                              <a:chExt cx="6578599" cy="5114736"/>
                            </a:xfrm>
                          </wpg:grpSpPr>
                          <wps:wsp>
                            <wps:cNvPr id="1766391577" name="Rectangle 1766391577"/>
                            <wps:cNvSpPr/>
                            <wps:spPr>
                              <a:xfrm>
                                <a:off x="0" y="133161"/>
                                <a:ext cx="6578599" cy="4981575"/>
                              </a:xfrm>
                              <a:prstGeom prst="rect">
                                <a:avLst/>
                              </a:prstGeom>
                              <a:no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78" name="Rectangle 1766391578"/>
                            <wps:cNvSpPr/>
                            <wps:spPr>
                              <a:xfrm>
                                <a:off x="429872" y="0"/>
                                <a:ext cx="5642655" cy="264900"/>
                              </a:xfrm>
                              <a:prstGeom prst="rect">
                                <a:avLst/>
                              </a:prstGeom>
                              <a:solidFill>
                                <a:srgbClr val="00188D"/>
                              </a:solidFill>
                              <a:ln>
                                <a:solidFill>
                                  <a:srgbClr val="00188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99038"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wps:txbx>
                            <wps:bodyPr rtlCol="0" anchor="ctr"/>
                          </wps:wsp>
                        </wpg:grpSp>
                        <wpg:grpSp>
                          <wpg:cNvPr id="1766391579" name="Group 1766391579"/>
                          <wpg:cNvGrpSpPr/>
                          <wpg:grpSpPr>
                            <a:xfrm>
                              <a:off x="218460" y="3316979"/>
                              <a:ext cx="170494" cy="318011"/>
                              <a:chOff x="218460" y="3316979"/>
                              <a:chExt cx="399860" cy="745838"/>
                            </a:xfrm>
                            <a:solidFill>
                              <a:srgbClr val="00188F"/>
                            </a:solidFill>
                          </wpg:grpSpPr>
                          <wps:wsp>
                            <wps:cNvPr id="1766391580" name="Freeform 35"/>
                            <wps:cNvSpPr>
                              <a:spLocks noEditPoints="1"/>
                            </wps:cNvSpPr>
                            <wps:spPr bwMode="auto">
                              <a:xfrm>
                                <a:off x="218460" y="3316979"/>
                                <a:ext cx="248049" cy="666130"/>
                              </a:xfrm>
                              <a:custGeom>
                                <a:avLst/>
                                <a:gdLst>
                                  <a:gd name="T0" fmla="*/ 65 w 69"/>
                                  <a:gd name="T1" fmla="*/ 0 h 186"/>
                                  <a:gd name="T2" fmla="*/ 4 w 69"/>
                                  <a:gd name="T3" fmla="*/ 0 h 186"/>
                                  <a:gd name="T4" fmla="*/ 0 w 69"/>
                                  <a:gd name="T5" fmla="*/ 4 h 186"/>
                                  <a:gd name="T6" fmla="*/ 0 w 69"/>
                                  <a:gd name="T7" fmla="*/ 182 h 186"/>
                                  <a:gd name="T8" fmla="*/ 4 w 69"/>
                                  <a:gd name="T9" fmla="*/ 186 h 186"/>
                                  <a:gd name="T10" fmla="*/ 65 w 69"/>
                                  <a:gd name="T11" fmla="*/ 186 h 186"/>
                                  <a:gd name="T12" fmla="*/ 69 w 69"/>
                                  <a:gd name="T13" fmla="*/ 182 h 186"/>
                                  <a:gd name="T14" fmla="*/ 69 w 69"/>
                                  <a:gd name="T15" fmla="*/ 4 h 186"/>
                                  <a:gd name="T16" fmla="*/ 65 w 69"/>
                                  <a:gd name="T17" fmla="*/ 0 h 186"/>
                                  <a:gd name="T18" fmla="*/ 34 w 69"/>
                                  <a:gd name="T19" fmla="*/ 152 h 186"/>
                                  <a:gd name="T20" fmla="*/ 21 w 69"/>
                                  <a:gd name="T21" fmla="*/ 138 h 186"/>
                                  <a:gd name="T22" fmla="*/ 34 w 69"/>
                                  <a:gd name="T23" fmla="*/ 125 h 186"/>
                                  <a:gd name="T24" fmla="*/ 48 w 69"/>
                                  <a:gd name="T25" fmla="*/ 138 h 186"/>
                                  <a:gd name="T26" fmla="*/ 34 w 69"/>
                                  <a:gd name="T27" fmla="*/ 152 h 186"/>
                                  <a:gd name="T28" fmla="*/ 59 w 69"/>
                                  <a:gd name="T29" fmla="*/ 83 h 186"/>
                                  <a:gd name="T30" fmla="*/ 55 w 69"/>
                                  <a:gd name="T31" fmla="*/ 87 h 186"/>
                                  <a:gd name="T32" fmla="*/ 13 w 69"/>
                                  <a:gd name="T33" fmla="*/ 87 h 186"/>
                                  <a:gd name="T34" fmla="*/ 10 w 69"/>
                                  <a:gd name="T35" fmla="*/ 83 h 186"/>
                                  <a:gd name="T36" fmla="*/ 10 w 69"/>
                                  <a:gd name="T37" fmla="*/ 79 h 186"/>
                                  <a:gd name="T38" fmla="*/ 13 w 69"/>
                                  <a:gd name="T39" fmla="*/ 75 h 186"/>
                                  <a:gd name="T40" fmla="*/ 55 w 69"/>
                                  <a:gd name="T41" fmla="*/ 75 h 186"/>
                                  <a:gd name="T42" fmla="*/ 59 w 69"/>
                                  <a:gd name="T43" fmla="*/ 79 h 186"/>
                                  <a:gd name="T44" fmla="*/ 59 w 69"/>
                                  <a:gd name="T45" fmla="*/ 83 h 186"/>
                                  <a:gd name="T46" fmla="*/ 59 w 69"/>
                                  <a:gd name="T47" fmla="*/ 64 h 186"/>
                                  <a:gd name="T48" fmla="*/ 55 w 69"/>
                                  <a:gd name="T49" fmla="*/ 67 h 186"/>
                                  <a:gd name="T50" fmla="*/ 13 w 69"/>
                                  <a:gd name="T51" fmla="*/ 67 h 186"/>
                                  <a:gd name="T52" fmla="*/ 10 w 69"/>
                                  <a:gd name="T53" fmla="*/ 64 h 186"/>
                                  <a:gd name="T54" fmla="*/ 10 w 69"/>
                                  <a:gd name="T55" fmla="*/ 60 h 186"/>
                                  <a:gd name="T56" fmla="*/ 13 w 69"/>
                                  <a:gd name="T57" fmla="*/ 56 h 186"/>
                                  <a:gd name="T58" fmla="*/ 55 w 69"/>
                                  <a:gd name="T59" fmla="*/ 56 h 186"/>
                                  <a:gd name="T60" fmla="*/ 59 w 69"/>
                                  <a:gd name="T61" fmla="*/ 60 h 186"/>
                                  <a:gd name="T62" fmla="*/ 59 w 69"/>
                                  <a:gd name="T63" fmla="*/ 64 h 186"/>
                                  <a:gd name="T64" fmla="*/ 59 w 69"/>
                                  <a:gd name="T65" fmla="*/ 44 h 186"/>
                                  <a:gd name="T66" fmla="*/ 55 w 69"/>
                                  <a:gd name="T67" fmla="*/ 48 h 186"/>
                                  <a:gd name="T68" fmla="*/ 13 w 69"/>
                                  <a:gd name="T69" fmla="*/ 48 h 186"/>
                                  <a:gd name="T70" fmla="*/ 10 w 69"/>
                                  <a:gd name="T71" fmla="*/ 44 h 186"/>
                                  <a:gd name="T72" fmla="*/ 10 w 69"/>
                                  <a:gd name="T73" fmla="*/ 40 h 186"/>
                                  <a:gd name="T74" fmla="*/ 13 w 69"/>
                                  <a:gd name="T75" fmla="*/ 36 h 186"/>
                                  <a:gd name="T76" fmla="*/ 55 w 69"/>
                                  <a:gd name="T77" fmla="*/ 36 h 186"/>
                                  <a:gd name="T78" fmla="*/ 59 w 69"/>
                                  <a:gd name="T79" fmla="*/ 40 h 186"/>
                                  <a:gd name="T80" fmla="*/ 59 w 69"/>
                                  <a:gd name="T81" fmla="*/ 44 h 186"/>
                                  <a:gd name="T82" fmla="*/ 59 w 69"/>
                                  <a:gd name="T83" fmla="*/ 25 h 186"/>
                                  <a:gd name="T84" fmla="*/ 55 w 69"/>
                                  <a:gd name="T85" fmla="*/ 29 h 186"/>
                                  <a:gd name="T86" fmla="*/ 13 w 69"/>
                                  <a:gd name="T87" fmla="*/ 29 h 186"/>
                                  <a:gd name="T88" fmla="*/ 10 w 69"/>
                                  <a:gd name="T89" fmla="*/ 25 h 186"/>
                                  <a:gd name="T90" fmla="*/ 10 w 69"/>
                                  <a:gd name="T91" fmla="*/ 21 h 186"/>
                                  <a:gd name="T92" fmla="*/ 13 w 69"/>
                                  <a:gd name="T93" fmla="*/ 17 h 186"/>
                                  <a:gd name="T94" fmla="*/ 55 w 69"/>
                                  <a:gd name="T95" fmla="*/ 17 h 186"/>
                                  <a:gd name="T96" fmla="*/ 59 w 69"/>
                                  <a:gd name="T97" fmla="*/ 21 h 186"/>
                                  <a:gd name="T98" fmla="*/ 59 w 69"/>
                                  <a:gd name="T99" fmla="*/ 25 h 186"/>
                                  <a:gd name="T100" fmla="*/ 59 w 69"/>
                                  <a:gd name="T101" fmla="*/ 25 h 186"/>
                                  <a:gd name="T102" fmla="*/ 59 w 69"/>
                                  <a:gd name="T103" fmla="*/ 25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9" h="186">
                                    <a:moveTo>
                                      <a:pt x="65" y="0"/>
                                    </a:moveTo>
                                    <a:cubicBezTo>
                                      <a:pt x="4" y="0"/>
                                      <a:pt x="4" y="0"/>
                                      <a:pt x="4" y="0"/>
                                    </a:cubicBezTo>
                                    <a:cubicBezTo>
                                      <a:pt x="2" y="0"/>
                                      <a:pt x="0" y="1"/>
                                      <a:pt x="0" y="4"/>
                                    </a:cubicBezTo>
                                    <a:cubicBezTo>
                                      <a:pt x="0" y="182"/>
                                      <a:pt x="0" y="182"/>
                                      <a:pt x="0" y="182"/>
                                    </a:cubicBezTo>
                                    <a:cubicBezTo>
                                      <a:pt x="0" y="184"/>
                                      <a:pt x="2" y="186"/>
                                      <a:pt x="4" y="186"/>
                                    </a:cubicBezTo>
                                    <a:cubicBezTo>
                                      <a:pt x="65" y="186"/>
                                      <a:pt x="65" y="186"/>
                                      <a:pt x="65" y="186"/>
                                    </a:cubicBezTo>
                                    <a:cubicBezTo>
                                      <a:pt x="67" y="186"/>
                                      <a:pt x="69" y="184"/>
                                      <a:pt x="69" y="182"/>
                                    </a:cubicBezTo>
                                    <a:cubicBezTo>
                                      <a:pt x="69" y="4"/>
                                      <a:pt x="69" y="4"/>
                                      <a:pt x="69" y="4"/>
                                    </a:cubicBezTo>
                                    <a:cubicBezTo>
                                      <a:pt x="69" y="1"/>
                                      <a:pt x="67" y="0"/>
                                      <a:pt x="65" y="0"/>
                                    </a:cubicBezTo>
                                    <a:close/>
                                    <a:moveTo>
                                      <a:pt x="34" y="152"/>
                                    </a:moveTo>
                                    <a:cubicBezTo>
                                      <a:pt x="27" y="152"/>
                                      <a:pt x="21" y="146"/>
                                      <a:pt x="21" y="138"/>
                                    </a:cubicBezTo>
                                    <a:cubicBezTo>
                                      <a:pt x="21" y="131"/>
                                      <a:pt x="27" y="125"/>
                                      <a:pt x="34" y="125"/>
                                    </a:cubicBezTo>
                                    <a:cubicBezTo>
                                      <a:pt x="42" y="125"/>
                                      <a:pt x="48" y="131"/>
                                      <a:pt x="48" y="138"/>
                                    </a:cubicBezTo>
                                    <a:cubicBezTo>
                                      <a:pt x="48" y="146"/>
                                      <a:pt x="42" y="152"/>
                                      <a:pt x="34" y="152"/>
                                    </a:cubicBezTo>
                                    <a:close/>
                                    <a:moveTo>
                                      <a:pt x="59" y="83"/>
                                    </a:moveTo>
                                    <a:cubicBezTo>
                                      <a:pt x="59" y="85"/>
                                      <a:pt x="58" y="87"/>
                                      <a:pt x="55" y="87"/>
                                    </a:cubicBezTo>
                                    <a:cubicBezTo>
                                      <a:pt x="13" y="87"/>
                                      <a:pt x="13" y="87"/>
                                      <a:pt x="13" y="87"/>
                                    </a:cubicBezTo>
                                    <a:cubicBezTo>
                                      <a:pt x="11" y="87"/>
                                      <a:pt x="10" y="85"/>
                                      <a:pt x="10" y="83"/>
                                    </a:cubicBezTo>
                                    <a:cubicBezTo>
                                      <a:pt x="10" y="79"/>
                                      <a:pt x="10" y="79"/>
                                      <a:pt x="10" y="79"/>
                                    </a:cubicBezTo>
                                    <a:cubicBezTo>
                                      <a:pt x="10" y="77"/>
                                      <a:pt x="11" y="75"/>
                                      <a:pt x="13" y="75"/>
                                    </a:cubicBezTo>
                                    <a:cubicBezTo>
                                      <a:pt x="55" y="75"/>
                                      <a:pt x="55" y="75"/>
                                      <a:pt x="55" y="75"/>
                                    </a:cubicBezTo>
                                    <a:cubicBezTo>
                                      <a:pt x="58" y="75"/>
                                      <a:pt x="59" y="77"/>
                                      <a:pt x="59" y="79"/>
                                    </a:cubicBezTo>
                                    <a:lnTo>
                                      <a:pt x="59" y="83"/>
                                    </a:lnTo>
                                    <a:close/>
                                    <a:moveTo>
                                      <a:pt x="59" y="64"/>
                                    </a:moveTo>
                                    <a:cubicBezTo>
                                      <a:pt x="59" y="66"/>
                                      <a:pt x="58" y="67"/>
                                      <a:pt x="55" y="67"/>
                                    </a:cubicBezTo>
                                    <a:cubicBezTo>
                                      <a:pt x="13" y="67"/>
                                      <a:pt x="13" y="67"/>
                                      <a:pt x="13" y="67"/>
                                    </a:cubicBezTo>
                                    <a:cubicBezTo>
                                      <a:pt x="11" y="67"/>
                                      <a:pt x="10" y="66"/>
                                      <a:pt x="10" y="64"/>
                                    </a:cubicBezTo>
                                    <a:cubicBezTo>
                                      <a:pt x="10" y="60"/>
                                      <a:pt x="10" y="60"/>
                                      <a:pt x="10" y="60"/>
                                    </a:cubicBezTo>
                                    <a:cubicBezTo>
                                      <a:pt x="10" y="58"/>
                                      <a:pt x="11" y="56"/>
                                      <a:pt x="13" y="56"/>
                                    </a:cubicBezTo>
                                    <a:cubicBezTo>
                                      <a:pt x="55" y="56"/>
                                      <a:pt x="55" y="56"/>
                                      <a:pt x="55" y="56"/>
                                    </a:cubicBezTo>
                                    <a:cubicBezTo>
                                      <a:pt x="58" y="56"/>
                                      <a:pt x="59" y="58"/>
                                      <a:pt x="59" y="60"/>
                                    </a:cubicBezTo>
                                    <a:lnTo>
                                      <a:pt x="59" y="64"/>
                                    </a:lnTo>
                                    <a:close/>
                                    <a:moveTo>
                                      <a:pt x="59" y="44"/>
                                    </a:moveTo>
                                    <a:cubicBezTo>
                                      <a:pt x="59" y="46"/>
                                      <a:pt x="58" y="48"/>
                                      <a:pt x="55" y="48"/>
                                    </a:cubicBezTo>
                                    <a:cubicBezTo>
                                      <a:pt x="13" y="48"/>
                                      <a:pt x="13" y="48"/>
                                      <a:pt x="13" y="48"/>
                                    </a:cubicBezTo>
                                    <a:cubicBezTo>
                                      <a:pt x="11" y="48"/>
                                      <a:pt x="10" y="46"/>
                                      <a:pt x="10" y="44"/>
                                    </a:cubicBezTo>
                                    <a:cubicBezTo>
                                      <a:pt x="10" y="40"/>
                                      <a:pt x="10" y="40"/>
                                      <a:pt x="10" y="40"/>
                                    </a:cubicBezTo>
                                    <a:cubicBezTo>
                                      <a:pt x="10" y="38"/>
                                      <a:pt x="11" y="36"/>
                                      <a:pt x="13" y="36"/>
                                    </a:cubicBezTo>
                                    <a:cubicBezTo>
                                      <a:pt x="55" y="36"/>
                                      <a:pt x="55" y="36"/>
                                      <a:pt x="55" y="36"/>
                                    </a:cubicBezTo>
                                    <a:cubicBezTo>
                                      <a:pt x="58" y="36"/>
                                      <a:pt x="59" y="38"/>
                                      <a:pt x="59" y="40"/>
                                    </a:cubicBezTo>
                                    <a:lnTo>
                                      <a:pt x="59" y="44"/>
                                    </a:lnTo>
                                    <a:close/>
                                    <a:moveTo>
                                      <a:pt x="59" y="25"/>
                                    </a:moveTo>
                                    <a:cubicBezTo>
                                      <a:pt x="59" y="27"/>
                                      <a:pt x="58" y="29"/>
                                      <a:pt x="55" y="29"/>
                                    </a:cubicBezTo>
                                    <a:cubicBezTo>
                                      <a:pt x="13" y="29"/>
                                      <a:pt x="13" y="29"/>
                                      <a:pt x="13" y="29"/>
                                    </a:cubicBezTo>
                                    <a:cubicBezTo>
                                      <a:pt x="11" y="29"/>
                                      <a:pt x="10" y="27"/>
                                      <a:pt x="10" y="25"/>
                                    </a:cubicBezTo>
                                    <a:cubicBezTo>
                                      <a:pt x="10" y="21"/>
                                      <a:pt x="10" y="21"/>
                                      <a:pt x="10" y="21"/>
                                    </a:cubicBezTo>
                                    <a:cubicBezTo>
                                      <a:pt x="10" y="19"/>
                                      <a:pt x="11" y="17"/>
                                      <a:pt x="13" y="17"/>
                                    </a:cubicBezTo>
                                    <a:cubicBezTo>
                                      <a:pt x="55" y="17"/>
                                      <a:pt x="55" y="17"/>
                                      <a:pt x="55" y="17"/>
                                    </a:cubicBezTo>
                                    <a:cubicBezTo>
                                      <a:pt x="58" y="17"/>
                                      <a:pt x="59" y="19"/>
                                      <a:pt x="59" y="21"/>
                                    </a:cubicBezTo>
                                    <a:lnTo>
                                      <a:pt x="59" y="25"/>
                                    </a:lnTo>
                                    <a:close/>
                                    <a:moveTo>
                                      <a:pt x="59" y="25"/>
                                    </a:moveTo>
                                    <a:cubicBezTo>
                                      <a:pt x="59" y="25"/>
                                      <a:pt x="59" y="25"/>
                                      <a:pt x="59" y="25"/>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66391581" name="Freeform: Shape 1766391581"/>
                            <wps:cNvSpPr/>
                            <wps:spPr>
                              <a:xfrm>
                                <a:off x="312981" y="3791854"/>
                                <a:ext cx="305339" cy="270963"/>
                              </a:xfrm>
                              <a:custGeom>
                                <a:avLst/>
                                <a:gdLst>
                                  <a:gd name="connsiteX0" fmla="*/ 7144 w 1438275"/>
                                  <a:gd name="connsiteY0" fmla="*/ 1133496 h 1276350"/>
                                  <a:gd name="connsiteX1" fmla="*/ 7144 w 1438275"/>
                                  <a:gd name="connsiteY1" fmla="*/ 981096 h 1276350"/>
                                  <a:gd name="connsiteX2" fmla="*/ 9430 w 1438275"/>
                                  <a:gd name="connsiteY2" fmla="*/ 985287 h 1276350"/>
                                  <a:gd name="connsiteX3" fmla="*/ 12192 w 1438275"/>
                                  <a:gd name="connsiteY3" fmla="*/ 987859 h 1276350"/>
                                  <a:gd name="connsiteX4" fmla="*/ 31718 w 1438275"/>
                                  <a:gd name="connsiteY4" fmla="*/ 962522 h 1276350"/>
                                  <a:gd name="connsiteX5" fmla="*/ 541496 w 1438275"/>
                                  <a:gd name="connsiteY5" fmla="*/ 109558 h 1276350"/>
                                  <a:gd name="connsiteX6" fmla="*/ 636270 w 1438275"/>
                                  <a:gd name="connsiteY6" fmla="*/ 26405 h 1276350"/>
                                  <a:gd name="connsiteX7" fmla="*/ 909161 w 1438275"/>
                                  <a:gd name="connsiteY7" fmla="*/ 121084 h 1276350"/>
                                  <a:gd name="connsiteX8" fmla="*/ 1413891 w 1438275"/>
                                  <a:gd name="connsiteY8" fmla="*/ 964808 h 1276350"/>
                                  <a:gd name="connsiteX9" fmla="*/ 1435989 w 1438275"/>
                                  <a:gd name="connsiteY9" fmla="*/ 981191 h 1276350"/>
                                  <a:gd name="connsiteX10" fmla="*/ 1435989 w 1438275"/>
                                  <a:gd name="connsiteY10" fmla="*/ 1143116 h 1276350"/>
                                  <a:gd name="connsiteX11" fmla="*/ 1431227 w 1438275"/>
                                  <a:gd name="connsiteY11" fmla="*/ 1136544 h 1276350"/>
                                  <a:gd name="connsiteX12" fmla="*/ 1419797 w 1438275"/>
                                  <a:gd name="connsiteY12" fmla="*/ 1144164 h 1276350"/>
                                  <a:gd name="connsiteX13" fmla="*/ 1166527 w 1438275"/>
                                  <a:gd name="connsiteY13" fmla="*/ 1270656 h 1276350"/>
                                  <a:gd name="connsiteX14" fmla="*/ 224885 w 1438275"/>
                                  <a:gd name="connsiteY14" fmla="*/ 1268941 h 1276350"/>
                                  <a:gd name="connsiteX15" fmla="*/ 28385 w 1438275"/>
                                  <a:gd name="connsiteY15" fmla="*/ 1152165 h 1276350"/>
                                  <a:gd name="connsiteX16" fmla="*/ 7144 w 1438275"/>
                                  <a:gd name="connsiteY16" fmla="*/ 1133496 h 1276350"/>
                                  <a:gd name="connsiteX17" fmla="*/ 807149 w 1438275"/>
                                  <a:gd name="connsiteY17" fmla="*/ 518086 h 1276350"/>
                                  <a:gd name="connsiteX18" fmla="*/ 806863 w 1438275"/>
                                  <a:gd name="connsiteY18" fmla="*/ 351779 h 1276350"/>
                                  <a:gd name="connsiteX19" fmla="*/ 725900 w 1438275"/>
                                  <a:gd name="connsiteY19" fmla="*/ 264625 h 1276350"/>
                                  <a:gd name="connsiteX20" fmla="*/ 637127 w 1438275"/>
                                  <a:gd name="connsiteY20" fmla="*/ 349588 h 1276350"/>
                                  <a:gd name="connsiteX21" fmla="*/ 637127 w 1438275"/>
                                  <a:gd name="connsiteY21" fmla="*/ 682297 h 1276350"/>
                                  <a:gd name="connsiteX22" fmla="*/ 726091 w 1438275"/>
                                  <a:gd name="connsiteY22" fmla="*/ 768593 h 1276350"/>
                                  <a:gd name="connsiteX23" fmla="*/ 806768 w 1438275"/>
                                  <a:gd name="connsiteY23" fmla="*/ 679630 h 1276350"/>
                                  <a:gd name="connsiteX24" fmla="*/ 807149 w 1438275"/>
                                  <a:gd name="connsiteY24" fmla="*/ 518086 h 1276350"/>
                                  <a:gd name="connsiteX25" fmla="*/ 846773 w 1438275"/>
                                  <a:gd name="connsiteY25" fmla="*/ 983287 h 1276350"/>
                                  <a:gd name="connsiteX26" fmla="*/ 729234 w 1438275"/>
                                  <a:gd name="connsiteY26" fmla="*/ 849079 h 1276350"/>
                                  <a:gd name="connsiteX27" fmla="*/ 596360 w 1438275"/>
                                  <a:gd name="connsiteY27" fmla="*/ 969952 h 1276350"/>
                                  <a:gd name="connsiteX28" fmla="*/ 720376 w 1438275"/>
                                  <a:gd name="connsiteY28" fmla="*/ 1104064 h 1276350"/>
                                  <a:gd name="connsiteX29" fmla="*/ 846773 w 1438275"/>
                                  <a:gd name="connsiteY29" fmla="*/ 983287 h 127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38275" h="1276350">
                                    <a:moveTo>
                                      <a:pt x="7144" y="1133496"/>
                                    </a:moveTo>
                                    <a:cubicBezTo>
                                      <a:pt x="7144" y="1082728"/>
                                      <a:pt x="7144" y="1031864"/>
                                      <a:pt x="7144" y="981096"/>
                                    </a:cubicBezTo>
                                    <a:cubicBezTo>
                                      <a:pt x="7906" y="982525"/>
                                      <a:pt x="8573" y="983953"/>
                                      <a:pt x="9430" y="985287"/>
                                    </a:cubicBezTo>
                                    <a:cubicBezTo>
                                      <a:pt x="10192" y="986335"/>
                                      <a:pt x="11525" y="988049"/>
                                      <a:pt x="12192" y="987859"/>
                                    </a:cubicBezTo>
                                    <a:cubicBezTo>
                                      <a:pt x="24860" y="984239"/>
                                      <a:pt x="26289" y="971666"/>
                                      <a:pt x="31718" y="962522"/>
                                    </a:cubicBezTo>
                                    <a:cubicBezTo>
                                      <a:pt x="201740" y="678296"/>
                                      <a:pt x="371570" y="393880"/>
                                      <a:pt x="541496" y="109558"/>
                                    </a:cubicBezTo>
                                    <a:cubicBezTo>
                                      <a:pt x="564166" y="71649"/>
                                      <a:pt x="595503" y="43550"/>
                                      <a:pt x="636270" y="26405"/>
                                    </a:cubicBezTo>
                                    <a:cubicBezTo>
                                      <a:pt x="742379" y="-18458"/>
                                      <a:pt x="845820" y="15832"/>
                                      <a:pt x="909161" y="121084"/>
                                    </a:cubicBezTo>
                                    <a:cubicBezTo>
                                      <a:pt x="1078135" y="401881"/>
                                      <a:pt x="1245489" y="683630"/>
                                      <a:pt x="1413891" y="964808"/>
                                    </a:cubicBezTo>
                                    <a:cubicBezTo>
                                      <a:pt x="1418368" y="972333"/>
                                      <a:pt x="1415796" y="993288"/>
                                      <a:pt x="1435989" y="981191"/>
                                    </a:cubicBezTo>
                                    <a:cubicBezTo>
                                      <a:pt x="1435989" y="1035198"/>
                                      <a:pt x="1435989" y="1089109"/>
                                      <a:pt x="1435989" y="1143116"/>
                                    </a:cubicBezTo>
                                    <a:cubicBezTo>
                                      <a:pt x="1434370" y="1140830"/>
                                      <a:pt x="1431608" y="1136353"/>
                                      <a:pt x="1431227" y="1136544"/>
                                    </a:cubicBezTo>
                                    <a:cubicBezTo>
                                      <a:pt x="1427131" y="1138639"/>
                                      <a:pt x="1421511" y="1140544"/>
                                      <a:pt x="1419797" y="1144164"/>
                                    </a:cubicBezTo>
                                    <a:cubicBezTo>
                                      <a:pt x="1368171" y="1252463"/>
                                      <a:pt x="1276064" y="1271989"/>
                                      <a:pt x="1166527" y="1270656"/>
                                    </a:cubicBezTo>
                                    <a:cubicBezTo>
                                      <a:pt x="852678" y="1266846"/>
                                      <a:pt x="538734" y="1268179"/>
                                      <a:pt x="224885" y="1268941"/>
                                    </a:cubicBezTo>
                                    <a:cubicBezTo>
                                      <a:pt x="134779" y="1269132"/>
                                      <a:pt x="70580" y="1230841"/>
                                      <a:pt x="28385" y="1152165"/>
                                    </a:cubicBezTo>
                                    <a:cubicBezTo>
                                      <a:pt x="24098" y="1144354"/>
                                      <a:pt x="27718" y="1123971"/>
                                      <a:pt x="7144" y="1133496"/>
                                    </a:cubicBezTo>
                                    <a:close/>
                                    <a:moveTo>
                                      <a:pt x="807149" y="518086"/>
                                    </a:moveTo>
                                    <a:cubicBezTo>
                                      <a:pt x="807149" y="462650"/>
                                      <a:pt x="808101" y="407119"/>
                                      <a:pt x="806863" y="351779"/>
                                    </a:cubicBezTo>
                                    <a:cubicBezTo>
                                      <a:pt x="805720" y="300630"/>
                                      <a:pt x="772478" y="266054"/>
                                      <a:pt x="725900" y="264625"/>
                                    </a:cubicBezTo>
                                    <a:cubicBezTo>
                                      <a:pt x="676656" y="263101"/>
                                      <a:pt x="638080" y="297010"/>
                                      <a:pt x="637127" y="349588"/>
                                    </a:cubicBezTo>
                                    <a:cubicBezTo>
                                      <a:pt x="635127" y="460459"/>
                                      <a:pt x="635318" y="571426"/>
                                      <a:pt x="637127" y="682297"/>
                                    </a:cubicBezTo>
                                    <a:cubicBezTo>
                                      <a:pt x="637985" y="733732"/>
                                      <a:pt x="678561" y="770212"/>
                                      <a:pt x="726091" y="768593"/>
                                    </a:cubicBezTo>
                                    <a:cubicBezTo>
                                      <a:pt x="770763" y="767164"/>
                                      <a:pt x="805815" y="729541"/>
                                      <a:pt x="806768" y="679630"/>
                                    </a:cubicBezTo>
                                    <a:cubicBezTo>
                                      <a:pt x="807911" y="625813"/>
                                      <a:pt x="807053" y="571902"/>
                                      <a:pt x="807149" y="518086"/>
                                    </a:cubicBezTo>
                                    <a:close/>
                                    <a:moveTo>
                                      <a:pt x="846773" y="983287"/>
                                    </a:moveTo>
                                    <a:cubicBezTo>
                                      <a:pt x="849916" y="912040"/>
                                      <a:pt x="796290" y="850794"/>
                                      <a:pt x="729234" y="849079"/>
                                    </a:cubicBezTo>
                                    <a:cubicBezTo>
                                      <a:pt x="658559" y="847270"/>
                                      <a:pt x="599313" y="901181"/>
                                      <a:pt x="596360" y="969952"/>
                                    </a:cubicBezTo>
                                    <a:cubicBezTo>
                                      <a:pt x="593312" y="1042532"/>
                                      <a:pt x="646176" y="1099682"/>
                                      <a:pt x="720376" y="1104064"/>
                                    </a:cubicBezTo>
                                    <a:cubicBezTo>
                                      <a:pt x="784955" y="1107874"/>
                                      <a:pt x="843820" y="1051581"/>
                                      <a:pt x="846773" y="983287"/>
                                    </a:cubicBezTo>
                                    <a:close/>
                                  </a:path>
                                </a:pathLst>
                              </a:custGeom>
                              <a:grpFill/>
                              <a:ln w="9525" cap="flat">
                                <a:noFill/>
                                <a:prstDash val="solid"/>
                                <a:miter/>
                              </a:ln>
                            </wps:spPr>
                            <wps:bodyPr rtlCol="0" anchor="ctr"/>
                          </wps:wsp>
                        </wpg:grpSp>
                        <wps:wsp>
                          <wps:cNvPr id="1766391582" name="Rectangle 1766391582"/>
                          <wps:cNvSpPr/>
                          <wps:spPr>
                            <a:xfrm>
                              <a:off x="2409984" y="3371691"/>
                              <a:ext cx="3926547" cy="1451582"/>
                            </a:xfrm>
                            <a:prstGeom prst="rect">
                              <a:avLst/>
                            </a:prstGeom>
                            <a:noFill/>
                            <a:ln w="12700">
                              <a:solidFill>
                                <a:srgbClr val="00B0F0"/>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583" name="Group 1766391583"/>
                          <wpg:cNvGrpSpPr/>
                          <wpg:grpSpPr>
                            <a:xfrm>
                              <a:off x="2643658" y="4758836"/>
                              <a:ext cx="322734" cy="124848"/>
                              <a:chOff x="2643658" y="4758836"/>
                              <a:chExt cx="322734" cy="124848"/>
                            </a:xfrm>
                            <a:solidFill>
                              <a:srgbClr val="00B0F0"/>
                            </a:solidFill>
                          </wpg:grpSpPr>
                          <wps:wsp>
                            <wps:cNvPr id="1766391584" name="Shape 4566"/>
                            <wps:cNvSpPr/>
                            <wps:spPr>
                              <a:xfrm rot="5762326">
                                <a:off x="2865144" y="478243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s:wsp>
                            <wps:cNvPr id="1766391585" name="Shape 4566"/>
                            <wps:cNvSpPr/>
                            <wps:spPr>
                              <a:xfrm rot="15837674" flipH="1">
                                <a:off x="2620058" y="4782436"/>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grpFill/>
                              <a:ln w="3175">
                                <a:noFill/>
                                <a:miter lim="400000"/>
                              </a:ln>
                            </wps:spPr>
                            <wps:bodyPr lIns="38100" tIns="38100" rIns="38100" bIns="38100" anchor="ctr"/>
                          </wps:wsp>
                        </wpg:grpSp>
                        <wps:wsp>
                          <wps:cNvPr id="1766391586" name="TextBox 218"/>
                          <wps:cNvSpPr txBox="1"/>
                          <wps:spPr>
                            <a:xfrm>
                              <a:off x="2309713" y="4925709"/>
                              <a:ext cx="1124526" cy="200055"/>
                            </a:xfrm>
                            <a:prstGeom prst="rect">
                              <a:avLst/>
                            </a:prstGeom>
                            <a:noFill/>
                          </wps:spPr>
                          <wps:txbx>
                            <w:txbxContent>
                              <w:p w14:paraId="0A6B5C10"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wps:txbx>
                          <wps:bodyPr wrap="square" rtlCol="0">
                            <a:spAutoFit/>
                          </wps:bodyPr>
                        </wps:wsp>
                        <wpg:grpSp>
                          <wpg:cNvPr id="1766391587" name="Group 1766391587"/>
                          <wpg:cNvGrpSpPr/>
                          <wpg:grpSpPr>
                            <a:xfrm>
                              <a:off x="1443295" y="3387682"/>
                              <a:ext cx="844873" cy="1357576"/>
                              <a:chOff x="1443295" y="3387682"/>
                              <a:chExt cx="844873" cy="1357576"/>
                            </a:xfrm>
                          </wpg:grpSpPr>
                          <wpg:grpSp>
                            <wpg:cNvPr id="1766391588" name="Group 1766391588"/>
                            <wpg:cNvGrpSpPr/>
                            <wpg:grpSpPr>
                              <a:xfrm>
                                <a:off x="1743493" y="4155818"/>
                                <a:ext cx="244467" cy="354307"/>
                                <a:chOff x="1743497" y="4155818"/>
                                <a:chExt cx="403679" cy="585050"/>
                              </a:xfrm>
                              <a:solidFill>
                                <a:srgbClr val="0070C0"/>
                              </a:solidFill>
                            </wpg:grpSpPr>
                            <pic:pic xmlns:pic="http://schemas.openxmlformats.org/drawingml/2006/picture">
                              <pic:nvPicPr>
                                <pic:cNvPr id="1766391589" name="Graphic 220"/>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1755773" y="4155818"/>
                                  <a:ext cx="365235" cy="407592"/>
                                </a:xfrm>
                                <a:prstGeom prst="rect">
                                  <a:avLst/>
                                </a:prstGeom>
                              </pic:spPr>
                            </pic:pic>
                            <wpg:grpSp>
                              <wpg:cNvPr id="1766391590" name="Group 1766391590"/>
                              <wpg:cNvGrpSpPr/>
                              <wpg:grpSpPr>
                                <a:xfrm>
                                  <a:off x="1743497" y="4590153"/>
                                  <a:ext cx="403679" cy="150715"/>
                                  <a:chOff x="1743497" y="4590153"/>
                                  <a:chExt cx="403679" cy="150715"/>
                                </a:xfrm>
                                <a:grpFill/>
                              </wpg:grpSpPr>
                              <wps:wsp>
                                <wps:cNvPr id="1766391591" name="Freeform: Shape 1766391591"/>
                                <wps:cNvSpPr/>
                                <wps:spPr>
                                  <a:xfrm>
                                    <a:off x="1887465" y="4663615"/>
                                    <a:ext cx="113121" cy="77253"/>
                                  </a:xfrm>
                                  <a:custGeom>
                                    <a:avLst/>
                                    <a:gdLst>
                                      <a:gd name="connsiteX0" fmla="*/ 690 w 113121"/>
                                      <a:gd name="connsiteY0" fmla="*/ 0 h 77253"/>
                                      <a:gd name="connsiteX1" fmla="*/ 102609 w 113121"/>
                                      <a:gd name="connsiteY1" fmla="*/ 83 h 77253"/>
                                      <a:gd name="connsiteX2" fmla="*/ 114418 w 113121"/>
                                      <a:gd name="connsiteY2" fmla="*/ 11726 h 77253"/>
                                      <a:gd name="connsiteX3" fmla="*/ 114418 w 113121"/>
                                      <a:gd name="connsiteY3" fmla="*/ 66797 h 77253"/>
                                      <a:gd name="connsiteX4" fmla="*/ 103327 w 113121"/>
                                      <a:gd name="connsiteY4" fmla="*/ 77667 h 77253"/>
                                      <a:gd name="connsiteX5" fmla="*/ 12443 w 113121"/>
                                      <a:gd name="connsiteY5" fmla="*/ 77695 h 77253"/>
                                      <a:gd name="connsiteX6" fmla="*/ 938 w 113121"/>
                                      <a:gd name="connsiteY6" fmla="*/ 65831 h 77253"/>
                                      <a:gd name="connsiteX7" fmla="*/ 0 w 113121"/>
                                      <a:gd name="connsiteY7" fmla="*/ 2621 h 77253"/>
                                      <a:gd name="connsiteX8" fmla="*/ 690 w 113121"/>
                                      <a:gd name="connsiteY8" fmla="*/ 0 h 772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3121" h="77253">
                                        <a:moveTo>
                                          <a:pt x="690" y="0"/>
                                        </a:moveTo>
                                        <a:cubicBezTo>
                                          <a:pt x="34654" y="83"/>
                                          <a:pt x="68645" y="441"/>
                                          <a:pt x="102609" y="83"/>
                                        </a:cubicBezTo>
                                        <a:cubicBezTo>
                                          <a:pt x="111549" y="0"/>
                                          <a:pt x="114722" y="2594"/>
                                          <a:pt x="114418" y="11726"/>
                                        </a:cubicBezTo>
                                        <a:cubicBezTo>
                                          <a:pt x="113811" y="30074"/>
                                          <a:pt x="113866" y="48449"/>
                                          <a:pt x="114418" y="66797"/>
                                        </a:cubicBezTo>
                                        <a:cubicBezTo>
                                          <a:pt x="114666" y="75377"/>
                                          <a:pt x="111631" y="77778"/>
                                          <a:pt x="103327" y="77667"/>
                                        </a:cubicBezTo>
                                        <a:cubicBezTo>
                                          <a:pt x="73032" y="77253"/>
                                          <a:pt x="42738" y="77171"/>
                                          <a:pt x="12443" y="77695"/>
                                        </a:cubicBezTo>
                                        <a:cubicBezTo>
                                          <a:pt x="3173" y="77860"/>
                                          <a:pt x="966" y="74605"/>
                                          <a:pt x="938" y="65831"/>
                                        </a:cubicBezTo>
                                        <a:cubicBezTo>
                                          <a:pt x="910" y="44752"/>
                                          <a:pt x="2621" y="23645"/>
                                          <a:pt x="0" y="2621"/>
                                        </a:cubicBezTo>
                                        <a:cubicBezTo>
                                          <a:pt x="110" y="1738"/>
                                          <a:pt x="331" y="855"/>
                                          <a:pt x="690" y="0"/>
                                        </a:cubicBezTo>
                                        <a:close/>
                                      </a:path>
                                    </a:pathLst>
                                  </a:custGeom>
                                  <a:grpFill/>
                                  <a:ln w="2740" cap="flat">
                                    <a:noFill/>
                                    <a:prstDash val="solid"/>
                                    <a:miter/>
                                  </a:ln>
                                </wps:spPr>
                                <wps:bodyPr rtlCol="0" anchor="ctr"/>
                              </wps:wsp>
                              <wps:wsp>
                                <wps:cNvPr id="1766391592" name="Freeform: Shape 1766391592"/>
                                <wps:cNvSpPr/>
                                <wps:spPr>
                                  <a:xfrm>
                                    <a:off x="2020259" y="4680329"/>
                                    <a:ext cx="126917" cy="44145"/>
                                  </a:xfrm>
                                  <a:custGeom>
                                    <a:avLst/>
                                    <a:gdLst>
                                      <a:gd name="connsiteX0" fmla="*/ 63127 w 126916"/>
                                      <a:gd name="connsiteY0" fmla="*/ 44509 h 44144"/>
                                      <a:gd name="connsiteX1" fmla="*/ 9408 w 126916"/>
                                      <a:gd name="connsiteY1" fmla="*/ 44619 h 44144"/>
                                      <a:gd name="connsiteX2" fmla="*/ 689 w 126916"/>
                                      <a:gd name="connsiteY2" fmla="*/ 35983 h 44144"/>
                                      <a:gd name="connsiteX3" fmla="*/ 34570 w 126916"/>
                                      <a:gd name="connsiteY3" fmla="*/ 171 h 44144"/>
                                      <a:gd name="connsiteX4" fmla="*/ 115825 w 126916"/>
                                      <a:gd name="connsiteY4" fmla="*/ 5 h 44144"/>
                                      <a:gd name="connsiteX5" fmla="*/ 126806 w 126916"/>
                                      <a:gd name="connsiteY5" fmla="*/ 10848 h 44144"/>
                                      <a:gd name="connsiteX6" fmla="*/ 94801 w 126916"/>
                                      <a:gd name="connsiteY6" fmla="*/ 44536 h 44144"/>
                                      <a:gd name="connsiteX7" fmla="*/ 63127 w 126916"/>
                                      <a:gd name="connsiteY7" fmla="*/ 44509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916" h="44144">
                                        <a:moveTo>
                                          <a:pt x="63127" y="44509"/>
                                        </a:moveTo>
                                        <a:cubicBezTo>
                                          <a:pt x="45220" y="44509"/>
                                          <a:pt x="27314" y="44288"/>
                                          <a:pt x="9408" y="44619"/>
                                        </a:cubicBezTo>
                                        <a:cubicBezTo>
                                          <a:pt x="2869" y="44730"/>
                                          <a:pt x="1020" y="42495"/>
                                          <a:pt x="689" y="35983"/>
                                        </a:cubicBezTo>
                                        <a:cubicBezTo>
                                          <a:pt x="-1270" y="171"/>
                                          <a:pt x="-1463" y="171"/>
                                          <a:pt x="34570" y="171"/>
                                        </a:cubicBezTo>
                                        <a:cubicBezTo>
                                          <a:pt x="61664" y="171"/>
                                          <a:pt x="88758" y="474"/>
                                          <a:pt x="115825" y="5"/>
                                        </a:cubicBezTo>
                                        <a:cubicBezTo>
                                          <a:pt x="124212" y="-133"/>
                                          <a:pt x="126668" y="2406"/>
                                          <a:pt x="126806" y="10848"/>
                                        </a:cubicBezTo>
                                        <a:cubicBezTo>
                                          <a:pt x="127357" y="44536"/>
                                          <a:pt x="127661" y="44536"/>
                                          <a:pt x="94801" y="44536"/>
                                        </a:cubicBezTo>
                                        <a:cubicBezTo>
                                          <a:pt x="84233" y="44536"/>
                                          <a:pt x="73666" y="44536"/>
                                          <a:pt x="63127" y="44509"/>
                                        </a:cubicBezTo>
                                        <a:close/>
                                      </a:path>
                                    </a:pathLst>
                                  </a:custGeom>
                                  <a:grpFill/>
                                  <a:ln w="2740" cap="flat">
                                    <a:noFill/>
                                    <a:prstDash val="solid"/>
                                    <a:miter/>
                                  </a:ln>
                                </wps:spPr>
                                <wps:bodyPr rtlCol="0" anchor="ctr"/>
                              </wps:wsp>
                              <wps:wsp>
                                <wps:cNvPr id="1766391593" name="Freeform: Shape 1766391593"/>
                                <wps:cNvSpPr/>
                                <wps:spPr>
                                  <a:xfrm>
                                    <a:off x="1743497" y="4680327"/>
                                    <a:ext cx="124157" cy="44145"/>
                                  </a:xfrm>
                                  <a:custGeom>
                                    <a:avLst/>
                                    <a:gdLst>
                                      <a:gd name="connsiteX0" fmla="*/ 62355 w 124157"/>
                                      <a:gd name="connsiteY0" fmla="*/ 44511 h 44144"/>
                                      <a:gd name="connsiteX1" fmla="*/ 10044 w 124157"/>
                                      <a:gd name="connsiteY1" fmla="*/ 44649 h 44144"/>
                                      <a:gd name="connsiteX2" fmla="*/ 497 w 124157"/>
                                      <a:gd name="connsiteY2" fmla="*/ 35268 h 44144"/>
                                      <a:gd name="connsiteX3" fmla="*/ 33854 w 124157"/>
                                      <a:gd name="connsiteY3" fmla="*/ 200 h 44144"/>
                                      <a:gd name="connsiteX4" fmla="*/ 115081 w 124157"/>
                                      <a:gd name="connsiteY4" fmla="*/ 7 h 44144"/>
                                      <a:gd name="connsiteX5" fmla="*/ 125869 w 124157"/>
                                      <a:gd name="connsiteY5" fmla="*/ 10905 h 44144"/>
                                      <a:gd name="connsiteX6" fmla="*/ 92650 w 124157"/>
                                      <a:gd name="connsiteY6" fmla="*/ 44511 h 44144"/>
                                      <a:gd name="connsiteX7" fmla="*/ 62355 w 124157"/>
                                      <a:gd name="connsiteY7" fmla="*/ 44511 h 441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4157" h="44144">
                                        <a:moveTo>
                                          <a:pt x="62355" y="44511"/>
                                        </a:moveTo>
                                        <a:cubicBezTo>
                                          <a:pt x="44918" y="44511"/>
                                          <a:pt x="27481" y="44235"/>
                                          <a:pt x="10044" y="44649"/>
                                        </a:cubicBezTo>
                                        <a:cubicBezTo>
                                          <a:pt x="2925" y="44814"/>
                                          <a:pt x="801" y="42441"/>
                                          <a:pt x="497" y="35268"/>
                                        </a:cubicBezTo>
                                        <a:cubicBezTo>
                                          <a:pt x="-1020" y="200"/>
                                          <a:pt x="-1268" y="200"/>
                                          <a:pt x="33854" y="200"/>
                                        </a:cubicBezTo>
                                        <a:cubicBezTo>
                                          <a:pt x="60921" y="200"/>
                                          <a:pt x="88015" y="531"/>
                                          <a:pt x="115081" y="7"/>
                                        </a:cubicBezTo>
                                        <a:cubicBezTo>
                                          <a:pt x="123689" y="-159"/>
                                          <a:pt x="125758" y="2573"/>
                                          <a:pt x="125869" y="10905"/>
                                        </a:cubicBezTo>
                                        <a:cubicBezTo>
                                          <a:pt x="126200" y="44511"/>
                                          <a:pt x="126503" y="44511"/>
                                          <a:pt x="92650" y="44511"/>
                                        </a:cubicBezTo>
                                        <a:cubicBezTo>
                                          <a:pt x="82552" y="44511"/>
                                          <a:pt x="72454" y="44511"/>
                                          <a:pt x="62355" y="44511"/>
                                        </a:cubicBezTo>
                                        <a:close/>
                                      </a:path>
                                    </a:pathLst>
                                  </a:custGeom>
                                  <a:grpFill/>
                                  <a:ln w="2740" cap="flat">
                                    <a:noFill/>
                                    <a:prstDash val="solid"/>
                                    <a:miter/>
                                  </a:ln>
                                </wps:spPr>
                                <wps:bodyPr rtlCol="0" anchor="ctr"/>
                              </wps:wsp>
                              <wps:wsp>
                                <wps:cNvPr id="1766391594" name="Freeform: Shape 1766391594"/>
                                <wps:cNvSpPr/>
                                <wps:spPr>
                                  <a:xfrm>
                                    <a:off x="1922533" y="4590153"/>
                                    <a:ext cx="44145" cy="52422"/>
                                  </a:xfrm>
                                  <a:custGeom>
                                    <a:avLst/>
                                    <a:gdLst>
                                      <a:gd name="connsiteX0" fmla="*/ 45386 w 44144"/>
                                      <a:gd name="connsiteY0" fmla="*/ 27909 h 52422"/>
                                      <a:gd name="connsiteX1" fmla="*/ 19175 w 44144"/>
                                      <a:gd name="connsiteY1" fmla="*/ 54589 h 52422"/>
                                      <a:gd name="connsiteX2" fmla="*/ 0 w 44144"/>
                                      <a:gd name="connsiteY2" fmla="*/ 35993 h 52422"/>
                                      <a:gd name="connsiteX3" fmla="*/ 0 w 44144"/>
                                      <a:gd name="connsiteY3" fmla="*/ 33262 h 52422"/>
                                      <a:gd name="connsiteX4" fmla="*/ 33771 w 44144"/>
                                      <a:gd name="connsiteY4" fmla="*/ 43 h 52422"/>
                                      <a:gd name="connsiteX5" fmla="*/ 45497 w 44144"/>
                                      <a:gd name="connsiteY5" fmla="*/ 11493 h 52422"/>
                                      <a:gd name="connsiteX6" fmla="*/ 45386 w 44144"/>
                                      <a:gd name="connsiteY6" fmla="*/ 27909 h 524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144" h="52422">
                                        <a:moveTo>
                                          <a:pt x="45386" y="27909"/>
                                        </a:moveTo>
                                        <a:cubicBezTo>
                                          <a:pt x="45386" y="54617"/>
                                          <a:pt x="45386" y="54783"/>
                                          <a:pt x="19175" y="54589"/>
                                        </a:cubicBezTo>
                                        <a:cubicBezTo>
                                          <a:pt x="-2235" y="54424"/>
                                          <a:pt x="276" y="57928"/>
                                          <a:pt x="0" y="35993"/>
                                        </a:cubicBezTo>
                                        <a:cubicBezTo>
                                          <a:pt x="0" y="35083"/>
                                          <a:pt x="0" y="34173"/>
                                          <a:pt x="0" y="33262"/>
                                        </a:cubicBezTo>
                                        <a:cubicBezTo>
                                          <a:pt x="0" y="-481"/>
                                          <a:pt x="0" y="-205"/>
                                          <a:pt x="33771" y="43"/>
                                        </a:cubicBezTo>
                                        <a:cubicBezTo>
                                          <a:pt x="42462" y="98"/>
                                          <a:pt x="46656" y="2057"/>
                                          <a:pt x="45497" y="11493"/>
                                        </a:cubicBezTo>
                                        <a:cubicBezTo>
                                          <a:pt x="44835" y="16873"/>
                                          <a:pt x="45386" y="22419"/>
                                          <a:pt x="45386" y="27909"/>
                                        </a:cubicBezTo>
                                        <a:close/>
                                      </a:path>
                                    </a:pathLst>
                                  </a:custGeom>
                                  <a:grpFill/>
                                  <a:ln w="2740" cap="flat">
                                    <a:noFill/>
                                    <a:prstDash val="solid"/>
                                    <a:miter/>
                                  </a:ln>
                                </wps:spPr>
                                <wps:bodyPr rtlCol="0" anchor="ctr"/>
                              </wps:wsp>
                            </wpg:grpSp>
                          </wpg:grpSp>
                          <wps:wsp>
                            <wps:cNvPr id="1766391595" name="TextBox 226"/>
                            <wps:cNvSpPr txBox="1"/>
                            <wps:spPr>
                              <a:xfrm>
                                <a:off x="1443295" y="4545203"/>
                                <a:ext cx="844873" cy="200055"/>
                              </a:xfrm>
                              <a:prstGeom prst="rect">
                                <a:avLst/>
                              </a:prstGeom>
                              <a:noFill/>
                            </wps:spPr>
                            <wps:txbx>
                              <w:txbxContent>
                                <w:p w14:paraId="440548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wps:txbx>
                            <wps:bodyPr wrap="square" rtlCol="0">
                              <a:spAutoFit/>
                            </wps:bodyPr>
                          </wps:wsp>
                          <pic:pic xmlns:pic="http://schemas.openxmlformats.org/drawingml/2006/picture">
                            <pic:nvPicPr>
                              <pic:cNvPr id="1766391596" name="Graphic 227"/>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1677109" y="3387682"/>
                                <a:ext cx="377245" cy="347200"/>
                              </a:xfrm>
                              <a:prstGeom prst="rect">
                                <a:avLst/>
                              </a:prstGeom>
                            </pic:spPr>
                          </pic:pic>
                          <wps:wsp>
                            <wps:cNvPr id="1766391597" name="TextBox 228"/>
                            <wps:cNvSpPr txBox="1"/>
                            <wps:spPr>
                              <a:xfrm>
                                <a:off x="1443295" y="3759119"/>
                                <a:ext cx="844873" cy="307777"/>
                              </a:xfrm>
                              <a:prstGeom prst="rect">
                                <a:avLst/>
                              </a:prstGeom>
                              <a:noFill/>
                            </wps:spPr>
                            <wps:txbx>
                              <w:txbxContent>
                                <w:p w14:paraId="6A20F16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wps:txbx>
                            <wps:bodyPr wrap="square" rtlCol="0">
                              <a:spAutoFit/>
                            </wps:bodyPr>
                          </wps:wsp>
                        </wpg:grpSp>
                        <wps:wsp>
                          <wps:cNvPr id="1766391598" name="Rectangle 1766391598"/>
                          <wps:cNvSpPr/>
                          <wps:spPr>
                            <a:xfrm>
                              <a:off x="2567858" y="3890730"/>
                              <a:ext cx="562732" cy="69021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599" name="TextBox 234"/>
                          <wps:cNvSpPr txBox="1"/>
                          <wps:spPr>
                            <a:xfrm>
                              <a:off x="2382967" y="3596134"/>
                              <a:ext cx="492760" cy="254000"/>
                            </a:xfrm>
                            <a:prstGeom prst="rect">
                              <a:avLst/>
                            </a:prstGeom>
                            <a:noFill/>
                          </wps:spPr>
                          <wps:txbx>
                            <w:txbxContent>
                              <w:p w14:paraId="345DFAE2"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wps:txbx>
                          <wps:bodyPr wrap="square" rtlCol="0">
                            <a:spAutoFit/>
                          </wps:bodyPr>
                        </wps:wsp>
                        <wpg:grpSp>
                          <wpg:cNvPr id="1766391600" name="Graphic 352"/>
                          <wpg:cNvGrpSpPr/>
                          <wpg:grpSpPr>
                            <a:xfrm>
                              <a:off x="2487970" y="3853574"/>
                              <a:ext cx="138832" cy="162463"/>
                              <a:chOff x="2487970" y="3853574"/>
                              <a:chExt cx="669864" cy="783884"/>
                            </a:xfrm>
                            <a:solidFill>
                              <a:schemeClr val="tx1"/>
                            </a:solidFill>
                          </wpg:grpSpPr>
                          <wps:wsp>
                            <wps:cNvPr id="1766391601" name="Freeform: Shape 1766391601"/>
                            <wps:cNvSpPr/>
                            <wps:spPr>
                              <a:xfrm>
                                <a:off x="2487970" y="3853574"/>
                                <a:ext cx="669864" cy="783884"/>
                              </a:xfrm>
                              <a:custGeom>
                                <a:avLst/>
                                <a:gdLst>
                                  <a:gd name="connsiteX0" fmla="*/ 347254 w 669864"/>
                                  <a:gd name="connsiteY0" fmla="*/ 1527 h 783884"/>
                                  <a:gd name="connsiteX1" fmla="*/ 386814 w 669864"/>
                                  <a:gd name="connsiteY1" fmla="*/ 29869 h 783884"/>
                                  <a:gd name="connsiteX2" fmla="*/ 548152 w 669864"/>
                                  <a:gd name="connsiteY2" fmla="*/ 102577 h 783884"/>
                                  <a:gd name="connsiteX3" fmla="*/ 600377 w 669864"/>
                                  <a:gd name="connsiteY3" fmla="*/ 108441 h 783884"/>
                                  <a:gd name="connsiteX4" fmla="*/ 666488 w 669864"/>
                                  <a:gd name="connsiteY4" fmla="*/ 182390 h 783884"/>
                                  <a:gd name="connsiteX5" fmla="*/ 664553 w 669864"/>
                                  <a:gd name="connsiteY5" fmla="*/ 378382 h 783884"/>
                                  <a:gd name="connsiteX6" fmla="*/ 615240 w 669864"/>
                                  <a:gd name="connsiteY6" fmla="*/ 566249 h 783884"/>
                                  <a:gd name="connsiteX7" fmla="*/ 424665 w 669864"/>
                                  <a:gd name="connsiteY7" fmla="*/ 751205 h 783884"/>
                                  <a:gd name="connsiteX8" fmla="*/ 364825 w 669864"/>
                                  <a:gd name="connsiteY8" fmla="*/ 777206 h 783884"/>
                                  <a:gd name="connsiteX9" fmla="*/ 306532 w 669864"/>
                                  <a:gd name="connsiteY9" fmla="*/ 777593 h 783884"/>
                                  <a:gd name="connsiteX10" fmla="*/ 130841 w 669864"/>
                                  <a:gd name="connsiteY10" fmla="*/ 671127 h 783884"/>
                                  <a:gd name="connsiteX11" fmla="*/ 20547 w 669864"/>
                                  <a:gd name="connsiteY11" fmla="*/ 471410 h 783884"/>
                                  <a:gd name="connsiteX12" fmla="*/ 1531 w 669864"/>
                                  <a:gd name="connsiteY12" fmla="*/ 283827 h 783884"/>
                                  <a:gd name="connsiteX13" fmla="*/ 3465 w 669864"/>
                                  <a:gd name="connsiteY13" fmla="*/ 182350 h 783884"/>
                                  <a:gd name="connsiteX14" fmla="*/ 81079 w 669864"/>
                                  <a:gd name="connsiteY14" fmla="*/ 106832 h 783884"/>
                                  <a:gd name="connsiteX15" fmla="*/ 275768 w 669864"/>
                                  <a:gd name="connsiteY15" fmla="*/ 36283 h 783884"/>
                                  <a:gd name="connsiteX16" fmla="*/ 286233 w 669864"/>
                                  <a:gd name="connsiteY16" fmla="*/ 27405 h 783884"/>
                                  <a:gd name="connsiteX17" fmla="*/ 321294 w 669864"/>
                                  <a:gd name="connsiteY17" fmla="*/ 1547 h 783884"/>
                                  <a:gd name="connsiteX18" fmla="*/ 347254 w 669864"/>
                                  <a:gd name="connsiteY18" fmla="*/ 1527 h 783884"/>
                                  <a:gd name="connsiteX19" fmla="*/ 48991 w 669864"/>
                                  <a:gd name="connsiteY19" fmla="*/ 262876 h 783884"/>
                                  <a:gd name="connsiteX20" fmla="*/ 48991 w 669864"/>
                                  <a:gd name="connsiteY20" fmla="*/ 274848 h 783884"/>
                                  <a:gd name="connsiteX21" fmla="*/ 66257 w 669864"/>
                                  <a:gd name="connsiteY21" fmla="*/ 458745 h 783884"/>
                                  <a:gd name="connsiteX22" fmla="*/ 154296 w 669864"/>
                                  <a:gd name="connsiteY22" fmla="*/ 627291 h 783884"/>
                                  <a:gd name="connsiteX23" fmla="*/ 330110 w 669864"/>
                                  <a:gd name="connsiteY23" fmla="*/ 735548 h 783884"/>
                                  <a:gd name="connsiteX24" fmla="*/ 341940 w 669864"/>
                                  <a:gd name="connsiteY24" fmla="*/ 734835 h 783884"/>
                                  <a:gd name="connsiteX25" fmla="*/ 404101 w 669864"/>
                                  <a:gd name="connsiteY25" fmla="*/ 708489 h 783884"/>
                                  <a:gd name="connsiteX26" fmla="*/ 601415 w 669864"/>
                                  <a:gd name="connsiteY26" fmla="*/ 467582 h 783884"/>
                                  <a:gd name="connsiteX27" fmla="*/ 620737 w 669864"/>
                                  <a:gd name="connsiteY27" fmla="*/ 308443 h 783884"/>
                                  <a:gd name="connsiteX28" fmla="*/ 619312 w 669864"/>
                                  <a:gd name="connsiteY28" fmla="*/ 187135 h 783884"/>
                                  <a:gd name="connsiteX29" fmla="*/ 584740 w 669864"/>
                                  <a:gd name="connsiteY29" fmla="*/ 154150 h 783884"/>
                                  <a:gd name="connsiteX30" fmla="*/ 512399 w 669864"/>
                                  <a:gd name="connsiteY30" fmla="*/ 144275 h 783884"/>
                                  <a:gd name="connsiteX31" fmla="*/ 340413 w 669864"/>
                                  <a:gd name="connsiteY31" fmla="*/ 51899 h 783884"/>
                                  <a:gd name="connsiteX32" fmla="*/ 329703 w 669864"/>
                                  <a:gd name="connsiteY32" fmla="*/ 51920 h 783884"/>
                                  <a:gd name="connsiteX33" fmla="*/ 84602 w 669864"/>
                                  <a:gd name="connsiteY33" fmla="*/ 154211 h 783884"/>
                                  <a:gd name="connsiteX34" fmla="*/ 50762 w 669864"/>
                                  <a:gd name="connsiteY34" fmla="*/ 186340 h 783884"/>
                                  <a:gd name="connsiteX35" fmla="*/ 48991 w 669864"/>
                                  <a:gd name="connsiteY35" fmla="*/ 262876 h 7838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69864" h="783884">
                                    <a:moveTo>
                                      <a:pt x="347254" y="1527"/>
                                    </a:moveTo>
                                    <a:cubicBezTo>
                                      <a:pt x="363624" y="6536"/>
                                      <a:pt x="374496" y="19241"/>
                                      <a:pt x="386814" y="29869"/>
                                    </a:cubicBezTo>
                                    <a:cubicBezTo>
                                      <a:pt x="433379" y="70122"/>
                                      <a:pt x="487436" y="93537"/>
                                      <a:pt x="548152" y="102577"/>
                                    </a:cubicBezTo>
                                    <a:cubicBezTo>
                                      <a:pt x="565519" y="105163"/>
                                      <a:pt x="583111" y="105346"/>
                                      <a:pt x="600377" y="108441"/>
                                    </a:cubicBezTo>
                                    <a:cubicBezTo>
                                      <a:pt x="635540" y="114732"/>
                                      <a:pt x="664757" y="146597"/>
                                      <a:pt x="666488" y="182390"/>
                                    </a:cubicBezTo>
                                    <a:cubicBezTo>
                                      <a:pt x="669623" y="247728"/>
                                      <a:pt x="670499" y="313146"/>
                                      <a:pt x="664553" y="378382"/>
                                    </a:cubicBezTo>
                                    <a:cubicBezTo>
                                      <a:pt x="658608" y="443658"/>
                                      <a:pt x="644763" y="507041"/>
                                      <a:pt x="615240" y="566249"/>
                                    </a:cubicBezTo>
                                    <a:cubicBezTo>
                                      <a:pt x="573358" y="650237"/>
                                      <a:pt x="507675" y="709629"/>
                                      <a:pt x="424665" y="751205"/>
                                    </a:cubicBezTo>
                                    <a:cubicBezTo>
                                      <a:pt x="405180" y="760958"/>
                                      <a:pt x="385023" y="769102"/>
                                      <a:pt x="364825" y="777206"/>
                                    </a:cubicBezTo>
                                    <a:cubicBezTo>
                                      <a:pt x="345299" y="785045"/>
                                      <a:pt x="326486" y="785065"/>
                                      <a:pt x="306532" y="777593"/>
                                    </a:cubicBezTo>
                                    <a:cubicBezTo>
                                      <a:pt x="241195" y="753119"/>
                                      <a:pt x="181091" y="720196"/>
                                      <a:pt x="130841" y="671127"/>
                                    </a:cubicBezTo>
                                    <a:cubicBezTo>
                                      <a:pt x="74055" y="615705"/>
                                      <a:pt x="39116" y="548047"/>
                                      <a:pt x="20547" y="471410"/>
                                    </a:cubicBezTo>
                                    <a:cubicBezTo>
                                      <a:pt x="5582" y="409758"/>
                                      <a:pt x="1388" y="346986"/>
                                      <a:pt x="1531" y="283827"/>
                                    </a:cubicBezTo>
                                    <a:cubicBezTo>
                                      <a:pt x="1612" y="249988"/>
                                      <a:pt x="1103" y="216128"/>
                                      <a:pt x="3465" y="182350"/>
                                    </a:cubicBezTo>
                                    <a:cubicBezTo>
                                      <a:pt x="6234" y="142484"/>
                                      <a:pt x="40989" y="108970"/>
                                      <a:pt x="81079" y="106832"/>
                                    </a:cubicBezTo>
                                    <a:cubicBezTo>
                                      <a:pt x="153075" y="103004"/>
                                      <a:pt x="219104" y="82461"/>
                                      <a:pt x="275768" y="36283"/>
                                    </a:cubicBezTo>
                                    <a:cubicBezTo>
                                      <a:pt x="279310" y="33391"/>
                                      <a:pt x="282914" y="30541"/>
                                      <a:pt x="286233" y="27405"/>
                                    </a:cubicBezTo>
                                    <a:cubicBezTo>
                                      <a:pt x="296882" y="17347"/>
                                      <a:pt x="307428" y="7208"/>
                                      <a:pt x="321294" y="1547"/>
                                    </a:cubicBezTo>
                                    <a:cubicBezTo>
                                      <a:pt x="329947" y="1527"/>
                                      <a:pt x="338600" y="1527"/>
                                      <a:pt x="347254" y="1527"/>
                                    </a:cubicBezTo>
                                    <a:close/>
                                    <a:moveTo>
                                      <a:pt x="48991" y="262876"/>
                                    </a:moveTo>
                                    <a:cubicBezTo>
                                      <a:pt x="48991" y="267722"/>
                                      <a:pt x="49011" y="271285"/>
                                      <a:pt x="48991" y="274848"/>
                                    </a:cubicBezTo>
                                    <a:cubicBezTo>
                                      <a:pt x="48645" y="336724"/>
                                      <a:pt x="51679" y="398274"/>
                                      <a:pt x="66257" y="458745"/>
                                    </a:cubicBezTo>
                                    <a:cubicBezTo>
                                      <a:pt x="81568" y="522270"/>
                                      <a:pt x="109075" y="579423"/>
                                      <a:pt x="154296" y="627291"/>
                                    </a:cubicBezTo>
                                    <a:cubicBezTo>
                                      <a:pt x="203223" y="679068"/>
                                      <a:pt x="263816" y="711970"/>
                                      <a:pt x="330110" y="735548"/>
                                    </a:cubicBezTo>
                                    <a:cubicBezTo>
                                      <a:pt x="334121" y="736973"/>
                                      <a:pt x="337929" y="736261"/>
                                      <a:pt x="341940" y="734835"/>
                                    </a:cubicBezTo>
                                    <a:cubicBezTo>
                                      <a:pt x="363196" y="727302"/>
                                      <a:pt x="383923" y="718547"/>
                                      <a:pt x="404101" y="708489"/>
                                    </a:cubicBezTo>
                                    <a:cubicBezTo>
                                      <a:pt x="505883" y="657709"/>
                                      <a:pt x="572870" y="578425"/>
                                      <a:pt x="601415" y="467582"/>
                                    </a:cubicBezTo>
                                    <a:cubicBezTo>
                                      <a:pt x="614874" y="415357"/>
                                      <a:pt x="620106" y="362195"/>
                                      <a:pt x="620737" y="308443"/>
                                    </a:cubicBezTo>
                                    <a:cubicBezTo>
                                      <a:pt x="621206" y="267987"/>
                                      <a:pt x="621694" y="227530"/>
                                      <a:pt x="619312" y="187135"/>
                                    </a:cubicBezTo>
                                    <a:cubicBezTo>
                                      <a:pt x="618192" y="168301"/>
                                      <a:pt x="603614" y="155331"/>
                                      <a:pt x="584740" y="154150"/>
                                    </a:cubicBezTo>
                                    <a:cubicBezTo>
                                      <a:pt x="560409" y="152623"/>
                                      <a:pt x="536241" y="149590"/>
                                      <a:pt x="512399" y="144275"/>
                                    </a:cubicBezTo>
                                    <a:cubicBezTo>
                                      <a:pt x="446451" y="129534"/>
                                      <a:pt x="389115" y="98708"/>
                                      <a:pt x="340413" y="51899"/>
                                    </a:cubicBezTo>
                                    <a:cubicBezTo>
                                      <a:pt x="336361" y="48010"/>
                                      <a:pt x="333714" y="48051"/>
                                      <a:pt x="329703" y="51920"/>
                                    </a:cubicBezTo>
                                    <a:cubicBezTo>
                                      <a:pt x="261291" y="117786"/>
                                      <a:pt x="178383" y="149040"/>
                                      <a:pt x="84602" y="154211"/>
                                    </a:cubicBezTo>
                                    <a:cubicBezTo>
                                      <a:pt x="66705" y="155189"/>
                                      <a:pt x="52310" y="168627"/>
                                      <a:pt x="50762" y="186340"/>
                                    </a:cubicBezTo>
                                    <a:cubicBezTo>
                                      <a:pt x="48502" y="212219"/>
                                      <a:pt x="49887" y="238219"/>
                                      <a:pt x="48991" y="262876"/>
                                    </a:cubicBezTo>
                                    <a:close/>
                                  </a:path>
                                </a:pathLst>
                              </a:custGeom>
                              <a:grpFill/>
                              <a:ln w="9525" cap="flat">
                                <a:noFill/>
                                <a:prstDash val="solid"/>
                                <a:miter/>
                              </a:ln>
                            </wps:spPr>
                            <wps:bodyPr rtlCol="0" anchor="ctr"/>
                          </wps:wsp>
                          <wps:wsp>
                            <wps:cNvPr id="1766391602" name="Freeform: Shape 1766391602"/>
                            <wps:cNvSpPr/>
                            <wps:spPr>
                              <a:xfrm>
                                <a:off x="2625952" y="4049000"/>
                                <a:ext cx="392960" cy="392960"/>
                              </a:xfrm>
                              <a:custGeom>
                                <a:avLst/>
                                <a:gdLst>
                                  <a:gd name="connsiteX0" fmla="*/ 1527 w 392959"/>
                                  <a:gd name="connsiteY0" fmla="*/ 196704 h 392960"/>
                                  <a:gd name="connsiteX1" fmla="*/ 197559 w 392959"/>
                                  <a:gd name="connsiteY1" fmla="*/ 1527 h 392960"/>
                                  <a:gd name="connsiteX2" fmla="*/ 392553 w 392959"/>
                                  <a:gd name="connsiteY2" fmla="*/ 197763 h 392960"/>
                                  <a:gd name="connsiteX3" fmla="*/ 196114 w 392959"/>
                                  <a:gd name="connsiteY3" fmla="*/ 392553 h 392960"/>
                                  <a:gd name="connsiteX4" fmla="*/ 1527 w 392959"/>
                                  <a:gd name="connsiteY4" fmla="*/ 196704 h 392960"/>
                                  <a:gd name="connsiteX5" fmla="*/ 196948 w 392959"/>
                                  <a:gd name="connsiteY5" fmla="*/ 345174 h 392960"/>
                                  <a:gd name="connsiteX6" fmla="*/ 345174 w 392959"/>
                                  <a:gd name="connsiteY6" fmla="*/ 197682 h 392960"/>
                                  <a:gd name="connsiteX7" fmla="*/ 197498 w 392959"/>
                                  <a:gd name="connsiteY7" fmla="*/ 48907 h 392960"/>
                                  <a:gd name="connsiteX8" fmla="*/ 48927 w 392959"/>
                                  <a:gd name="connsiteY8" fmla="*/ 196765 h 392960"/>
                                  <a:gd name="connsiteX9" fmla="*/ 196948 w 392959"/>
                                  <a:gd name="connsiteY9" fmla="*/ 345174 h 3929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92959" h="392960">
                                    <a:moveTo>
                                      <a:pt x="1527" y="196704"/>
                                    </a:moveTo>
                                    <a:cubicBezTo>
                                      <a:pt x="1649" y="88671"/>
                                      <a:pt x="89363" y="1344"/>
                                      <a:pt x="197559" y="1527"/>
                                    </a:cubicBezTo>
                                    <a:cubicBezTo>
                                      <a:pt x="305511" y="1711"/>
                                      <a:pt x="392858" y="89607"/>
                                      <a:pt x="392553" y="197763"/>
                                    </a:cubicBezTo>
                                    <a:cubicBezTo>
                                      <a:pt x="392247" y="305735"/>
                                      <a:pt x="304432" y="392838"/>
                                      <a:pt x="196114" y="392553"/>
                                    </a:cubicBezTo>
                                    <a:cubicBezTo>
                                      <a:pt x="88589" y="392268"/>
                                      <a:pt x="1405" y="304534"/>
                                      <a:pt x="1527" y="196704"/>
                                    </a:cubicBezTo>
                                    <a:close/>
                                    <a:moveTo>
                                      <a:pt x="196948" y="345174"/>
                                    </a:moveTo>
                                    <a:cubicBezTo>
                                      <a:pt x="278431" y="345194"/>
                                      <a:pt x="345092" y="278880"/>
                                      <a:pt x="345174" y="197682"/>
                                    </a:cubicBezTo>
                                    <a:cubicBezTo>
                                      <a:pt x="345255" y="115608"/>
                                      <a:pt x="279124" y="48968"/>
                                      <a:pt x="197498" y="48907"/>
                                    </a:cubicBezTo>
                                    <a:cubicBezTo>
                                      <a:pt x="115506" y="48845"/>
                                      <a:pt x="48947" y="115058"/>
                                      <a:pt x="48927" y="196765"/>
                                    </a:cubicBezTo>
                                    <a:cubicBezTo>
                                      <a:pt x="48906" y="278697"/>
                                      <a:pt x="115180" y="345154"/>
                                      <a:pt x="196948" y="345174"/>
                                    </a:cubicBezTo>
                                    <a:close/>
                                  </a:path>
                                </a:pathLst>
                              </a:custGeom>
                              <a:grpFill/>
                              <a:ln w="9525" cap="flat">
                                <a:noFill/>
                                <a:prstDash val="solid"/>
                                <a:miter/>
                              </a:ln>
                            </wps:spPr>
                            <wps:bodyPr rtlCol="0" anchor="ctr"/>
                          </wps:wsp>
                          <wps:wsp>
                            <wps:cNvPr id="1766391603" name="Freeform: Shape 1766391603"/>
                            <wps:cNvSpPr/>
                            <wps:spPr>
                              <a:xfrm>
                                <a:off x="2722345" y="4176643"/>
                                <a:ext cx="197498" cy="156777"/>
                              </a:xfrm>
                              <a:custGeom>
                                <a:avLst/>
                                <a:gdLst>
                                  <a:gd name="connsiteX0" fmla="*/ 67582 w 197497"/>
                                  <a:gd name="connsiteY0" fmla="*/ 155261 h 156776"/>
                                  <a:gd name="connsiteX1" fmla="*/ 82975 w 197497"/>
                                  <a:gd name="connsiteY1" fmla="*/ 148562 h 156776"/>
                                  <a:gd name="connsiteX2" fmla="*/ 189278 w 197497"/>
                                  <a:gd name="connsiteY2" fmla="*/ 42259 h 156776"/>
                                  <a:gd name="connsiteX3" fmla="*/ 196241 w 197497"/>
                                  <a:gd name="connsiteY3" fmla="*/ 21451 h 156776"/>
                                  <a:gd name="connsiteX4" fmla="*/ 180319 w 197497"/>
                                  <a:gd name="connsiteY4" fmla="*/ 2760 h 156776"/>
                                  <a:gd name="connsiteX5" fmla="*/ 155194 w 197497"/>
                                  <a:gd name="connsiteY5" fmla="*/ 9234 h 156776"/>
                                  <a:gd name="connsiteX6" fmla="*/ 70575 w 197497"/>
                                  <a:gd name="connsiteY6" fmla="*/ 94057 h 156776"/>
                                  <a:gd name="connsiteX7" fmla="*/ 61942 w 197497"/>
                                  <a:gd name="connsiteY7" fmla="*/ 94220 h 156776"/>
                                  <a:gd name="connsiteX8" fmla="*/ 43109 w 197497"/>
                                  <a:gd name="connsiteY8" fmla="*/ 75284 h 156776"/>
                                  <a:gd name="connsiteX9" fmla="*/ 8374 w 197497"/>
                                  <a:gd name="connsiteY9" fmla="*/ 74551 h 156776"/>
                                  <a:gd name="connsiteX10" fmla="*/ 9371 w 197497"/>
                                  <a:gd name="connsiteY10" fmla="*/ 108635 h 156776"/>
                                  <a:gd name="connsiteX11" fmla="*/ 48728 w 197497"/>
                                  <a:gd name="connsiteY11" fmla="*/ 148053 h 156776"/>
                                  <a:gd name="connsiteX12" fmla="*/ 67582 w 197497"/>
                                  <a:gd name="connsiteY12" fmla="*/ 155261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82" y="155261"/>
                                    </a:moveTo>
                                    <a:cubicBezTo>
                                      <a:pt x="72998" y="155546"/>
                                      <a:pt x="78516" y="153001"/>
                                      <a:pt x="82975" y="148562"/>
                                    </a:cubicBezTo>
                                    <a:cubicBezTo>
                                      <a:pt x="118463" y="113175"/>
                                      <a:pt x="153911" y="77768"/>
                                      <a:pt x="189278" y="42259"/>
                                    </a:cubicBezTo>
                                    <a:cubicBezTo>
                                      <a:pt x="194917" y="36599"/>
                                      <a:pt x="197707" y="29554"/>
                                      <a:pt x="196241" y="21451"/>
                                    </a:cubicBezTo>
                                    <a:cubicBezTo>
                                      <a:pt x="194592" y="12207"/>
                                      <a:pt x="189298" y="5508"/>
                                      <a:pt x="180319" y="2760"/>
                                    </a:cubicBezTo>
                                    <a:cubicBezTo>
                                      <a:pt x="170912" y="-111"/>
                                      <a:pt x="162361" y="2027"/>
                                      <a:pt x="155194" y="9234"/>
                                    </a:cubicBezTo>
                                    <a:cubicBezTo>
                                      <a:pt x="127015" y="37536"/>
                                      <a:pt x="98673" y="65674"/>
                                      <a:pt x="70575" y="94057"/>
                                    </a:cubicBezTo>
                                    <a:cubicBezTo>
                                      <a:pt x="67256" y="97416"/>
                                      <a:pt x="65383" y="98027"/>
                                      <a:pt x="61942" y="94220"/>
                                    </a:cubicBezTo>
                                    <a:cubicBezTo>
                                      <a:pt x="55997" y="87623"/>
                                      <a:pt x="49502" y="81494"/>
                                      <a:pt x="43109" y="75284"/>
                                    </a:cubicBezTo>
                                    <a:cubicBezTo>
                                      <a:pt x="32766" y="65226"/>
                                      <a:pt x="17719" y="64961"/>
                                      <a:pt x="8374" y="74551"/>
                                    </a:cubicBezTo>
                                    <a:cubicBezTo>
                                      <a:pt x="-1053" y="84223"/>
                                      <a:pt x="-768" y="98333"/>
                                      <a:pt x="9371" y="108635"/>
                                    </a:cubicBezTo>
                                    <a:cubicBezTo>
                                      <a:pt x="22402" y="121869"/>
                                      <a:pt x="35596" y="134941"/>
                                      <a:pt x="48728" y="148053"/>
                                    </a:cubicBezTo>
                                    <a:cubicBezTo>
                                      <a:pt x="53635" y="152940"/>
                                      <a:pt x="59499" y="155526"/>
                                      <a:pt x="67582" y="155261"/>
                                    </a:cubicBezTo>
                                    <a:close/>
                                  </a:path>
                                </a:pathLst>
                              </a:custGeom>
                              <a:grpFill/>
                              <a:ln w="9525" cap="flat">
                                <a:noFill/>
                                <a:prstDash val="solid"/>
                                <a:miter/>
                              </a:ln>
                            </wps:spPr>
                            <wps:bodyPr rtlCol="0" anchor="ctr"/>
                          </wps:wsp>
                          <wps:wsp>
                            <wps:cNvPr id="1766391604" name="Freeform: Shape 1766391604"/>
                            <wps:cNvSpPr/>
                            <wps:spPr>
                              <a:xfrm>
                                <a:off x="2722361" y="4176614"/>
                                <a:ext cx="197498" cy="156777"/>
                              </a:xfrm>
                              <a:custGeom>
                                <a:avLst/>
                                <a:gdLst>
                                  <a:gd name="connsiteX0" fmla="*/ 67575 w 197497"/>
                                  <a:gd name="connsiteY0" fmla="*/ 155290 h 156776"/>
                                  <a:gd name="connsiteX1" fmla="*/ 48721 w 197497"/>
                                  <a:gd name="connsiteY1" fmla="*/ 148062 h 156776"/>
                                  <a:gd name="connsiteX2" fmla="*/ 9364 w 197497"/>
                                  <a:gd name="connsiteY2" fmla="*/ 108644 h 156776"/>
                                  <a:gd name="connsiteX3" fmla="*/ 8366 w 197497"/>
                                  <a:gd name="connsiteY3" fmla="*/ 74560 h 156776"/>
                                  <a:gd name="connsiteX4" fmla="*/ 43101 w 197497"/>
                                  <a:gd name="connsiteY4" fmla="*/ 75293 h 156776"/>
                                  <a:gd name="connsiteX5" fmla="*/ 61935 w 197497"/>
                                  <a:gd name="connsiteY5" fmla="*/ 94229 h 156776"/>
                                  <a:gd name="connsiteX6" fmla="*/ 70568 w 197497"/>
                                  <a:gd name="connsiteY6" fmla="*/ 94066 h 156776"/>
                                  <a:gd name="connsiteX7" fmla="*/ 155187 w 197497"/>
                                  <a:gd name="connsiteY7" fmla="*/ 9243 h 156776"/>
                                  <a:gd name="connsiteX8" fmla="*/ 180312 w 197497"/>
                                  <a:gd name="connsiteY8" fmla="*/ 2769 h 156776"/>
                                  <a:gd name="connsiteX9" fmla="*/ 196234 w 197497"/>
                                  <a:gd name="connsiteY9" fmla="*/ 21460 h 156776"/>
                                  <a:gd name="connsiteX10" fmla="*/ 189270 w 197497"/>
                                  <a:gd name="connsiteY10" fmla="*/ 42268 h 156776"/>
                                  <a:gd name="connsiteX11" fmla="*/ 82967 w 197497"/>
                                  <a:gd name="connsiteY11" fmla="*/ 148571 h 156776"/>
                                  <a:gd name="connsiteX12" fmla="*/ 67575 w 197497"/>
                                  <a:gd name="connsiteY12" fmla="*/ 155290 h 1567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97497" h="156776">
                                    <a:moveTo>
                                      <a:pt x="67575" y="155290"/>
                                    </a:moveTo>
                                    <a:cubicBezTo>
                                      <a:pt x="59492" y="155555"/>
                                      <a:pt x="53628" y="152969"/>
                                      <a:pt x="48721" y="148062"/>
                                    </a:cubicBezTo>
                                    <a:cubicBezTo>
                                      <a:pt x="35588" y="134929"/>
                                      <a:pt x="22395" y="121878"/>
                                      <a:pt x="9364" y="108644"/>
                                    </a:cubicBezTo>
                                    <a:cubicBezTo>
                                      <a:pt x="-755" y="98341"/>
                                      <a:pt x="-1061" y="84231"/>
                                      <a:pt x="8366" y="74560"/>
                                    </a:cubicBezTo>
                                    <a:cubicBezTo>
                                      <a:pt x="17712" y="64970"/>
                                      <a:pt x="32758" y="65235"/>
                                      <a:pt x="43101" y="75293"/>
                                    </a:cubicBezTo>
                                    <a:cubicBezTo>
                                      <a:pt x="49474" y="81503"/>
                                      <a:pt x="55969" y="87611"/>
                                      <a:pt x="61935" y="94229"/>
                                    </a:cubicBezTo>
                                    <a:cubicBezTo>
                                      <a:pt x="65376" y="98036"/>
                                      <a:pt x="67229" y="97425"/>
                                      <a:pt x="70568" y="94066"/>
                                    </a:cubicBezTo>
                                    <a:cubicBezTo>
                                      <a:pt x="98665" y="65683"/>
                                      <a:pt x="127007" y="37545"/>
                                      <a:pt x="155187" y="9243"/>
                                    </a:cubicBezTo>
                                    <a:cubicBezTo>
                                      <a:pt x="162374" y="2036"/>
                                      <a:pt x="170905" y="-123"/>
                                      <a:pt x="180312" y="2769"/>
                                    </a:cubicBezTo>
                                    <a:cubicBezTo>
                                      <a:pt x="189291" y="5517"/>
                                      <a:pt x="194584" y="12216"/>
                                      <a:pt x="196234" y="21460"/>
                                    </a:cubicBezTo>
                                    <a:cubicBezTo>
                                      <a:pt x="197679" y="29584"/>
                                      <a:pt x="194910" y="36608"/>
                                      <a:pt x="189270" y="42268"/>
                                    </a:cubicBezTo>
                                    <a:cubicBezTo>
                                      <a:pt x="153904" y="77777"/>
                                      <a:pt x="118456" y="113205"/>
                                      <a:pt x="82967" y="148571"/>
                                    </a:cubicBezTo>
                                    <a:cubicBezTo>
                                      <a:pt x="78508" y="153030"/>
                                      <a:pt x="73011" y="155555"/>
                                      <a:pt x="67575" y="155290"/>
                                    </a:cubicBezTo>
                                    <a:close/>
                                  </a:path>
                                </a:pathLst>
                              </a:custGeom>
                              <a:grpFill/>
                              <a:ln w="9525" cap="flat">
                                <a:noFill/>
                                <a:prstDash val="solid"/>
                                <a:miter/>
                              </a:ln>
                            </wps:spPr>
                            <wps:bodyPr rtlCol="0" anchor="ctr"/>
                          </wps:wsp>
                        </wpg:grpSp>
                        <wpg:grpSp>
                          <wpg:cNvPr id="1766391605" name="Group 1766391605"/>
                          <wpg:cNvGrpSpPr/>
                          <wpg:grpSpPr>
                            <a:xfrm>
                              <a:off x="2512321" y="3950459"/>
                              <a:ext cx="768066" cy="594743"/>
                              <a:chOff x="2512321" y="3950459"/>
                              <a:chExt cx="768066" cy="594743"/>
                            </a:xfrm>
                          </wpg:grpSpPr>
                          <wps:wsp>
                            <wps:cNvPr id="1766391606" name="Shape 4566"/>
                            <wps:cNvSpPr/>
                            <wps:spPr>
                              <a:xfrm rot="5762326">
                                <a:off x="2797964" y="4047127"/>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7" name="Shape 4566"/>
                            <wps:cNvSpPr/>
                            <wps:spPr>
                              <a:xfrm rot="15837674" flipH="1">
                                <a:off x="2843141" y="3974059"/>
                                <a:ext cx="124847" cy="77648"/>
                              </a:xfrm>
                              <a:custGeom>
                                <a:avLst/>
                                <a:gdLst/>
                                <a:ahLst/>
                                <a:cxnLst>
                                  <a:cxn ang="0">
                                    <a:pos x="wd2" y="hd2"/>
                                  </a:cxn>
                                  <a:cxn ang="5400000">
                                    <a:pos x="wd2" y="hd2"/>
                                  </a:cxn>
                                  <a:cxn ang="10800000">
                                    <a:pos x="wd2" y="hd2"/>
                                  </a:cxn>
                                  <a:cxn ang="16200000">
                                    <a:pos x="wd2" y="hd2"/>
                                  </a:cxn>
                                </a:cxnLst>
                                <a:rect l="0" t="0" r="r" b="b"/>
                                <a:pathLst>
                                  <a:path w="21287" h="21059" extrusionOk="0">
                                    <a:moveTo>
                                      <a:pt x="2732" y="20247"/>
                                    </a:moveTo>
                                    <a:cubicBezTo>
                                      <a:pt x="2108" y="21329"/>
                                      <a:pt x="1094" y="21329"/>
                                      <a:pt x="470" y="20247"/>
                                    </a:cubicBezTo>
                                    <a:cubicBezTo>
                                      <a:pt x="-157" y="19164"/>
                                      <a:pt x="-157" y="17409"/>
                                      <a:pt x="470" y="16317"/>
                                    </a:cubicBezTo>
                                    <a:lnTo>
                                      <a:pt x="9510" y="811"/>
                                    </a:lnTo>
                                    <a:cubicBezTo>
                                      <a:pt x="10135" y="-271"/>
                                      <a:pt x="11149" y="-271"/>
                                      <a:pt x="11776" y="811"/>
                                    </a:cubicBezTo>
                                    <a:lnTo>
                                      <a:pt x="20816" y="16317"/>
                                    </a:lnTo>
                                    <a:cubicBezTo>
                                      <a:pt x="21443" y="17409"/>
                                      <a:pt x="21443" y="19154"/>
                                      <a:pt x="20816" y="20247"/>
                                    </a:cubicBezTo>
                                    <a:cubicBezTo>
                                      <a:pt x="20189" y="21329"/>
                                      <a:pt x="19178" y="21329"/>
                                      <a:pt x="18551" y="20247"/>
                                    </a:cubicBezTo>
                                    <a:lnTo>
                                      <a:pt x="10642" y="7530"/>
                                    </a:lnTo>
                                    <a:cubicBezTo>
                                      <a:pt x="10642" y="7530"/>
                                      <a:pt x="2732" y="20247"/>
                                      <a:pt x="2732" y="20247"/>
                                    </a:cubicBezTo>
                                    <a:close/>
                                  </a:path>
                                </a:pathLst>
                              </a:custGeom>
                              <a:solidFill>
                                <a:srgbClr val="00B0F0"/>
                              </a:solidFill>
                              <a:ln w="3175">
                                <a:noFill/>
                                <a:miter lim="400000"/>
                              </a:ln>
                            </wps:spPr>
                            <wps:bodyPr lIns="38100" tIns="38100" rIns="38100" bIns="38100" anchor="ctr"/>
                          </wps:wsp>
                          <wps:wsp>
                            <wps:cNvPr id="1766391608" name="TextBox 243"/>
                            <wps:cNvSpPr txBox="1"/>
                            <wps:spPr>
                              <a:xfrm>
                                <a:off x="2512321" y="4119826"/>
                                <a:ext cx="768066" cy="169277"/>
                              </a:xfrm>
                              <a:prstGeom prst="rect">
                                <a:avLst/>
                              </a:prstGeom>
                              <a:noFill/>
                            </wps:spPr>
                            <wps:txbx>
                              <w:txbxContent>
                                <w:p w14:paraId="6E64231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wps:txbx>
                            <wps:bodyPr wrap="square" rtlCol="0">
                              <a:spAutoFit/>
                            </wps:bodyPr>
                          </wps:wsp>
                          <wps:wsp>
                            <wps:cNvPr id="1766391609" name="TextBox 245"/>
                            <wps:cNvSpPr txBox="1"/>
                            <wps:spPr>
                              <a:xfrm>
                                <a:off x="2580193" y="4268203"/>
                                <a:ext cx="614375" cy="276999"/>
                              </a:xfrm>
                              <a:prstGeom prst="rect">
                                <a:avLst/>
                              </a:prstGeom>
                              <a:noFill/>
                            </wps:spPr>
                            <wps:txbx>
                              <w:txbxContent>
                                <w:p w14:paraId="1A752E2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wps:txbx>
                            <wps:bodyPr wrap="square" rtlCol="0">
                              <a:spAutoFit/>
                            </wps:bodyPr>
                          </wps:wsp>
                        </wpg:grpSp>
                        <pic:pic xmlns:pic="http://schemas.openxmlformats.org/drawingml/2006/picture">
                          <pic:nvPicPr>
                            <pic:cNvPr id="1766391610" name="Graphic 247"/>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554339" y="3377413"/>
                              <a:ext cx="147017" cy="299346"/>
                            </a:xfrm>
                            <a:prstGeom prst="rect">
                              <a:avLst/>
                            </a:prstGeom>
                          </pic:spPr>
                        </pic:pic>
                        <wps:wsp>
                          <wps:cNvPr id="1766391611" name="TextBox 248"/>
                          <wps:cNvSpPr txBox="1"/>
                          <wps:spPr>
                            <a:xfrm>
                              <a:off x="344399" y="3778387"/>
                              <a:ext cx="486110" cy="246221"/>
                            </a:xfrm>
                            <a:prstGeom prst="rect">
                              <a:avLst/>
                            </a:prstGeom>
                            <a:noFill/>
                          </wps:spPr>
                          <wps:txbx>
                            <w:txbxContent>
                              <w:p w14:paraId="3E696AA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wps:txbx>
                          <wps:bodyPr wrap="square" rtlCol="0" anchor="ctr">
                            <a:spAutoFit/>
                          </wps:bodyPr>
                        </wps:wsp>
                        <pic:pic xmlns:pic="http://schemas.openxmlformats.org/drawingml/2006/picture">
                          <pic:nvPicPr>
                            <pic:cNvPr id="1766391612" name="Graphic 249"/>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213030" y="4219080"/>
                              <a:ext cx="215707" cy="341120"/>
                            </a:xfrm>
                            <a:prstGeom prst="rect">
                              <a:avLst/>
                            </a:prstGeom>
                          </pic:spPr>
                        </pic:pic>
                        <wps:wsp>
                          <wps:cNvPr id="1766391613" name="TextBox 251"/>
                          <wps:cNvSpPr txBox="1"/>
                          <wps:spPr>
                            <a:xfrm>
                              <a:off x="393682" y="4472999"/>
                              <a:ext cx="419330" cy="169277"/>
                            </a:xfrm>
                            <a:prstGeom prst="rect">
                              <a:avLst/>
                            </a:prstGeom>
                            <a:noFill/>
                          </wps:spPr>
                          <wps:txbx>
                            <w:txbxContent>
                              <w:p w14:paraId="0A49DDC3"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wps:txbx>
                          <wps:bodyPr wrap="square" rtlCol="0">
                            <a:spAutoFit/>
                          </wps:bodyPr>
                        </wps:wsp>
                        <wpg:grpSp>
                          <wpg:cNvPr id="1766391614" name="Group 1766391614"/>
                          <wpg:cNvGrpSpPr/>
                          <wpg:grpSpPr>
                            <a:xfrm>
                              <a:off x="520686" y="4276172"/>
                              <a:ext cx="203484" cy="203484"/>
                              <a:chOff x="520686" y="4276172"/>
                              <a:chExt cx="203484" cy="203484"/>
                            </a:xfrm>
                          </wpg:grpSpPr>
                          <wps:wsp>
                            <wps:cNvPr id="1766391615" name="Oval 1766391615"/>
                            <wps:cNvSpPr/>
                            <wps:spPr>
                              <a:xfrm>
                                <a:off x="520686" y="4276172"/>
                                <a:ext cx="203484" cy="203484"/>
                              </a:xfrm>
                              <a:prstGeom prst="ellipse">
                                <a:avLst/>
                              </a:prstGeom>
                              <a:solidFill>
                                <a:srgbClr val="00188F"/>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6" name="Group 1766391616"/>
                            <wpg:cNvGrpSpPr/>
                            <wpg:grpSpPr>
                              <a:xfrm>
                                <a:off x="556476" y="4311962"/>
                                <a:ext cx="131905" cy="131905"/>
                                <a:chOff x="556476" y="4311962"/>
                                <a:chExt cx="131905" cy="131905"/>
                              </a:xfrm>
                            </wpg:grpSpPr>
                            <wps:wsp>
                              <wps:cNvPr id="1766391617" name="Arrow: Right 1766391617"/>
                              <wps:cNvSpPr/>
                              <wps:spPr>
                                <a:xfrm>
                                  <a:off x="642662"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18" name="Arrow: Right 1766391618"/>
                              <wps:cNvSpPr/>
                              <wps:spPr>
                                <a:xfrm flipH="1">
                                  <a:off x="556476" y="4354764"/>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766391619" name="Group 1766391619"/>
                              <wpg:cNvGrpSpPr/>
                              <wpg:grpSpPr>
                                <a:xfrm rot="16200000">
                                  <a:off x="556375" y="4355055"/>
                                  <a:ext cx="131905" cy="45719"/>
                                  <a:chOff x="556375" y="4355055"/>
                                  <a:chExt cx="131905" cy="45719"/>
                                </a:xfrm>
                              </wpg:grpSpPr>
                              <wps:wsp>
                                <wps:cNvPr id="1766391620" name="Arrow: Right 1766391620"/>
                                <wps:cNvSpPr/>
                                <wps:spPr>
                                  <a:xfrm>
                                    <a:off x="642561"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66391621" name="Arrow: Right 1766391621"/>
                                <wps:cNvSpPr/>
                                <wps:spPr>
                                  <a:xfrm flipH="1">
                                    <a:off x="556375" y="4355055"/>
                                    <a:ext cx="45719" cy="45719"/>
                                  </a:xfrm>
                                  <a:prstGeom prst="rightArrow">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grpSp>
                        <wps:wsp>
                          <wps:cNvPr id="1766391622" name="Straight Connector 1766391622"/>
                          <wps:cNvCnPr/>
                          <wps:spPr>
                            <a:xfrm>
                              <a:off x="317882" y="3466985"/>
                              <a:ext cx="199666"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3" name="Straight Connector 1766391623"/>
                          <wps:cNvCnPr>
                            <a:cxnSpLocks/>
                          </wps:cNvCnPr>
                          <wps:spPr>
                            <a:xfrm flipH="1">
                              <a:off x="701356" y="3527086"/>
                              <a:ext cx="895194" cy="0"/>
                            </a:xfrm>
                            <a:prstGeom prst="line">
                              <a:avLst/>
                            </a:prstGeom>
                            <a:ln w="12700">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66391624" name="Straight Connector 1766391624"/>
                          <wps:cNvCnPr/>
                          <wps:spPr>
                            <a:xfrm>
                              <a:off x="727643" y="4377623"/>
                              <a:ext cx="908169" cy="0"/>
                            </a:xfrm>
                            <a:prstGeom prst="line">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66391625" name="Connector: Elbow 1766391625"/>
                          <wps:cNvCnPr/>
                          <wps:spPr>
                            <a:xfrm>
                              <a:off x="1972117" y="4279237"/>
                              <a:ext cx="635505" cy="542023"/>
                            </a:xfrm>
                            <a:prstGeom prst="bentConnector3">
                              <a:avLst/>
                            </a:prstGeom>
                            <a:ln w="1270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15669B7" id="Group 2" o:spid="_x0000_s1268" style="position:absolute;margin-left:.25pt;margin-top:22.65pt;width:531.55pt;height:403.6pt;z-index:251658251" coordsize="67509,51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">
                <v:group id="Group 1766391416" o:spid="_x0000_s1269" style="position:absolute;left:1305;top:8421;width:6648;height:17660" coordorigin="1305,8421" coordsize="6647,17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">
                  <v:rect id="Rectangle 1766391417" o:spid="_x0000_s1270" style="position:absolute;left:1305;top:8421;width:6506;height:17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" filled="f" strokecolor="#0070c0" strokeweight="1pt"/>
                  <v:group id="Group 1766391418" o:spid="_x0000_s1271" style="position:absolute;left:2595;top:9641;width:3781;height:2489" coordorigin="2595,9641"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">
                    <v:shape id="Freeform 40" o:spid="_x0000_s1272" style="position:absolute;left:2595;top:13102;width:6175;height:603;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3" style="position:absolute;left:3135;top:9641;width:5095;height:3239;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4" style="position:absolute;left:3562;top:14519;width:1847;height:3376;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89325,282214;83929,284534;79786,288883;77569,294392;77569,300771;79786,306376;83929,310629;89325,312949;95492,312949;100888,310629;104839,306376;107152,300771;107152,294392;104839,288883;100888,284534;95492,282214;17826,41462;166895,259502;17826,41462;57527,15174;55985,17300;55503,20779;55985,24355;57527,26482;126231,26772;128062,25612;129218,22712;129218,18943;128062,16044;126231,14884;23801,0;164871,290;172002,2610;177783,7152;182119,13241;184432,20586;184721,312949;183565,320777;180192,327543;175085,332762;168533,336338;161017,337594;19850,337304;12816,334888;7034,330345;2698,324353;289,316911;0,24549;1253,16817;4625,10051;9732,4736;16285,1160;23801,0" o:connectangles="0,0,0,0,0,0,0,0,0,0,0,0,0,0,0,0,0,0,0,0,0,0,0,0,0,0,0,0,0,0,0,0,0,0,0,0,0,0,0,0,0,0,0,0,0,0,0,0,0,0,0,0,0"/>
                    <o:lock v:ext="edit" verticies="t"/>
                  </v:shape>
                  <v:group id="Group 1766391422" o:spid="_x0000_s1275" style="position:absolute;left:2595;top:20283;width:3781;height:3397" coordorigin="2595,20283" coordsize="3781,3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">
                    <v:group id="Group 1766391423" o:spid="_x0000_s1276" style="position:absolute;left:2595;top:21192;width:3781;height:2488" coordorigin="2595,21192" coordsize="6175,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">
                      <v:shape id="Freeform 40" o:spid="_x0000_s1277" style="position:absolute;left:2595;top:24652;width:6175;height:604;visibility:visible;mso-wrap-style:square;v-text-anchor:top" coordsize="349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" path="m1488,112r,121l2008,233r,-121l1488,112xm18,l3479,r5,1l3488,3r5,3l3496,10r1,6l3497,21r-1,2l3495,28r-2,10l3489,50r-4,14l3479,82r-9,18l3461,120r-12,20l3435,162r-16,22l3401,206r-22,21l3356,249r-28,19l3297,287r-34,16l3226,318r-40,11l3140,338r-49,5l3038,345r-2580,l405,343r-49,-5l311,329,271,318,233,303,199,287,169,268,142,249,118,227,97,206,77,184,62,162,48,140,36,120,27,100,18,82,12,64,7,50,4,38,2,28,1,23,,21,,17,1,13,2,9,4,6,8,3,13,1,18,xe" filled="f" stroked="f" strokeweight="0">
                        <v:path arrowok="t" o:connecttype="custom" o:connectlocs="262767,40741;354594,19584;3179,0;615241,175;616831,1049;617537,2798;617360,4022;616831,6644;615418,11191;612769,17486;609061,24480;603763,32173;596699,39692;587693,46861;576215,52981;562617,57527;545841,59975;80878,60325;62866,59101;47856,55604;35142,50183;25076,43539;17129,36020;10949,28327;6357,20983;3179,14338;1236,8743;353,4896;0,3672;177,2273;706,1049;2296,175" o:connectangles="0,0,0,0,0,0,0,0,0,0,0,0,0,0,0,0,0,0,0,0,0,0,0,0,0,0,0,0,0,0,0,0"/>
                        <o:lock v:ext="edit" verticies="t"/>
                      </v:shape>
                      <v:shape id="Freeform 41" o:spid="_x0000_s1278" style="position:absolute;left:3135;top:21192;width:5095;height:3238;visibility:visible;mso-wrap-style:square;v-text-anchor:top" coordsize="288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" path="m251,252r,1329l2634,1581r,-1329l251,252xm72,l2813,r19,3l2850,10r14,12l2876,36r7,17l2885,73r,1688l2883,1780r-7,18l2864,1812r-14,12l2832,1831r-19,2l72,1833r-19,-2l35,1824,21,1812,9,1798,2,1780,,1761,,73,2,53,9,36,21,22,35,10,53,3,72,xe" filled="f" stroked="f" strokeweight="0">
                        <v:path arrowok="t" o:connecttype="custom" o:connectlocs="44335,44523;44335,279327;465252,279327;465252,44523;44335,44523;12718,0;496869,0;500225,530;503405,1767;505878,3887;507997,6360;509234,9364;509587,12897;509587,311129;509234,314486;507997,317666;505878,320140;503405,322260;500225,323497;496869,323850;12718,323850;9362,323497;6182,322260;3709,320140;1590,317666;353,314486;0,311129;0,12897;353,9364;1590,6360;3709,3887;6182,1767;9362,530;12718,0" o:connectangles="0,0,0,0,0,0,0,0,0,0,0,0,0,0,0,0,0,0,0,0,0,0,0,0,0,0,0,0,0,0,0,0,0,0"/>
                        <o:lock v:ext="edit" verticies="t"/>
                      </v:shape>
                    </v:group>
                    <v:shape id="Freeform 46" o:spid="_x0000_s1279" style="position:absolute;left:4287;top:20283;width:1203;height:2199;visibility:visible;mso-wrap-style:square;v-text-anchor:top" coordsize="1917,3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" path="m959,2917r-32,3l898,2930r-27,14l848,2964r-20,25l813,3016r-8,30l802,3080r3,32l813,3143r15,27l848,3194r23,20l898,3228r29,10l959,3242r32,-4l1020,3228r27,-14l1070,3194r18,-24l1103,3143r9,-31l1115,3080r-3,-34l1103,3016r-15,-27l1070,2964r-23,-20l1020,2930r-29,-10l959,2917xm185,429r,2256l1732,2685r,-2256l185,429xm607,154r-10,3l589,166r-8,13l577,196r-1,19l577,235r4,17l589,265r8,9l607,277r703,l1321,274r8,-9l1337,252r4,-17l1343,215r-2,-19l1337,179r-8,-13l1321,157r-11,-3l607,154xm247,l1671,r40,3l1749,12r36,15l1817,49r28,25l1870,104r20,33l1905,174r9,39l1917,254r,2984l1914,3279r-9,40l1890,3356r-20,33l1845,3418r-28,25l1785,3465r-36,15l1711,3490r-40,3l247,3493r-41,-3l169,3480r-36,-15l101,3443,73,3418,48,3389,28,3356,13,3319,3,3279,,3238,,254,3,213,13,174,28,137,48,104,73,74,101,49,133,27,169,12,206,3,247,xe" fillcolor="#0070c0" stroked="f" strokeweight="0">
                      <v:path arrowok="t" o:connecttype="custom" o:connectlocs="58163,183759;54649,185270;51951,188102;50508,191689;50508,195842;51951,199492;54649,202261;58163,203772;62178,203772;65692,202261;68264,199492;69770,195842;69770,191689;68264,188102;65692,185270;62178,183759;11607,26998;108671,168971;11607,26998;37457,9880;36454,11265;36140,13530;36454,15859;37457,17243;82193,17432;83385,16677;84138,14789;84138,12335;83385,10447;82193,9691;15497,0;107353,189;111996,1699;115761,4657;118584,8622;120090,13404;120278,203772;119525,208869;117329,213274;114004,216672;109737,219001;104843,219819;12925,219630;8345,218057;4580,215099;1757,211197;188,206352;0,15985;816,10950;3012,6545;6337,3084;10604,755;15497,0" o:connectangles="0,0,0,0,0,0,0,0,0,0,0,0,0,0,0,0,0,0,0,0,0,0,0,0,0,0,0,0,0,0,0,0,0,0,0,0,0,0,0,0,0,0,0,0,0,0,0,0,0,0,0,0,0"/>
                      <o:lock v:ext="edit" verticies="t"/>
                    </v:shape>
                  </v:group>
                  <v:shape id="TextBox 117" o:spid="_x0000_s1280" type="#_x0000_t202" style="position:absolute;left:1501;top:12401;width:5062;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" filled="f" stroked="f">
                    <v:textbox style="mso-fit-shape-to-text:t">
                      <w:txbxContent>
                        <w:p w14:paraId="4F6EE4C1"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Laptop</w:t>
                          </w:r>
                        </w:p>
                      </w:txbxContent>
                    </v:textbox>
                  </v:shape>
                  <v:shape id="TextBox 118" o:spid="_x0000_s1281" type="#_x0000_t202" style="position:absolute;left:1759;top:18166;width:588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" filled="f" stroked="f">
                    <v:textbox style="mso-fit-shape-to-text:t">
                      <w:txbxContent>
                        <w:p w14:paraId="06E101B8"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Smart Phone</w:t>
                          </w:r>
                        </w:p>
                      </w:txbxContent>
                    </v:textbox>
                  </v:shape>
                  <v:shape id="TextBox 119" o:spid="_x0000_s1282" type="#_x0000_t202" style="position:absolute;left:1447;top:23951;width:6506;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3d6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" filled="f" stroked="f">
                    <v:textbox style="mso-fit-shape-to-text:t">
                      <w:txbxContent>
                        <w:p w14:paraId="36D00F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Work Stations</w:t>
                          </w:r>
                        </w:p>
                      </w:txbxContent>
                    </v:textbox>
                  </v:shape>
                </v:group>
                <v:group id="Group 1766391430" o:spid="_x0000_s1283" style="position:absolute;width:67509;height:51257" coordsize="67509,5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">
                  <v:line id="Straight Connector 1766391431" o:spid="_x0000_s1284" style="position:absolute;visibility:visible;mso-wrap-style:square" from="22588,41474" to="26824,41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" strokecolor="black [3213]" strokeweight="1pt">
                    <v:stroke startarrow="diamond" endarrow="diamond" joinstyle="miter"/>
                  </v:line>
                  <v:line id="Straight Connector 1766391432" o:spid="_x0000_s1285" style="position:absolute;visibility:visible;mso-wrap-style:square" from="42409,38099" to="42410,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" strokecolor="gray [1629]" strokeweight="1.5pt">
                    <v:stroke endarrow="block" joinstyle="miter"/>
                  </v:line>
                  <v:line id="Straight Connector 1766391433" o:spid="_x0000_s1286" style="position:absolute;visibility:visible;mso-wrap-style:square" from="35511,38099" to="35512,39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" strokecolor="gray [1629]" strokeweight="1.5pt">
                    <v:stroke endarrow="block" joinstyle="miter"/>
                  </v:line>
                  <v:rect id="Rectangle 1766391434" o:spid="_x0000_s1287" style="position:absolute;left:13203;top:7634;width:51206;height:19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" filled="f" strokecolor="#00b0f0" strokeweight="1.5pt"/>
                  <v:rect id="Rectangle 1766391435" o:spid="_x0000_s1288" style="position:absolute;left:14346;top:9421;width:48920;height:1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" filled="f" strokecolor="#426aac" strokeweight="1.5pt"/>
                  <v:rect id="Rectangle 1766391436" o:spid="_x0000_s1289" style="position:absolute;left:15965;top:11542;width:17146;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" filled="f" strokecolor="#426aac" strokeweight="1.5pt"/>
                  <v:rect id="Rectangle 1766391437" o:spid="_x0000_s1290" style="position:absolute;left:35149;top:11542;width:26499;height:1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" filled="f" strokecolor="#426aac" strokeweight="1.5pt"/>
                  <v:rect id="Rectangle 1766391438" o:spid="_x0000_s1291" style="position:absolute;left:36353;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" filled="f" strokecolor="#0070c0" strokeweight="1pt"/>
                  <v:rect id="Rectangle 1766391439" o:spid="_x0000_s1292" style="position:absolute;left:36353;top:13109;width:24090;height: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" fillcolor="#0070c0" strokecolor="#0070c0" strokeweight="1pt">
                    <v:textbox>
                      <w:txbxContent>
                        <w:p w14:paraId="3D55ACF0"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Shared</w:t>
                          </w:r>
                        </w:p>
                      </w:txbxContent>
                    </v:textbox>
                  </v:rect>
                  <v:shape id="TextBox 21" o:spid="_x0000_s1293" type="#_x0000_t202" style="position:absolute;left:35149;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" filled="f" stroked="f">
                    <v:textbox style="mso-fit-shape-to-text:t">
                      <w:txbxContent>
                        <w:p w14:paraId="774674C1"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Pooled Host Pool</w:t>
                          </w:r>
                        </w:p>
                      </w:txbxContent>
                    </v:textbox>
                  </v:shape>
                  <v:rect id="Rectangle 1766391441" o:spid="_x0000_s1294" style="position:absolute;left:48665;top:15270;width:11778;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" filled="f" strokecolor="#0070c0" strokeweight="1pt"/>
                  <v:shape id="TextBox 23" o:spid="_x0000_s1295" type="#_x0000_t202" style="position:absolute;left:36886;top:15230;width:10378;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" filled="f" stroked="f">
                    <v:textbox style="mso-fit-shape-to-text:t">
                      <w:txbxContent>
                        <w:p w14:paraId="6803289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group id="Group 1766391443" o:spid="_x0000_s1296" style="position:absolute;left:37559;top:19105;width:4731;height:1431" coordorigin="37559,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">
                    <v:group id="Group 1766391444" o:spid="_x0000_s1297" style="position:absolute;left:37559;top:19105;width:2257;height:1431" coordorigin="3755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">
                      <v:group id="Group 1766391445" o:spid="_x0000_s1298" style="position:absolute;left:38854;top:19574;width:962;height:962" coordorigin="3885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">
                        <v:shape id="AutoShape 87" o:spid="_x0000_s1299" style="position:absolute;left:3885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0" style="position:absolute;left:39426;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1" style="position:absolute;left:3920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2" style="position:absolute;left:3755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450" o:spid="_x0000_s1303" style="position:absolute;left:40033;top:19105;width:2257;height:1431" coordorigin="40033,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">
                      <v:group id="Group 1766391451" o:spid="_x0000_s1304" style="position:absolute;left:41328;top:19574;width:962;height:962" coordorigin="41328,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">
                        <v:shape id="AutoShape 87" o:spid="_x0000_s1305" style="position:absolute;left:41328;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06" style="position:absolute;left:41900;top:19999;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07" style="position:absolute;left:41675;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08" style="position:absolute;left:40033;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group id="Group 1766391456" o:spid="_x0000_s1309" style="position:absolute;left:44417;top:19250;width:2643;height:1141" coordorigin="44417,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Yj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">
                    <v:group id="Group 1766391457" o:spid="_x0000_s1310" style="position:absolute;left:44417;top:19250;width:911;height:998" coordorigin="4441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">
                      <v:shape id="Freeform 12" o:spid="_x0000_s1311" style="position:absolute;left:4503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2" style="position:absolute;left:4441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0" o:spid="_x0000_s1313" style="position:absolute;left:45325;top:19393;width:911;height:998" coordorigin="45325,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">
                      <v:shape id="Freeform 12" o:spid="_x0000_s1314" style="position:absolute;left:45944;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5" style="position:absolute;left:45325;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63" o:spid="_x0000_s1316" style="position:absolute;left:46149;top:19250;width:911;height:998" coordorigin="46149,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">
                      <v:shape id="Freeform 12" o:spid="_x0000_s1317" style="position:absolute;left:46768;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18" style="position:absolute;left:46149;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26" o:spid="_x0000_s1319" type="#_x0000_t202" style="position:absolute;left:48960;top:15230;width:10552;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" filled="f" stroked="f">
                    <v:textbox style="mso-fit-shape-to-text:t">
                      <w:txbxContent>
                        <w:p w14:paraId="11855FB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Remote Application Group</w:t>
                          </w:r>
                        </w:p>
                      </w:txbxContent>
                    </v:textbox>
                  </v:shape>
                  <v:group id="Group 1766391467" o:spid="_x0000_s1320" style="position:absolute;left:49783;top:19070;width:3360;height:1500" coordorigin="49783,19070" coordsize="336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">
                    <v:group id="Group 1766391468" o:spid="_x0000_s1321" style="position:absolute;left:49783;top:19070;width:1500;height:1500" coordorigin="4978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">
                      <v:shape id="AutoShape 87" o:spid="_x0000_s1322" style="position:absolute;left:4978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3" style="position:absolute;left:5035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4" style="position:absolute;left:50129;top:19656;width:343;height:214;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id="Group 1766391472" o:spid="_x0000_s1325" style="position:absolute;left:51643;top:19070;width:1500;height:1500" coordorigin="51643,19070"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">
                      <v:shape id="AutoShape 87" o:spid="_x0000_s1326" style="position:absolute;left:51643;top:19070;width:1204;height:120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27" style="position:absolute;left:52215;top:19496;width:343;height:213;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shape id="Shape 4566" o:spid="_x0000_s1328" style="position:absolute;left:51990;top:19656;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" path="m2732,20247v-624,1082,-1638,1082,-2262,c-157,19164,-157,17409,470,16317l9510,811v625,-1082,1639,-1082,2266,l20816,16317v627,1092,627,2837,,3930c20189,21329,19178,21329,18551,20247l10642,7530v,,-7910,12717,-7910,12717xe" filled="f" strokecolor="#0070c0" strokeweight=".25pt">
                        <v:stroke miterlimit="4" joinstyle="miter"/>
                        <v:path arrowok="t" o:extrusionok="f" o:connecttype="custom" o:connectlocs="17146,10664;17146,10664;17146,10664;17146,10664" o:connectangles="0,90,180,270"/>
                      </v:shape>
                    </v:group>
                  </v:group>
                  <v:shape id="TextBox 28" o:spid="_x0000_s1329" type="#_x0000_t202" style="position:absolute;left:48911;top:17350;width:5410;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" filled="f" stroked="f">
                    <v:textbox style="mso-fit-shape-to-text:t">
                      <w:txbxContent>
                        <w:p w14:paraId="021D7D8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Remote Apps</w:t>
                          </w:r>
                        </w:p>
                      </w:txbxContent>
                    </v:textbox>
                  </v:shape>
                  <v:shape id="TextBox 29" o:spid="_x0000_s1330" type="#_x0000_t202" style="position:absolute;left:54604;top:17285;width:5929;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" filled="f" stroked="f">
                    <v:textbox style="mso-fit-shape-to-text:t">
                      <w:txbxContent>
                        <w:p w14:paraId="04554622"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User Members</w:t>
                          </w:r>
                        </w:p>
                      </w:txbxContent>
                    </v:textbox>
                  </v:shape>
                  <v:group id="Group 1766391478" o:spid="_x0000_s1331" style="position:absolute;left:56194;top:19250;width:2644;height:1141" coordorigin="56194,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">
                    <v:group id="Group 1766391479" o:spid="_x0000_s1332" style="position:absolute;left:56194;top:19250;width:912;height:998" coordorigin="56194,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">
                      <v:shape id="Freeform 12" o:spid="_x0000_s1333" style="position:absolute;left:56813;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4" style="position:absolute;left:56194;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2" o:spid="_x0000_s1335" style="position:absolute;left:57103;top:19393;width:911;height:998" coordorigin="57103,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">
                      <v:shape id="Freeform 12" o:spid="_x0000_s1336" style="position:absolute;left:57722;top:19393;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37" style="position:absolute;left:57103;top:20885;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485" o:spid="_x0000_s1338" style="position:absolute;left:57927;top:19250;width:911;height:998" coordorigin="57927,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">
                      <v:shape id="Freeform 12" o:spid="_x0000_s1339" style="position:absolute;left:58546;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40" style="position:absolute;left:57927;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31" o:spid="_x0000_s1341" type="#_x0000_t202" style="position:absolute;left:15556;top:11651;width:13811;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" filled="f" stroked="f">
                    <v:textbox style="mso-fit-shape-to-text:t">
                      <w:txbxContent>
                        <w:p w14:paraId="2A674BB0"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2"/>
                              <w:szCs w:val="12"/>
                            </w:rPr>
                            <w:t>Personal Host Pool</w:t>
                          </w:r>
                        </w:p>
                      </w:txbxContent>
                    </v:textbox>
                  </v:shape>
                  <v:rect id="Rectangle 1766391489" o:spid="_x0000_s1342" style="position:absolute;left:17696;top:13109;width:13493;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" fillcolor="#0070c0" strokecolor="#0070c0" strokeweight="1pt">
                    <v:textbox>
                      <w:txbxContent>
                        <w:p w14:paraId="4D47FCBE"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rect id="Rectangle 1766391490" o:spid="_x0000_s1343" style="position:absolute;left:17696;top:15398;width:13493;height:5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" filled="f" strokecolor="#0070c0" strokeweight="1pt">
                    <v:textbox>
                      <w:txbxContent>
                        <w:p w14:paraId="6FD12E45"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6"/>
                              <w:szCs w:val="16"/>
                            </w:rPr>
                            <w:t>Dedicated</w:t>
                          </w:r>
                        </w:p>
                      </w:txbxContent>
                    </v:textbox>
                  </v:rect>
                  <v:shape id="TextBox 34" o:spid="_x0000_s1344" type="#_x0000_t202" style="position:absolute;left:18581;top:15230;width:12059;height:1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" filled="f" stroked="f">
                    <v:textbox style="mso-fit-shape-to-text:t">
                      <w:txbxContent>
                        <w:p w14:paraId="70FD57D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 Application Group</w:t>
                          </w:r>
                        </w:p>
                      </w:txbxContent>
                    </v:textbox>
                  </v:shape>
                  <v:shape id="TextBox 35" o:spid="_x0000_s1345" type="#_x0000_t202" style="position:absolute;left:37227;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" filled="f" stroked="f">
                    <v:textbox style="mso-fit-shape-to-text:t">
                      <w:txbxContent>
                        <w:p w14:paraId="02A2DB16"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group id="Group 1766391493" o:spid="_x0000_s1346" style="position:absolute;left:19835;top:19105;width:4731;height:1431" coordorigin="19835,19105" coordsize="473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">
                    <v:group id="Group 1766391494" o:spid="_x0000_s1347" style="position:absolute;left:19835;top:19105;width:2257;height:1431" coordorigin="19835,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">
                      <v:group id="Group 1766391495" o:spid="_x0000_s1348" style="position:absolute;left:21130;top:19574;width:962;height:962" coordorigin="21130,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">
                        <v:shape id="AutoShape 87" o:spid="_x0000_s1349" style="position:absolute;left:21130;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0" style="position:absolute;left:21702;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1" style="position:absolute;left:21477;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2" style="position:absolute;left:19835;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id="Group 1766391500" o:spid="_x0000_s1353" style="position:absolute;left:22309;top:19105;width:2257;height:1431" coordorigin="22309,19105" coordsize="2257,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">
                      <v:group id="Group 1766391501" o:spid="_x0000_s1354" style="position:absolute;left:23604;top:19574;width:962;height:962" coordorigin="23604,19574" coordsize="1204,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">
                        <v:shape id="AutoShape 87" o:spid="_x0000_s1355" style="position:absolute;left:23604;top:19574;width:1204;height:12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" path="m14639,4177c13467,3492,12187,3150,10800,3150v-1387,,-2667,342,-3839,1027c5789,4861,4861,5789,4177,6961,3492,8133,3150,9413,3150,10800v,1387,342,2667,1027,3839c4861,15811,5789,16739,6961,17423v1172,685,2452,1027,3839,1027c12187,18450,13467,18108,14639,17423v1172,-684,2100,-1612,2784,-2784c18108,13467,18450,12187,18450,10800v,-1387,-342,-2667,-1027,-3839c16739,5789,15811,4861,14639,4177xm20151,5379v966,1655,1449,3462,1449,5421c21600,12760,21117,14567,20151,16221v-965,1655,-2275,2965,-3930,3931c14566,21117,12759,21600,10800,21600v-1960,,-3767,-483,-5421,-1448c3724,19186,2414,17876,1449,16221,483,14567,,12760,,10800,,8841,483,7034,1449,5379,2414,3724,3724,2414,5379,1449,7033,483,8840,,10800,v1959,,3766,483,5421,1449c17876,2414,19186,3724,20151,5379xm20151,5379e" filled="f" stroked="f">
                          <v:path arrowok="t"/>
                        </v:shape>
                        <v:shape id="Shape 4566" o:spid="_x0000_s1356" style="position:absolute;left:24176;top:19999;width:343;height:214;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shape id="Shape 4566" o:spid="_x0000_s1357" style="position:absolute;left:23951;top:20159;width:343;height:213;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" path="m2732,20247v-624,1082,-1638,1082,-2262,c-157,19164,-157,17409,470,16317l9510,811v625,-1082,1639,-1082,2266,l20816,16317v627,1092,627,2837,,3930c20189,21329,19178,21329,18551,20247l10642,7530v,,-7910,12717,-7910,12717xe" filled="f" strokecolor="#c00000" strokeweight=".25pt">
                          <v:stroke miterlimit="4" joinstyle="miter"/>
                          <v:path arrowok="t" o:extrusionok="f" o:connecttype="custom" o:connectlocs="17146,10664;17146,10664;17146,10664;17146,10664" o:connectangles="0,90,180,270"/>
                        </v:shape>
                      </v:group>
                      <v:shape id="Freeform 39" o:spid="_x0000_s1358" style="position:absolute;left:22309;top:19105;width:1345;height:1078;visibility:visible;mso-wrap-style:square;v-text-anchor:top" coordsize="3585,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" path="m367,369r,1784l3217,2153r,-1784l367,369xm269,l3316,r39,2l3393,11r36,14l3463,44r29,23l3520,93r21,31l3560,156r14,36l3583,230r2,40l3585,2251r-2,40l3574,2329r-14,36l3541,2398r-21,31l3492,2455r-29,23l3429,2496r-36,13l3355,2518r-39,3l2648,2521r130,101l2795,2638r16,20l2821,2680r7,22l2831,2728r-1,24l2824,2776r-12,27l2794,2825r-20,19l2750,2857r-27,9l2693,2869r-1801,l863,2866r-27,-9l811,2844r-21,-19l773,2803r-12,-27l756,2752r-3,-24l757,2702r6,-22l774,2658r15,-20l808,2622,938,2521r-669,l229,2518r-38,-9l155,2496r-32,-18l92,2455,66,2429,43,2398,25,2365,11,2329,3,2291,,2251,,270,3,230r8,-38l25,156,43,124,66,93,92,67,123,44,155,25,191,11,229,2,269,xe" fillcolor="#cf3a17" stroked="f" strokeweight="0">
                        <v:path arrowok="t" o:connecttype="custom" o:connectlocs="13775,80850;120747,13857;10097,0;125927,75;128705,939;131069,2516;132908,4657;134147,7210;134560,10139;134485,86033;133622,88812;132120,91215;129981,93055;127353,94219;124463,94670;104270,98463;105509,99814;106147,101467;106222,103344;105546,105260;104120,106799;102206,107625;33480,107738;31379,107287;29652,106086;28564,104246;28263,102443;28639,100641;29614,99063;35207,94670;8595,94557;5818,93731;3453,92191;1614,90051;413,87460;0,84531;113,8637;938,5858;2477,3492;4617,1652;7169,413;10097,0" o:connectangles="0,0,0,0,0,0,0,0,0,0,0,0,0,0,0,0,0,0,0,0,0,0,0,0,0,0,0,0,0,0,0,0,0,0,0,0,0,0,0,0,0,0"/>
                        <o:lock v:ext="edit" verticies="t"/>
                      </v:shape>
                    </v:group>
                  </v:group>
                  <v:shape id="TextBox 37" o:spid="_x0000_s1359" type="#_x0000_t202" style="position:absolute;left:19503;top:17132;width:4977;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" filled="f" stroked="f">
                    <v:textbox style="mso-fit-shape-to-text:t">
                      <w:txbxContent>
                        <w:p w14:paraId="0269825E"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Desktops</w:t>
                          </w:r>
                        </w:p>
                      </w:txbxContent>
                    </v:textbox>
                  </v:shape>
                  <v:shape id="TextBox 38" o:spid="_x0000_s1360" type="#_x0000_t202" style="position:absolute;left:24155;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" filled="f" stroked="f">
                    <v:textbox style="mso-fit-shape-to-text:t">
                      <w:txbxContent>
                        <w:p w14:paraId="34956DAA"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group id="Group 1766391508" o:spid="_x0000_s1361" style="position:absolute;left:26076;top:19250;width:2643;height:1141" coordorigin="26076,19250" coordsize="264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">
                    <v:group id="Group 1766391509" o:spid="_x0000_s1362" style="position:absolute;left:26076;top:19250;width:911;height:998" coordorigin="26076,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">
                      <v:shape id="Freeform 12" o:spid="_x0000_s1363" style="position:absolute;left:26695;top:19250;width:1079;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4" style="position:absolute;left:26076;top:20742;width:2333;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2" o:spid="_x0000_s1365" style="position:absolute;left:26984;top:19393;width:911;height:998" coordorigin="26984,19393"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">
                      <v:shape id="Freeform 12" o:spid="_x0000_s1366" style="position:absolute;left:27603;top:19393;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67" style="position:absolute;left:26984;top:20885;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id="Group 1766391515" o:spid="_x0000_s1368" style="position:absolute;left:27808;top:19250;width:911;height:998" coordorigin="27808,19250" coordsize="2333,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">
                      <v:shape id="Freeform 12" o:spid="_x0000_s1369" style="position:absolute;left:28427;top:19250;width:1080;height:1349;visibility:visible;mso-wrap-style:square;v-text-anchor:top" coordsize="1416,1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" path="m699,r,l707,r,l707,r1,l708,r1,l712,r5,l717,r65,2l844,7r57,10l954,28r51,14l1051,59r43,19l1133,100r36,23l1202,148r29,26l1259,202r24,28l1304,259r20,30l1340,319r14,30l1366,378r10,30l1384,436r6,28l1394,490r4,26l1399,539r,23l1398,581r-4,31l1391,643r-4,31l1382,706r-4,31l1373,766r-4,26l1365,817r-3,21l1359,856r-4,13l1354,877r-1,3l1355,880r5,3l1365,887r8,7l1381,903r8,11l1398,929r7,18l1411,968r4,25l1416,1023r-4,40l1407,1096r-6,30l1393,1151r-8,19l1376,1188r-9,13l1358,1211r-11,9l1337,1227r-10,6l1316,1238r-9,4l1297,1247r-8,6l1281,1260r-9,9l1266,1280r-5,14l1257,1311r-12,47l1229,1403r-20,43l1185,1486r-25,38l1131,1559r-31,32l1069,1621r-31,27l1006,1671r-31,21l945,1709r-27,13l867,1742r-52,15l763,1765r-55,5l708,1770r,l707,1770r,l653,1765r-52,-8l549,1742r-51,-20l470,1709r-29,-17l410,1671r-32,-23l346,1621r-30,-30l285,1559r-28,-35l230,1486r-23,-40l186,1403r-15,-45l159,1311r-4,-17l149,1280r-6,-11l135,1260r-8,-7l119,1247r-10,-5l99,1238r-10,-5l79,1227r-11,-7l58,1211r-9,-10l40,1188,30,1170r-8,-19l15,1126,9,1096,4,1063,,1023,1,993,5,968r6,-21l18,929r8,-15l35,903r8,-9l51,887r5,-4l60,880r2,l61,877r-1,-8l57,856,54,838,51,817,47,792,43,766,38,737,33,706,29,674,24,643,21,612,18,581,17,562r,-23l18,516r3,-26l25,464r6,-28l40,408,50,378,61,349,76,319,92,289r19,-30l133,230r24,-28l184,174r30,-26l247,123r36,-23l323,78,365,59,411,42,461,28,514,17,572,7,633,2,699,xe" filled="f" stroked="f" strokeweight="0">
                        <v:path arrowok="t" o:connecttype="custom" o:connectlocs="53899,0;53975,0;54280,0;59616,152;72729,2135;83402,5946;91636,11283;97811,17534;102156,24319;104901,31104;106273,37355;106654,42844;106044,49019;105053,56186;104062,62284;103300,66249;103300,67087;104672,68155;106578,70823;107874,75702;107264,83554;105587,89196;103528,92321;101165,93998;98878,95066;96972,96743;95828,99945;92169,110237;86223,118851;79133,125636;72043,130287;62132,133946;53975,134937;53899,134937;41853,132802;33620,128991;26378,123578;19593,116183;14180,106959;11817,98649;10292,96057;8310,94685;6023,93541;3736,91559;1677,87747;305,81038;381,73796;1982,69679;3888,67621;4727,67087;4345,65258;3583,60379;2516,53822;1601,46656;1296,41091;1906,35373;3812,28817;7014,22032;11969,15400;18830,9377;27826,4498;39185,1296;53289,0" o:connectangles="0,0,0,0,0,0,0,0,0,0,0,0,0,0,0,0,0,0,0,0,0,0,0,0,0,0,0,0,0,0,0,0,0,0,0,0,0,0,0,0,0,0,0,0,0,0,0,0,0,0,0,0,0,0,0,0,0,0,0,0,0,0,0"/>
                      </v:shape>
                      <v:shape id="Freeform 13" o:spid="_x0000_s1370" style="position:absolute;left:27808;top:20742;width:2334;height:1064;visibility:visible;mso-wrap-style:square;v-text-anchor:top" coordsize="3080,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" path="m1347,r386,l1756,2r18,7l1790,19r10,14l1806,50r1,18l1803,88r-9,22l1791,116r-6,11l1778,142r-9,16l1760,179r-10,21l1738,223r-11,24l1716,271r-11,24l1693,318r-10,22l1674,360r-8,17l1658,393r-5,10l1649,410r-1,3l1670,856r20,-39l1713,773r23,-49l1762,671r25,-55l1812,560r26,-58l1863,445r25,-57l1912,333r22,-53l1955,231r18,-44l1973,187r10,-22l1998,147r17,-16l2035,119r23,-7l2082,110r20,1l2121,116r1,l2127,118r11,5l2154,129r20,10l2198,149r29,12l2258,176r35,15l2330,207r40,19l2412,244r44,21l2500,285r47,22l2594,328r46,23l2687,373r46,22l2779,417r44,23l2868,461r47,26l2957,515r36,28l3023,573r25,31l3065,636r12,32l3080,701r,696l,1397,,701,4,668,14,636,33,604,56,573,87,543r37,-28l166,487r47,-26l256,440r44,-23l347,395r46,-22l440,351r47,-23l533,307r46,-22l625,265r43,-21l710,226r40,-19l788,191r35,-15l853,161r29,-12l907,139r19,-10l943,123r10,-5l959,116r,l978,111r20,-1l1023,112r22,7l1066,131r17,16l1096,165r11,22l1107,187r19,44l1147,280r21,53l1192,388r24,57l1242,502r26,58l1293,616r26,55l1344,724r23,49l1390,817r21,39l1432,413r-1,-3l1428,403r-7,-10l1415,377r-8,-17l1397,340r-10,-22l1376,295r-12,-24l1353,247r-12,-24l1330,200r-10,-21l1311,158r-9,-16l1295,127r-5,-11l1286,110r-9,-22l1273,68r1,-18l1280,33r11,-14l1306,9r18,-7l1347,xe" filled="f" stroked="f" strokeweight="0">
                        <v:path arrowok="t" o:connecttype="custom" o:connectlocs="133047,152;136380,2512;136608,6700;135244,9669;133350,13628;130849,18806;128273,24211;126228,28703;124940,31216;128046,62203;133501,51087;139260,38220;144866,25353;149488,14237;151382,11192;155928,8527;160702,8832;161990,9365;166536,11344;173733,14542;182750,18577;192978,23374;203586,28399;213890,33500;224043,39210;230937,45986;233362,53371;0,53371;2500,45986;9395,39210;19396,33500;29776,28399;40384,23374;50612,18577;59704,14542;66826,11344;71448,9365;72660,8832;77510,8527;82056,11192;83874,14237;88496,25353;94102,38220;99937,51087;105316,62203;108422,31216;107210,28703;105089,24211;102513,18806;100012,13628;98118,9669;96754,6700;96982,2512;100315,152" o:connectangles="0,0,0,0,0,0,0,0,0,0,0,0,0,0,0,0,0,0,0,0,0,0,0,0,0,0,0,0,0,0,0,0,0,0,0,0,0,0,0,0,0,0,0,0,0,0,0,0,0,0,0,0,0,0"/>
                      </v:shape>
                    </v:group>
                  </v:group>
                  <v:shape id="TextBox 40" o:spid="_x0000_s1371" type="#_x0000_t202" style="position:absolute;left:13836;top:9512;width:13811;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" filled="f" stroked="f">
                    <v:textbox style="mso-fit-shape-to-text:t">
                      <w:txbxContent>
                        <w:p w14:paraId="13F174FE"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Host Pool Setup</w:t>
                          </w:r>
                        </w:p>
                      </w:txbxContent>
                    </v:textbox>
                  </v:shape>
                  <v:shape id="TextBox 41" o:spid="_x0000_s1372" type="#_x0000_t202" style="position:absolute;left:12846;top:7387;width:13811;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" filled="f" stroked="f">
                    <v:textbox style="mso-fit-shape-to-text:t">
                      <w:txbxContent>
                        <w:p w14:paraId="7EDE0A3C"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14"/>
                              <w:szCs w:val="14"/>
                            </w:rPr>
                            <w:t>WVD Tenant</w:t>
                          </w:r>
                        </w:p>
                      </w:txbxContent>
                    </v:textbox>
                  </v:shape>
                  <v:shape id="TextBox 42" o:spid="_x0000_s1373" type="#_x0000_t202" style="position:absolute;left:42290;top:17312;width:6631;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" filled="f" stroked="f">
                    <v:textbox style="mso-fit-shape-to-text:t">
                      <w:txbxContent>
                        <w:p w14:paraId="34E35845"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User Members</w:t>
                          </w:r>
                        </w:p>
                      </w:txbxContent>
                    </v:textbox>
                  </v:shape>
                  <v:shape id="TextBox 43" o:spid="_x0000_s1374" type="#_x0000_t202" style="position:absolute;left:45988;top:7438;width:19339;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" filled="f" stroked="f">
                    <v:textbox style="mso-fit-shape-to-text:t">
                      <w:txbxContent>
                        <w:p w14:paraId="67236142"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Windows Virtual Desktop Management Service</w:t>
                          </w:r>
                        </w:p>
                      </w:txbxContent>
                    </v:textbox>
                  </v:shape>
                  <v:line id="Straight Connector 1766391522" o:spid="_x0000_s1375" style="position:absolute;flip:y;visibility:visible;mso-wrap-style:square" from="7811,17191" to="13203,1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" strokecolor="#00188d" strokeweight="1.5pt">
                    <v:stroke startarrow="block" endarrow="block" joinstyle="miter"/>
                    <o:lock v:ext="edit" shapetype="f"/>
                  </v:line>
                  <v:shape id="TextBox 46" o:spid="_x0000_s1376" type="#_x0000_t202" style="position:absolute;left:7132;top:13109;width:6137;height:30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" filled="f" stroked="f">
                    <v:textbox style="mso-fit-shape-to-text:t">
                      <w:txbxContent>
                        <w:p w14:paraId="4CAFC0C7"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Conditional Access</w:t>
                          </w:r>
                        </w:p>
                      </w:txbxContent>
                    </v:textbox>
                  </v:shape>
                  <v:shape id="TextBox 47" o:spid="_x0000_s1377" type="#_x0000_t202" style="position:absolute;left:6942;top:18820;width:7194;height:2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9d5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" filled="f" stroked="f">
                    <v:textbox style="mso-fit-shape-to-text:t">
                      <w:txbxContent>
                        <w:p w14:paraId="0414DA55" w14:textId="77777777" w:rsidR="000517DE" w:rsidRDefault="000517DE" w:rsidP="004E014F">
                          <w:pPr>
                            <w:pStyle w:val="NormalWeb"/>
                            <w:spacing w:before="0" w:beforeAutospacing="0" w:after="0" w:afterAutospacing="0"/>
                            <w:jc w:val="center"/>
                            <w:rPr>
                              <w:sz w:val="24"/>
                            </w:rPr>
                          </w:pPr>
                          <w:r>
                            <w:rPr>
                              <w:rFonts w:hAnsi="Calibri" w:cstheme="minorBidi"/>
                              <w:color w:val="00188D"/>
                              <w:kern w:val="24"/>
                              <w:sz w:val="12"/>
                              <w:szCs w:val="12"/>
                            </w:rPr>
                            <w:t>Multi Factor Authentication</w:t>
                          </w:r>
                        </w:p>
                      </w:txbxContent>
                    </v:textbox>
                  </v:shape>
                  <v:shape id="Google Shape;552;p39" o:spid="_x0000_s1378" style="position:absolute;left:9351;top:16221;width:1699;height:2445;visibility:visible;mso-wrap-style:square;v-text-anchor:middle" coordsize="12896,1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" path="m6448,1564r366,24l7181,1637r342,98l7865,1857r317,146l8475,2199r293,195l9013,2638r244,245l9477,3176r170,293l9794,3786r122,342l10014,4470r49,366l10087,5203r,2344l2809,7547r,-2344l2833,4836r49,-366l2980,4128r122,-342l3249,3469r171,-293l3639,2883r245,-245l4128,2394r293,-195l4714,2003r318,-146l5373,1735r342,-98l6082,1588r366,-24xm6448,10991r244,24l6937,11089r195,122l7327,11357r147,171l7572,11748r73,220l7669,12212r,171l7645,12530r-49,171l7523,12823r-98,146l7327,13067r-122,122l7083,13262r147,1832l5667,15094r146,-1832l5691,13189r-122,-122l5471,12969r-98,-146l5300,12701r-49,-171l5227,12383r,-171l5251,11968r74,-220l5422,11528r147,-171l5764,11211r196,-122l6204,11015r244,-24xm6448,1l5911,25r-513,98l4909,245,4421,416,3981,636,3542,904r-391,293l2760,1539r-317,367l2125,2296r-244,440l1661,3176r-195,488l1344,4153r-74,537l1246,5203r,2344l391,7547r-98,25l220,7621r-73,48l74,7743r-25,97l,7914r,122l,18074r,97l49,18269r25,73l147,18416r73,48l293,18513r98,25l489,18562r11918,l12505,18538r98,-25l12676,18464r73,-48l12822,18342r25,-73l12896,18171r,-97l12896,8036r,-122l12847,7840r-25,-97l12749,7669r-73,-48l12603,7572r-98,-25l11650,7547r,-2344l11626,4690r-74,-537l11430,3664r-195,-488l11015,2736r-244,-440l10453,1906r-317,-367l9745,1197,9354,904,8939,636,8475,416,7987,245,7498,123,6985,25,6448,1xe" fillcolor="#00188d" stroked="f">
                    <v:path arrowok="t" o:extrusionok="f"/>
                  </v:shape>
                  <v:rect id="Rectangle 1766391526" o:spid="_x0000_s1379" style="position:absolute;left:13203;top:31276;width:51206;height:18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" filled="f" strokecolor="#00b0f0" strokeweight="1.5pt"/>
                  <v:group id="Group 1766391527" o:spid="_x0000_s1380"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">
                    <v:group id="Group 1766391528" o:spid="_x0000_s1381" style="position:absolute;left:56141;top:28035;width:7108;height:4951" coordorigin="56141,28035" coordsize="710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">
                      <v:shape id="Freeform 29" o:spid="_x0000_s1382" style="position:absolute;left:56141;top:28306;width:7108;height:4680;visibility:visible;mso-wrap-style:square;v-text-anchor:top" coordsize="340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" path="m1703,r83,3l1867,13r79,16l2024,50r74,27l2170,111r69,37l2304,191r62,47l2424,290r54,57l2528,406r46,64l2613,536r36,70l2679,679r25,76l2722,834r13,79l2800,916r62,10l2923,940r59,20l3037,985r53,30l3140,1049r47,39l3229,1131r39,46l3302,1226r30,54l3358,1336r20,57l3393,1454r8,63l3405,1580r-4,64l3393,1708r-15,60l3358,1826r-26,55l3302,1935r-34,49l3229,2031r-42,43l3140,2112r-50,34l3037,2176r-55,25l2923,2222r-61,13l2800,2245r-65,3l669,2248r-64,-3l542,2235r-61,-13l423,2201r-56,-25l314,2146r-49,-34l217,2074r-42,-43l137,1984r-35,-49l72,1881,46,1826,27,1768,12,1708,3,1644,,1580r3,-63l12,1454r15,-61l46,1336r26,-56l102,1226r35,-49l175,1131r44,-43l265,1049r49,-34l367,985r56,-25l481,940r61,-14l605,916r64,-3l682,834r19,-79l725,679r31,-73l791,536r40,-66l876,406r51,-59l981,290r58,-52l1100,191r66,-43l1235,111r72,-34l1381,50r77,-21l1537,13,1619,3,1703,xe" filled="f" stroked="f" strokeweight="0">
                        <v:path arrowok="t" o:connecttype="custom" o:connectlocs="372827,625;406227,6038;437957,16031;467391,30813;493902,49551;517282,72244;537322,97852;552978,126167;564459,157188;570931,190083;597442,192789;622492,199868;645037,211319;665286,226517;682194,245046;695554,266491;705157,290017;709958,315833;709958,342274;705157,368090;695554,391616;682194,413060;665286,431798;645037,446788;622492,458239;597442,465317;570931,468024;126294,467399;100409,462611;76611,453034;55319,439709;36531,422846;21292,402859;9602,380165;2505,355598;0,328949;2505,302717;9602,278149;21292,255248;36531,235469;55319,218397;76611,205073;100409,195704;126294,190707;142367,173635;151344,141365;165121,111593;182865,84527;204784,60377;229625,39765;257806,23110;288283,10410;320848,2707;355501,0" o:connectangles="0,0,0,0,0,0,0,0,0,0,0,0,0,0,0,0,0,0,0,0,0,0,0,0,0,0,0,0,0,0,0,0,0,0,0,0,0,0,0,0,0,0,0,0,0,0,0,0,0,0,0,0,0,0"/>
                      </v:shape>
                      <v:shape id="Freeform 21" o:spid="_x0000_s1383" style="position:absolute;left:60924;top:28035;width:2301;height:3436;rotation:1137352fd;visibility:visible;mso-wrap-style:square;v-text-anchor:top" coordsize="16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" path="m145,1868r-11,181l181,2070r48,24l274,2122r42,31l467,2053r-17,-21l427,2010r-28,-25l364,1960r-42,-27l286,1914r-35,-16l220,1886r-28,-8l168,1872r-23,-4xm1123,r23,l1173,2r30,6l1235,15r37,11l1310,41r42,18l1396,83r46,28l1482,140r33,28l1543,196r24,25l1585,246r15,22l1611,288r8,17l1625,319r3,10l1629,334r2,20l1628,373r-8,17l650,2061r-9,14l627,2087,119,2420r-19,9l80,2433r-22,-3l38,2422,24,2412,13,2399,5,2385,,2367r,-17l36,1747r3,-17l46,1714,1016,43r11,-15l1042,16r18,-8l1065,7r9,-2l1087,2,1103,r20,xe" fillcolor="#00b0f0" stroked="f" strokeweight="0">
                        <v:path arrowok="t" o:connecttype="custom" o:connectlocs="18909,289321;32315,295675;44592,304006;63501,286920;56304,280284;45439,272942;35419,267999;27094,265175;20461,263763;161716,0;169759,1130;179496,3671;190785,8331;203486,15673;213787,23722;221125,31205;225781,37842;228463,43066;229733,46455;230156,49985;228604,55068;90454,292992;16792,341706;11289,343542;5362,341989;1834,338741;0,334223;5080,246678;6491,242018;144923,3954;149580,1130;151556,706;155648,0" o:connectangles="0,0,0,0,0,0,0,0,0,0,0,0,0,0,0,0,0,0,0,0,0,0,0,0,0,0,0,0,0,0,0,0,0"/>
                        <o:lock v:ext="edit" verticies="t"/>
                      </v:shape>
                    </v:group>
                    <v:shape id="TextBox 110" o:spid="_x0000_s1384" type="#_x0000_t202" style="position:absolute;left:56760;top:29979;width:5937;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" filled="f" stroked="f">
                      <v:textbox style="mso-fit-shape-to-text:t">
                        <w:txbxContent>
                          <w:p w14:paraId="7871B86D" w14:textId="77777777" w:rsidR="000517DE" w:rsidRDefault="000517DE" w:rsidP="004E014F">
                            <w:pPr>
                              <w:pStyle w:val="NormalWeb"/>
                              <w:spacing w:before="0" w:beforeAutospacing="0" w:after="0" w:afterAutospacing="0"/>
                              <w:rPr>
                                <w:sz w:val="24"/>
                              </w:rPr>
                            </w:pPr>
                            <w:r>
                              <w:rPr>
                                <w:rFonts w:hAnsi="Calibri" w:cstheme="minorBidi"/>
                                <w:color w:val="FFFFFF" w:themeColor="background1"/>
                                <w:kern w:val="24"/>
                                <w:szCs w:val="22"/>
                              </w:rPr>
                              <w:t>Azure</w:t>
                            </w:r>
                          </w:p>
                        </w:txbxContent>
                      </v:textbox>
                    </v:shape>
                  </v:group>
                  <v:shape id="TextBox 51" o:spid="_x0000_s1385" type="#_x0000_t202" style="position:absolute;left:56264;top:26666;width:1124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" filled="f" stroked="f">
                    <v:textbox style="mso-fit-shape-to-text:t">
                      <w:txbxContent>
                        <w:p w14:paraId="1DD50053"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Azure Subscription</w:t>
                          </w:r>
                        </w:p>
                      </w:txbxContent>
                    </v:textbox>
                  </v:shape>
                  <v:rect id="Rectangle 1766391533" o:spid="_x0000_s1386" style="position:absolute;left:31967;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" fillcolor="#0070c0" strokecolor="#0070c0" strokeweight="1pt">
                    <v:textbox>
                      <w:txbxContent>
                        <w:p w14:paraId="5B06510C"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Session Host Management</w:t>
                          </w:r>
                        </w:p>
                      </w:txbxContent>
                    </v:textbox>
                  </v:rect>
                  <v:rect id="Rectangle 1766391534" o:spid="_x0000_s1387" style="position:absolute;left:31967;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" filled="f" strokecolor="#0070c0" strokeweight="1pt"/>
                  <v:rect id="Rectangle 1766391535" o:spid="_x0000_s1388" style="position:absolute;left:48151;top:35612;width:13853;height:2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" fillcolor="#0070c0" strokecolor="#0070c0" strokeweight="1pt">
                    <v:textbox>
                      <w:txbxContent>
                        <w:p w14:paraId="2FE99961" w14:textId="1ECF0524"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sz w:val="15"/>
                              <w:szCs w:val="15"/>
                            </w:rPr>
                            <w:t>File Service</w:t>
                          </w:r>
                        </w:p>
                      </w:txbxContent>
                    </v:textbox>
                  </v:rect>
                  <v:rect id="Rectangle 1766391536" o:spid="_x0000_s1389" style="position:absolute;left:48151;top:38132;width:13853;height:9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" filled="f" strokecolor="#0070c0" strokeweight="1pt"/>
                  <v:group id="Graphic 165" o:spid="_x0000_s1390" style="position:absolute;left:50079;top:40479;width:3339;height:2900" coordorigin="50079,40479" coordsize="5414,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">
                    <v:shape id="Freeform: Shape 1766391538" o:spid="_x0000_s1391" style="position:absolute;left:50079;top:40479;width:5414;height:4702;visibility:visible;mso-wrap-style:square;v-text-anchor:middle" coordsize="541441,47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" path="m135245,75v38443,,76567,,114691,c300655,75,351374,117,402082,v3851,-11,5585,1234,7479,4712c417560,19371,426112,33731,434526,48166v7106,12212,14318,24359,21435,36560c463247,97204,470513,109692,477725,122223v8424,14626,16743,29306,25168,43922c509956,178377,517136,190547,524221,202758v5701,9829,11562,19584,16828,29646c542027,234266,541230,237798,540081,239914v-6244,11489,-12808,22807,-19360,34125c513222,287006,505616,299909,498053,312844v-12521,21402,-25126,42762,-37550,64218c450493,394347,440749,411792,430793,429110v-7468,12999,-14988,25966,-22743,38784c407274,469181,404667,469979,402912,469989v-30146,128,-60292,85,-90439,85c255021,470074,197558,470032,140106,470170v-3830,11,-5766,-1244,-7627,-4468c119927,443907,107066,422291,94461,400527,83324,381306,72495,361903,61336,342692,48029,319758,34477,296973,21116,274071,14181,262168,7384,250190,714,238138,-62,236734,-286,234213,448,232894,7905,219512,15574,206247,23255,192993v7520,-12967,15105,-25880,22689,-38815c57007,135307,68165,116500,79122,97576,89132,80291,98833,62824,108843,45528,116863,31667,125139,17956,133287,4159v713,-1202,1213,-2510,1958,-4084xm133564,234128v21,,42,,64,c133628,268167,133926,302217,133447,336257v-149,10626,2234,19977,8818,27987c148616,371966,157136,377551,167146,377604v67568,330,135137,170,202705,11c374255,377604,378797,376796,383020,375519v14914,-4499,25115,-19594,25136,-31720c408263,279783,408231,215778,408050,151763v-11,-2606,-1330,-5840,-3138,-7691c388658,127478,372234,111054,355640,94800v-1862,-1830,-5085,-3191,-7680,-3202c290327,91417,232683,91651,175039,91290v-10637,-64,-19998,2255,-27998,8871c139340,106533,133840,115000,133713,125074v-415,36358,-149,72706,-149,109054xe" filled="f" stroked="f" strokeweight=".02911mm">
                      <v:stroke joinstyle="miter"/>
                      <v:path arrowok="t" o:connecttype="custom" o:connectlocs="135245,75;249936,75;402082,0;409561,4712;434526,48166;455961,84726;477725,122223;502893,166145;524221,202758;541049,232404;540081,239914;520721,274039;498053,312844;460503,377062;430793,429110;408050,467894;402912,469989;312473,470074;140106,470170;132479,465702;94461,400527;61336,342692;21116,274071;714,238138;448,232894;23255,192993;45944,154178;79122,97576;108843,45528;133287,4159;135245,75;133564,234128;133628,234128;133447,336257;142265,364244;167146,377604;369851,377615;383020,375519;408156,343799;408050,151763;404912,144072;355640,94800;347960,91598;175039,91290;147041,100161;133713,125074;133564,234128" o:connectangles="0,0,0,0,0,0,0,0,0,0,0,0,0,0,0,0,0,0,0,0,0,0,0,0,0,0,0,0,0,0,0,0,0,0,0,0,0,0,0,0,0,0,0,0,0,0,0"/>
                    </v:shape>
                    <v:shape id="Freeform: Shape 1766391539" o:spid="_x0000_s1392" style="position:absolute;left:51627;top:41631;width:2287;height:2404;visibility:visible;mso-wrap-style:square;v-text-anchor:middle" coordsize="228702,24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" path="m182963,43v,15605,,30763,,46336c198291,46379,213119,46379,228682,46379v,2287,,4159,,6031c228703,110213,228916,168017,228565,225820v-64,11403,-5734,15052,-17967,15211c178144,241457,145689,241180,113235,241180v-30508,,-61016,-393,-91513,160c5702,241627,-32,232468,,219416,192,152039,85,84652,85,17275,85,5489,5840,-11,17626,,70473,64,123330,32,176176,32v2106,11,4202,11,6787,11xm177612,157167v-42411,,-84301,,-126287,c51325,165559,51325,173580,51325,181622v42305,,84184,,126287,c177612,173357,177612,165464,177612,157167xm51283,67951v,7989,,15488,,23073c93588,91024,135499,91024,177495,91024v,-7872,,-15382,,-23073c135350,67951,93556,67951,51283,67951xm177665,113734v-42422,,-84301,,-126467,c51198,121521,51198,129020,51198,136732v42294,,84290,,126467,c177665,128956,177665,121574,177665,113734xe" filled="f" stroked="f" strokeweight=".02911mm">
                      <v:stroke joinstyle="miter"/>
                      <v:path arrowok="t" o:connecttype="custom" o:connectlocs="182964,43;182964,46379;228683,46379;228683,52410;228566,225821;210599,241032;113235,241181;21722,241341;0,219417;85,17275;17626,0;176177,32;182964,43;177613,157168;51325,157168;51325,181623;177613,181623;177613,157168;51283,67951;51283,91024;177496,91024;177496,67951;51283,67951;177666,113734;51198,113734;51198,136733;177666,136733;177666,113734" o:connectangles="0,0,0,0,0,0,0,0,0,0,0,0,0,0,0,0,0,0,0,0,0,0,0,0,0,0,0,0"/>
                    </v:shape>
                  </v:group>
                  <v:shape id="TextBox 54" o:spid="_x0000_s1393" type="#_x0000_t202" style="position:absolute;left:4955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" filled="f" stroked="f">
                    <v:textbox style="mso-fit-shape-to-text:t">
                      <w:txbxContent>
                        <w:p w14:paraId="3BA93BC3"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Azure File Share</w:t>
                          </w:r>
                        </w:p>
                      </w:txbxContent>
                    </v:textbox>
                  </v:shape>
                  <v:shape id="Graphic 55" o:spid="_x0000_s1394" type="#_x0000_t75" style="position:absolute;left:56963;top:40305;width:2976;height: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">
                    <v:imagedata r:id="rId46" o:title=""/>
                  </v:shape>
                  <v:shape id="TextBox 56" o:spid="_x0000_s1395" type="#_x0000_t202" style="position:absolute;left:56010;top:43860;width:4629;height:1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" filled="f" stroked="f">
                    <v:textbox style="mso-fit-shape-to-text:t">
                      <w:txbxContent>
                        <w:p w14:paraId="06B7944F"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File Server</w:t>
                          </w:r>
                        </w:p>
                      </w:txbxContent>
                    </v:textbox>
                  </v:shape>
                  <v:line id="Straight Connector 1766391543" o:spid="_x0000_s1396" style="position:absolute;visibility:visible;mso-wrap-style:square" from="45777,42708" to="47975,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" strokecolor="#0f6fc6 [3204]" strokeweight="1.5pt">
                    <v:stroke startarrow="block" endarrow="block" joinstyle="miter"/>
                  </v:line>
                  <v:shape id="TextBox 60" o:spid="_x0000_s1397" type="#_x0000_t202" style="position:absolute;left:45026;top:43108;width:3810;height:1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" filled="f" stroked="f">
                    <v:textbox style="mso-fit-shape-to-text:t">
                      <w:txbxContent>
                        <w:p w14:paraId="5034994A"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8"/>
                              <w:szCs w:val="8"/>
                            </w:rPr>
                            <w:t>Mapped</w:t>
                          </w:r>
                        </w:p>
                      </w:txbxContent>
                    </v:textbox>
                  </v:shape>
                  <v:rect id="Rectangle 1766391545" o:spid="_x0000_s1398" style="position:absolute;left:32842;top:39270;width:5340;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" filled="f" strokecolor="#0070c0" strokeweight="1pt"/>
                  <v:rect id="Rectangle 1766391546" o:spid="_x0000_s1399" style="position:absolute;left:39584;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" filled="f" strokecolor="#0070c0" strokeweight="1pt"/>
                  <v:shape id="TextBox 63" o:spid="_x0000_s1400" type="#_x0000_t202" style="position:absolute;left:33315;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" filled="f" stroked="f">
                    <v:textbox style="mso-fit-shape-to-text:t">
                      <w:txbxContent>
                        <w:p w14:paraId="75B33C44"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Personal Desktops</w:t>
                          </w:r>
                        </w:p>
                      </w:txbxContent>
                    </v:textbox>
                  </v:shape>
                  <v:shape id="TextBox 64" o:spid="_x0000_s1401" type="#_x0000_t202" style="position:absolute;left:39958;top:43475;width:4629;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" filled="f" stroked="f">
                    <v:textbox style="mso-fit-shape-to-text:t">
                      <w:txbxContent>
                        <w:p w14:paraId="60CB6FC1" w14:textId="77777777" w:rsidR="000517DE" w:rsidRDefault="000517DE" w:rsidP="004E014F">
                          <w:pPr>
                            <w:pStyle w:val="NormalWeb"/>
                            <w:spacing w:before="0" w:beforeAutospacing="0" w:after="0" w:afterAutospacing="0"/>
                            <w:jc w:val="center"/>
                            <w:rPr>
                              <w:sz w:val="24"/>
                            </w:rPr>
                          </w:pPr>
                          <w:r>
                            <w:rPr>
                              <w:rFonts w:hAnsi="Calibri" w:cstheme="minorBidi"/>
                              <w:color w:val="0078D7"/>
                              <w:kern w:val="24"/>
                              <w:sz w:val="10"/>
                              <w:szCs w:val="10"/>
                            </w:rPr>
                            <w:t>Pooled Desktops</w:t>
                          </w:r>
                        </w:p>
                      </w:txbxContent>
                    </v:textbox>
                  </v:shape>
                  <v:group id="Group 1766391549" o:spid="_x0000_s1402" style="position:absolute;left:33110;top:41662;width:2109;height:1833" coordorigin="33110,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">
                    <v:shape id="Freeform 35" o:spid="_x0000_s1403" style="position:absolute;left:33110;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4" style="position:absolute;left:34397;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2" o:spid="_x0000_s1405" style="position:absolute;left:35737;top:41662;width:2110;height:1833" coordorigin="35737,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">
                    <v:shape id="Freeform 35" o:spid="_x0000_s1406" style="position:absolute;left:35737;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07" style="position:absolute;left:37024;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5" o:spid="_x0000_s1408" style="position:absolute;left:34389;top:39768;width:2109;height:1833" coordorigin="34389,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">
                    <v:shape id="Freeform 35" o:spid="_x0000_s1409" style="position:absolute;left:34389;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xyn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oaZfD3UwRAzn8BAAD//wMAUEsBAi0AFAAGAAgAAAAhANvh9svuAAAAhQEAABMAAAAA&#10;AAAAAAAAAAAAAAAAAFtDb250ZW50X1R5cGVzXS54bWxQSwECLQAUAAYACAAAACEAWvQsW78AAAAV&#10;AQAACwAAAAAAAAAAAAAAAAAfAQAAX3JlbHMvLnJlbHNQSwECLQAUAAYACAAAACEAJ9Mcp8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0" style="position:absolute;left:35676;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58" o:spid="_x0000_s1411" style="position:absolute;left:39886;top:41662;width:2109;height:1833" coordorigin="39886,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">
                    <v:shape id="Freeform 35" o:spid="_x0000_s1412" style="position:absolute;left:39886;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3" style="position:absolute;left:41173;top:42164;width:1304;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1" o:spid="_x0000_s1414" style="position:absolute;left:42513;top:41662;width:2110;height:1833" coordorigin="42513,41662"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">
                    <v:shape id="Freeform 35" o:spid="_x0000_s1415" style="position:absolute;left:42513;top:41662;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6" style="position:absolute;left:43800;top:42164;width:1305;height:1304;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group id="Group 1766391564" o:spid="_x0000_s1417" style="position:absolute;left:41165;top:39768;width:2109;height:1833" coordorigin="41165,39768" coordsize="3824,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">
                    <v:shape id="Freeform 35" o:spid="_x0000_s1418" style="position:absolute;left:41165;top:39768;width:3824;height:3323;visibility:visible;mso-wrap-style:square;v-text-anchor:top" coordsize="3353,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" path="m279,224r-14,2l252,231r-12,9l231,253r-6,13l224,280r,1457l225,1752r6,13l240,1777r12,10l265,1792r14,2l3072,1794r16,-2l3100,1787r12,-10l3121,1765r5,-13l3129,1737r,-1457l3126,266r-5,-13l3112,240r-12,-9l3088,226r-16,-2l279,224xm279,l3072,r38,2l3146,10r34,11l3211,36r31,21l3270,82r25,29l3316,141r16,32l3343,207r6,36l3353,280r,1906l3349,2224r-6,36l3332,2294r-16,31l3295,2355r-25,29l3242,2410r-31,20l3180,2445r-34,12l3110,2464r-38,2l2123,2466r3,44l2135,2555r16,47l2169,2648r20,41l2207,2727r12,24l2228,2772r5,17l2235,2802r-2,22l2226,2845r-10,19l2202,2881r-17,15l2165,2906r-20,6l2123,2914r-894,l1207,2912r-21,-6l1168,2896r-17,-15l1136,2864r-10,-19l1120,2824r-2,-22l1119,2788r5,-17l1133,2750r12,-24l1164,2689r18,-41l1201,2602r16,-46l1226,2511r3,-45l279,2466r-37,-2l207,2457r-34,-12l140,2430r-30,-20l82,2384,57,2355,37,2325,20,2294,9,2260,2,2224,,2186,,280,2,243,9,207,20,173,37,141,57,111,82,82,110,57,140,36,173,21,207,10,242,2,279,xe" filled="f" stroked="f" strokeweight="0">
                      <v:path arrowok="t" o:connecttype="custom" o:connectlocs="30224,25770;27373,27366;25662,30331;25548,198061;26346,201254;28742,203762;31821,204560;352198,204332;354935,202622;356532,199771;356874,31927;355962,28848;353566,26340;350373,25542;31821,0;354707,228;362691,2395;369762,6499;375807,12657;380027,19726;381966,27708;382422,249258;381281,257696;378202,265107;372956,271835;366226,277080;358813,280159;350373,281185;242478,286202;245329,296692;249664,306612;253085,313682;254682,318015;254682,322006;252743,326567;249207,330216;244645,332040;140172,332268;135268,331356;131276,328505;128424,324400;127512,319497;128196,315962;130591,310831;134811,301937;138803,291447;140172,281185;27601,280957;19731,278790;12546,274800;6501,268528;2281,261573;228,253591;0,31927;1026,23603;4220,16077;9352,9350;15968,4105;23609,1140;31821,0" o:connectangles="0,0,0,0,0,0,0,0,0,0,0,0,0,0,0,0,0,0,0,0,0,0,0,0,0,0,0,0,0,0,0,0,0,0,0,0,0,0,0,0,0,0,0,0,0,0,0,0,0,0,0,0,0,0,0,0,0,0,0,0"/>
                      <o:lock v:ext="edit" verticies="t"/>
                    </v:shape>
                    <v:shape id="Freeform 15" o:spid="_x0000_s1419" style="position:absolute;left:42452;top:40269;width:1304;height:1305;visibility:visible;mso-wrap-style:square;v-text-anchor:top" coordsize="3616,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" path="m1784,r83,2l1949,9r83,13l2079,32r47,14l2172,63r44,21l2259,107r41,27l2338,165r35,34l2409,240r30,44l2465,331r22,50l2503,431r13,52l2526,537r7,53l2535,643r1,199l2535,1041r2,14l2544,1067r8,12l2559,1090r18,33l2589,1157r6,35l2599,1228r-2,37l2590,1301r-11,34l2564,1368r-19,31l2521,1426r-11,10l2499,1446r-10,10l2481,1468r-5,13l2451,1555r-29,71l2389,1697r-39,67l2307,1828r-48,61l2259,2034r3,53l2271,2138r14,49l2305,2233r24,44l2359,2317r33,37l2428,2387r41,29l2513,2440r46,20l2608,2474r51,9l2712,2486r225,l2941,2487r7,2l2960,2494r18,7l3000,2510r25,12l3054,2537r32,17l3120,2575r36,24l3196,2628r40,32l3278,2697r42,41l3364,2783r43,51l3451,2888r43,61l3535,3015r41,71l3616,3164r,226l3612,3427r-8,34l3590,3494r-18,30l3550,3550r-27,22l3494,3591r-33,14l3427,3613r-38,3l226,3616r-37,-3l155,3605r-33,-14l92,3572,66,3550,44,3524,25,3494,11,3461,3,3427,,3390,,3164r39,-78l80,3015r42,-66l165,2888r43,-54l252,2783r43,-45l337,2697r42,-37l420,2628r38,-29l496,2575r34,-21l562,2537r28,-15l616,2510r22,-9l654,2494r13,-5l675,2487r3,-1l904,2486r52,-3l1007,2474r49,-14l1103,2440r44,-24l1186,2387r37,-33l1256,2317r29,-40l1310,2233r19,-46l1343,2138r10,-51l1355,2034r,-149l1313,1830r-40,-59l1237,1712r-33,-63l1176,1586r-24,-66l1147,1503r-5,-16l1136,1470r-10,-14l1114,1444r-28,-27l1063,1388r-19,-32l1031,1321r-10,-37l1017,1247r1,-37l1023,1172r10,-36l1050,1102r6,-13l1065,1076r8,-14l1078,1049r1,-15l1079,831r2,-203l1085,574r7,-53l1103,468r15,-52l1137,365r24,-48l1188,271r33,-44l1258,187r40,-35l1342,120r46,-28l1437,68r50,-19l1539,33r81,-16l1702,6,1784,xe" filled="f" stroked="f" strokeweight="0">
                      <v:path arrowok="t" o:connecttype="custom" o:connectlocs="70311,325;76696,1659;81494,3860;85607,7179;88925,11941;90765,17424;91451,23196;91523,38059;92316,39322;93615,43002;93435,46934;91811,50469;90152,52165;89322,53427;86184,61220;81494,68146;81927,77129;84019,82143;87591,86112;92316,88745;97836,89683;106350,89791;108226,90549;111328,92136;115296,94806;119770,98774;124496,104185;129005,111328;130304,123630;128861,127129;126047,129546;122259,130448;5592,130051;2381,128067;397,124856;0,114142;4401,106386;9091,100397;13673,95960;17893,92894;21284,90982;23593,89972;24459,89683;36328,89250;41378,87158;45310,83586;47944,78897;48882,73377;45924,63889;42424,57215;41198,53644;40188,52093;37663,48918;36689,44986;37266,40981;38420,38817;38925,37302;39142,20707;40332,15007;42857,9776;46826,5483;51840,2453;58442,613" o:connectangles="0,0,0,0,0,0,0,0,0,0,0,0,0,0,0,0,0,0,0,0,0,0,0,0,0,0,0,0,0,0,0,0,0,0,0,0,0,0,0,0,0,0,0,0,0,0,0,0,0,0,0,0,0,0,0,0,0,0,0,0,0,0,0"/>
                    </v:shape>
                  </v:group>
                  <v:rect id="Rectangle 1766391567" o:spid="_x0000_s1420" style="position:absolute;left:49159;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" filled="f" strokecolor="#0070c0" strokeweight="1pt"/>
                  <v:shape id="TextBox 75" o:spid="_x0000_s1421" type="#_x0000_t202" style="position:absolute;left:52876;top:41707;width:462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" filled="f" stroked="f">
                    <v:textbox style="mso-fit-shape-to-text:t">
                      <w:txbxContent>
                        <w:p w14:paraId="2FDB8835" w14:textId="77777777" w:rsidR="000517DE" w:rsidRDefault="000517DE" w:rsidP="004E014F">
                          <w:pPr>
                            <w:pStyle w:val="NormalWeb"/>
                            <w:spacing w:before="0" w:beforeAutospacing="0" w:after="0" w:afterAutospacing="0"/>
                            <w:jc w:val="center"/>
                            <w:rPr>
                              <w:sz w:val="24"/>
                            </w:rPr>
                          </w:pPr>
                          <w:r>
                            <w:rPr>
                              <w:rFonts w:hAnsi="Calibri" w:cstheme="minorBidi"/>
                              <w:b/>
                              <w:bCs/>
                              <w:color w:val="000000" w:themeColor="text1"/>
                              <w:kern w:val="24"/>
                              <w:sz w:val="14"/>
                              <w:szCs w:val="14"/>
                            </w:rPr>
                            <w:t>or</w:t>
                          </w:r>
                        </w:p>
                      </w:txbxContent>
                    </v:textbox>
                  </v:shape>
                  <v:rect id="Rectangle 1766391569" o:spid="_x0000_s1422" style="position:absolute;left:55777;top:39270;width:5341;height:6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" filled="f" strokecolor="#0070c0" strokeweight="1pt"/>
                  <v:shape id="Graphic 79" o:spid="_x0000_s1423" type="#_x0000_t75" style="position:absolute;left:2925;top:6224;width:2400;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">
                    <v:imagedata r:id="rId48" o:title=""/>
                  </v:shape>
                  <v:shape id="TextBox 80" o:spid="_x0000_s1424" type="#_x0000_t202" style="position:absolute;left:3866;top:6490;width:6137;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" filled="f" stroked="f">
                    <v:textbox style="mso-fit-shape-to-text:t">
                      <w:txbxContent>
                        <w:p w14:paraId="2640F47F"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Users</w:t>
                          </w:r>
                        </w:p>
                      </w:txbxContent>
                    </v:textbox>
                  </v:shape>
                  <v:shape id="Connector: Elbow 1766391572" o:spid="_x0000_s1425" type="#_x0000_t34" style="position:absolute;left:23920;top:23978;width:12141;height:1090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" strokecolor="gray [1629]" strokeweight="1.5pt">
                    <v:stroke startarrow="block"/>
                    <o:lock v:ext="edit" shapetype="f"/>
                  </v:shape>
                  <v:shape id="Connector: Elbow 1766391573" o:spid="_x0000_s1426" type="#_x0000_t34" style="position:absolute;left:39309;top:26420;width:12150;height:6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" strokecolor="gray [1629]" strokeweight="1.5pt">
                    <v:stroke startarrow="block"/>
                    <o:lock v:ext="edit" shapetype="f"/>
                  </v:shape>
                  <v:shape id="TextBox 83" o:spid="_x0000_s1427" type="#_x0000_t202" style="position:absolute;left:23736;top:26629;width:11246;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" filled="f" stroked="f">
                    <v:textbox style="mso-fit-shape-to-text:t">
                      <w:txbxContent>
                        <w:p w14:paraId="37D27634"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shape id="TextBox 84" o:spid="_x0000_s1428" type="#_x0000_t202" style="position:absolute;left:47036;top:26629;width:11245;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" filled="f" stroked="f">
                    <v:textbox style="mso-fit-shape-to-text:t">
                      <w:txbxContent>
                        <w:p w14:paraId="406B9C7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WVD Agent reverse connect</w:t>
                          </w:r>
                        </w:p>
                      </w:txbxContent>
                    </v:textbox>
                  </v:shape>
                  <v:group id="Group 1766391576" o:spid="_x0000_s1429" style="position:absolute;width:65785;height:51147" coordsize="65785,5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">
                    <v:rect id="Rectangle 1766391577" o:spid="_x0000_s1430" style="position:absolute;top:1331;width:65785;height:4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" filled="f" strokecolor="#00188d" strokeweight="1pt"/>
                    <v:rect id="Rectangle 1766391578" o:spid="_x0000_s1431" style="position:absolute;left:4298;width:56427;height:2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" fillcolor="#00188d" strokecolor="#00188d" strokeweight="1pt">
                      <v:textbox>
                        <w:txbxContent>
                          <w:p w14:paraId="73A99038" w14:textId="77777777" w:rsidR="000517DE" w:rsidRDefault="000517DE" w:rsidP="004E014F">
                            <w:pPr>
                              <w:pStyle w:val="NormalWeb"/>
                              <w:spacing w:before="0" w:beforeAutospacing="0" w:after="0" w:afterAutospacing="0"/>
                              <w:jc w:val="center"/>
                              <w:rPr>
                                <w:sz w:val="24"/>
                              </w:rPr>
                            </w:pPr>
                            <w:r>
                              <w:rPr>
                                <w:rFonts w:hAnsi="Calibri" w:cstheme="minorBidi"/>
                                <w:b/>
                                <w:bCs/>
                                <w:color w:val="FFFFFF" w:themeColor="light1"/>
                                <w:kern w:val="24"/>
                              </w:rPr>
                              <w:t>WVD Architecture</w:t>
                            </w:r>
                          </w:p>
                        </w:txbxContent>
                      </v:textbox>
                    </v:rect>
                  </v:group>
                  <v:group id="Group 1766391579" o:spid="_x0000_s1432" style="position:absolute;left:2184;top:33169;width:1705;height:3180" coordorigin="2184,33169" coordsize="3998,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">
                    <v:shape id="Freeform 35" o:spid="_x0000_s1433" style="position:absolute;left:2184;top:33169;width:2481;height:6662;visibility:visible;mso-wrap-style:square;v-text-anchor:top" coordsize="6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" path="m65,c4,,4,,4,,2,,,1,,4,,182,,182,,182v,2,2,4,4,4c65,186,65,186,65,186v2,,4,-2,4,-4c69,4,69,4,69,4,69,1,67,,65,xm34,152v-7,,-13,-6,-13,-14c21,131,27,125,34,125v8,,14,6,14,13c48,146,42,152,34,152xm59,83v,2,-1,4,-4,4c13,87,13,87,13,87v-2,,-3,-2,-3,-4c10,79,10,79,10,79v,-2,1,-4,3,-4c55,75,55,75,55,75v3,,4,2,4,4l59,83xm59,64v,2,-1,3,-4,3c13,67,13,67,13,67v-2,,-3,-1,-3,-3c10,60,10,60,10,60v,-2,1,-4,3,-4c55,56,55,56,55,56v3,,4,2,4,4l59,64xm59,44v,2,-1,4,-4,4c13,48,13,48,13,48v-2,,-3,-2,-3,-4c10,40,10,40,10,40v,-2,1,-4,3,-4c55,36,55,36,55,36v3,,4,2,4,4l59,44xm59,25v,2,-1,4,-4,4c13,29,13,29,13,29v-2,,-3,-2,-3,-4c10,21,10,21,10,21v,-2,1,-4,3,-4c55,17,55,17,55,17v3,,4,2,4,4l59,25xm59,25v,,,,,e" filled="f" stroked="f">
                      <v:path arrowok="t" o:connecttype="custom" o:connectlocs="233669,0;14380,0;0,14325;0,651805;14380,666130;233669,666130;248049,651805;248049,14325;233669,0;122227,544364;75493,494225;122227,447668;172556,494225;122227,544364;212100,297252;197720,311577;46734,311577;35949,297252;35949,282926;46734,268601;197720,268601;212100,282926;212100,297252;212100,229206;197720,239950;46734,239950;35949,229206;35949,214881;46734,200555;197720,200555;212100,214881;212100,229206;212100,157579;197720,171905;46734,171905;35949,157579;35949,143254;46734,128928;197720,128928;212100,143254;212100,157579;212100,89534;197720,103859;46734,103859;35949,89534;35949,75208;46734,60883;197720,60883;212100,75208;212100,89534;212100,89534;212100,89534" o:connectangles="0,0,0,0,0,0,0,0,0,0,0,0,0,0,0,0,0,0,0,0,0,0,0,0,0,0,0,0,0,0,0,0,0,0,0,0,0,0,0,0,0,0,0,0,0,0,0,0,0,0,0,0"/>
                      <o:lock v:ext="edit" verticies="t"/>
                    </v:shape>
                    <v:shape id="Freeform: Shape 1766391581" o:spid="_x0000_s1434" style="position:absolute;left:3129;top:37918;width:3054;height:2710;visibility:visible;mso-wrap-style:square;v-text-anchor:middle" coordsize="1438275,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" path="m7144,1133496v,-50768,,-101632,,-152400c7906,982525,8573,983953,9430,985287v762,1048,2095,2762,2762,2572c24860,984239,26289,971666,31718,962522,201740,678296,371570,393880,541496,109558,564166,71649,595503,43550,636270,26405,742379,-18458,845820,15832,909161,121084v168974,280797,336328,562546,504730,843724c1418368,972333,1415796,993288,1435989,981191v,54007,,107918,,161925c1434370,1140830,1431608,1136353,1431227,1136544v-4096,2095,-9716,4000,-11430,7620c1368171,1252463,1276064,1271989,1166527,1270656v-313849,-3810,-627793,-2477,-941642,-1715c134779,1269132,70580,1230841,28385,1152165v-4287,-7811,-667,-28194,-21241,-18669xm807149,518086v,-55436,952,-110967,-286,-166307c805720,300630,772478,266054,725900,264625v-49244,-1524,-87820,32385,-88773,84963c635127,460459,635318,571426,637127,682297v858,51435,41434,87915,88964,86296c770763,767164,805815,729541,806768,679630v1143,-53817,285,-107728,381,-161544xm846773,983287c849916,912040,796290,850794,729234,849079,658559,847270,599313,901181,596360,969952v-3048,72580,49816,129730,124016,134112c784955,1107874,843820,1051581,846773,983287xe" filled="f" stroked="f">
                      <v:stroke joinstyle="miter"/>
                      <v:path arrowok="t" o:connecttype="custom" o:connectlocs="1517,240636;1517,208282;2002,209172;2588,209718;6734,204339;114957,23259;135077,5606;193011,25706;300162,204824;304854,208302;304854,242678;303843,241283;301416,242901;247648,269754;47742,269390;6026,244599;1517,240636;171354,109987;171293,74681;154105,56179;135259,74216;135259,144848;154146,163169;171273,144282;171354,109987;179766,208747;154813,180255;126604,205916;152932,234388;179766,208747" o:connectangles="0,0,0,0,0,0,0,0,0,0,0,0,0,0,0,0,0,0,0,0,0,0,0,0,0,0,0,0,0,0"/>
                    </v:shape>
                  </v:group>
                  <v:rect id="Rectangle 1766391582" o:spid="_x0000_s1435" style="position:absolute;left:24099;top:33716;width:39266;height:14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" filled="f" strokecolor="#00b0f0" strokeweight="1pt">
                    <v:stroke dashstyle="dashDot"/>
                  </v:rect>
                  <v:group id="Group 1766391583" o:spid="_x0000_s1436" style="position:absolute;left:26436;top:47588;width:3227;height:1248" coordorigin="26436,47588" coordsize="3227,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">
                    <v:shape id="Shape 4566" o:spid="_x0000_s1437" style="position:absolute;left:28651;top:47824;width:1248;height:776;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shape id="Shape 4566" o:spid="_x0000_s1438" style="position:absolute;left:26201;top:47823;width:1248;height:777;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" path="m2732,20247v-624,1082,-1638,1082,-2262,c-157,19164,-157,17409,470,16317l9510,811v625,-1082,1639,-1082,2266,l20816,16317v627,1092,627,2837,,3930c20189,21329,19178,21329,18551,20247l10642,7530v,,-7910,12717,-7910,12717xe" filled="f" stroked="f" strokeweight=".25pt">
                      <v:stroke miterlimit="4" joinstyle="miter"/>
                      <v:path arrowok="t" o:extrusionok="f" o:connecttype="custom" o:connectlocs="62424,38824;62424,38824;62424,38824;62424,38824" o:connectangles="0,90,180,270"/>
                    </v:shape>
                  </v:group>
                  <v:shape id="TextBox 218" o:spid="_x0000_s1439" type="#_x0000_t202" style="position:absolute;left:23097;top:49257;width:1124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" filled="f" stroked="f">
                    <v:textbox style="mso-fit-shape-to-text:t">
                      <w:txbxContent>
                        <w:p w14:paraId="0A6B5C10"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4"/>
                              <w:szCs w:val="14"/>
                            </w:rPr>
                            <w:t>Virtual Network</w:t>
                          </w:r>
                        </w:p>
                      </w:txbxContent>
                    </v:textbox>
                  </v:shape>
                  <v:group id="Group 1766391587" o:spid="_x0000_s1440" style="position:absolute;left:14432;top:33876;width:8449;height:13576" coordorigin="14432,33876" coordsize="8448,13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">
                    <v:group id="Group 1766391588" o:spid="_x0000_s1441" style="position:absolute;left:17434;top:41558;width:2445;height:3543" coordorigin="17434,41558" coordsize="4036,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">
                      <v:shape id="Graphic 220" o:spid="_x0000_s1442" type="#_x0000_t75" style="position:absolute;left:17557;top:41558;width:3653;height:4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">
                        <v:imagedata r:id="rId57" o:title=""/>
                      </v:shape>
                      <v:group id="Group 1766391590" o:spid="_x0000_s1443" style="position:absolute;left:17434;top:45901;width:4037;height:1507" coordorigin="17434,45901" coordsize="4036,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">
                        <v:shape id="Freeform: Shape 1766391591" o:spid="_x0000_s1444" style="position:absolute;left:18874;top:46636;width:1131;height:772;visibility:visible;mso-wrap-style:square;v-text-anchor:middle" coordsize="113121,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" path="m690,c34654,83,68645,441,102609,83v8940,-83,12113,2511,11809,11643c113811,30074,113866,48449,114418,66797v248,8580,-2787,10981,-11091,10870c73032,77253,42738,77171,12443,77695,3173,77860,966,74605,938,65831,910,44752,2621,23645,,2621,110,1738,331,855,690,xe" filled="f" stroked="f" strokeweight=".07611mm">
                          <v:stroke joinstyle="miter"/>
                          <v:path arrowok="t" o:connecttype="custom" o:connectlocs="690,0;102609,83;114418,11726;114418,66797;103327,77667;12443,77695;938,65831;0,2621;690,0" o:connectangles="0,0,0,0,0,0,0,0,0"/>
                        </v:shape>
                        <v:shape id="Freeform: Shape 1766391592" o:spid="_x0000_s1445" style="position:absolute;left:20202;top:46803;width:1269;height:441;visibility:visible;mso-wrap-style:square;v-text-anchor:middle" coordsize="126916,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" path="m63127,44509v-17907,,-35813,-221,-53719,110c2869,44730,1020,42495,689,35983,-1270,171,-1463,171,34570,171v27094,,54188,303,81255,-166c124212,-133,126668,2406,126806,10848v551,33688,855,33688,-32005,33688c84233,44536,73666,44536,63127,44509xe" filled="f" stroked="f" strokeweight=".07611mm">
                          <v:stroke joinstyle="miter"/>
                          <v:path arrowok="t" o:connecttype="custom" o:connectlocs="63127,44510;9408,44620;689,35984;34570,171;115826,5;126807,10848;94802,44537;63127,44510" o:connectangles="0,0,0,0,0,0,0,0"/>
                        </v:shape>
                        <v:shape id="Freeform: Shape 1766391593" o:spid="_x0000_s1446" style="position:absolute;left:17434;top:46803;width:1242;height:441;visibility:visible;mso-wrap-style:square;v-text-anchor:middle" coordsize="124157,4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" path="m62355,44511v-17437,,-34874,-276,-52311,138c2925,44814,801,42441,497,35268,-1020,200,-1268,200,33854,200v27067,,54161,331,81227,-193c123689,-159,125758,2573,125869,10905v331,33606,634,33606,-33219,33606c82552,44511,72454,44511,62355,44511xe" filled="f" stroked="f" strokeweight=".07611mm">
                          <v:stroke joinstyle="miter"/>
                          <v:path arrowok="t" o:connecttype="custom" o:connectlocs="62355,44512;10044,44650;497,35269;33854,200;115081,7;125869,10905;92650,44512;62355,44512" o:connectangles="0,0,0,0,0,0,0,0"/>
                        </v:shape>
                        <v:shape id="Freeform: Shape 1766391594" o:spid="_x0000_s1447" style="position:absolute;left:19225;top:45901;width:441;height:524;visibility:visible;mso-wrap-style:square;v-text-anchor:middle" coordsize="44144,52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" path="m45386,27909v,26708,,26874,-26211,26680c-2235,54424,276,57928,,35993v,-910,,-1820,,-2731c,-481,,-205,33771,43v8691,55,12885,2014,11726,11450c44835,16873,45386,22419,45386,27909xe" filled="f" stroked="f" strokeweight=".07611mm">
                          <v:stroke joinstyle="miter"/>
                          <v:path arrowok="t" o:connecttype="custom" o:connectlocs="45387,27909;19175,54589;0,35993;0,33262;33772,43;45498,11493;45387,27909" o:connectangles="0,0,0,0,0,0,0"/>
                        </v:shape>
                      </v:group>
                    </v:group>
                    <v:shape id="TextBox 226" o:spid="_x0000_s1448" type="#_x0000_t202" style="position:absolute;left:14432;top:45452;width:844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" filled="f" stroked="f">
                      <v:textbox style="mso-fit-shape-to-text:t">
                        <w:txbxContent>
                          <w:p w14:paraId="4405481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Virtual Gateway</w:t>
                            </w:r>
                          </w:p>
                        </w:txbxContent>
                      </v:textbox>
                    </v:shape>
                    <v:shape id="Graphic 227" o:spid="_x0000_s1449" type="#_x0000_t75" style="position:absolute;left:16771;top:33876;width:3772;height:3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">
                      <v:imagedata r:id="rId58" o:title=""/>
                    </v:shape>
                    <v:shape id="TextBox 228" o:spid="_x0000_s1450" type="#_x0000_t202" style="position:absolute;left:14432;top:37591;width:8449;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" filled="f" stroked="f">
                      <v:textbox style="mso-fit-shape-to-text:t">
                        <w:txbxContent>
                          <w:p w14:paraId="6A20F16B"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4"/>
                                <w:szCs w:val="14"/>
                              </w:rPr>
                              <w:t>Azure Active Directive</w:t>
                            </w:r>
                          </w:p>
                        </w:txbxContent>
                      </v:textbox>
                    </v:shape>
                  </v:group>
                  <v:rect id="Rectangle 1766391598" o:spid="_x0000_s1451" style="position:absolute;left:25678;top:38907;width:5627;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" fillcolor="#f2f2f2 [3052]" stroked="f" strokeweight="1pt"/>
                  <v:shape id="TextBox 234" o:spid="_x0000_s1452" type="#_x0000_t202" style="position:absolute;left:23829;top:35961;width:492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" filled="f" stroked="f">
                    <v:textbox style="mso-fit-shape-to-text:t">
                      <w:txbxContent>
                        <w:p w14:paraId="345DFAE2" w14:textId="77777777" w:rsidR="000517DE" w:rsidRDefault="000517DE" w:rsidP="004E014F">
                          <w:pPr>
                            <w:pStyle w:val="NormalWeb"/>
                            <w:spacing w:before="0" w:beforeAutospacing="0" w:after="0" w:afterAutospacing="0"/>
                            <w:rPr>
                              <w:sz w:val="24"/>
                            </w:rPr>
                          </w:pPr>
                          <w:r>
                            <w:rPr>
                              <w:rFonts w:hAnsi="Calibri" w:cstheme="minorBidi"/>
                              <w:color w:val="000000" w:themeColor="text1"/>
                              <w:kern w:val="24"/>
                              <w:sz w:val="21"/>
                              <w:szCs w:val="21"/>
                            </w:rPr>
                            <w:t>NSG</w:t>
                          </w:r>
                        </w:p>
                      </w:txbxContent>
                    </v:textbox>
                  </v:shape>
                  <v:group id="Graphic 352" o:spid="_x0000_s1453" style="position:absolute;left:24879;top:38535;width:1389;height:1625" coordorigin="24879,38535" coordsize="6698,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">
                    <v:shape id="Freeform: Shape 1766391601" o:spid="_x0000_s1454" style="position:absolute;left:24879;top:38535;width:6699;height:7839;visibility:visible;mso-wrap-style:square;v-text-anchor:middle" coordsize="669864,78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" path="m347254,1527v16370,5009,27242,17714,39560,28342c433379,70122,487436,93537,548152,102577v17367,2586,34959,2769,52225,5864c635540,114732,664757,146597,666488,182390v3135,65338,4011,130756,-1935,195992c658608,443658,644763,507041,615240,566249,573358,650237,507675,709629,424665,751205v-19485,9753,-39642,17897,-59840,26001c345299,785045,326486,785065,306532,777593,241195,753119,181091,720196,130841,671127,74055,615705,39116,548047,20547,471410,5582,409758,1388,346986,1531,283827v81,-33839,-428,-67699,1934,-101477c6234,142484,40989,108970,81079,106832,153075,103004,219104,82461,275768,36283v3542,-2892,7146,-5742,10465,-8878c296882,17347,307428,7208,321294,1547v8653,-20,17306,-20,25960,-20xm48991,262876v,4846,20,8409,,11972c48645,336724,51679,398274,66257,458745v15311,63525,42818,120678,88039,168546c203223,679068,263816,711970,330110,735548v4011,1425,7819,713,11830,-713c363196,727302,383923,718547,404101,708489,505883,657709,572870,578425,601415,467582v13459,-52225,18691,-105387,19322,-159139c621206,267987,621694,227530,619312,187135v-1120,-18834,-15698,-31804,-34572,-32985c560409,152623,536241,149590,512399,144275,446451,129534,389115,98708,340413,51899v-4052,-3889,-6699,-3848,-10710,21c261291,117786,178383,149040,84602,154211v-17897,978,-32292,14416,-33840,32129c48502,212219,49887,238219,48991,262876xe" filled="f" stroked="f">
                      <v:stroke joinstyle="miter"/>
                      <v:path arrowok="t" o:connecttype="custom" o:connectlocs="347254,1527;386814,29869;548152,102577;600377,108441;666488,182390;664553,378382;615240,566249;424665,751205;364825,777206;306532,777593;130841,671127;20547,471410;1531,283827;3465,182350;81079,106832;275768,36283;286233,27405;321294,1547;347254,1527;48991,262876;48991,274848;66257,458745;154296,627291;330110,735548;341940,734835;404101,708489;601415,467582;620737,308443;619312,187135;584740,154150;512399,144275;340413,51899;329703,51920;84602,154211;50762,186340;48991,262876" o:connectangles="0,0,0,0,0,0,0,0,0,0,0,0,0,0,0,0,0,0,0,0,0,0,0,0,0,0,0,0,0,0,0,0,0,0,0,0"/>
                    </v:shape>
                    <v:shape id="Freeform: Shape 1766391602" o:spid="_x0000_s1455" style="position:absolute;left:26259;top:40490;width:3930;height:3929;visibility:visible;mso-wrap-style:square;v-text-anchor:middle" coordsize="392959,39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" path="m1527,196704c1649,88671,89363,1344,197559,1527v107952,184,195299,88080,194994,196236c392247,305735,304432,392838,196114,392553,88589,392268,1405,304534,1527,196704xm196948,345174v81483,20,148144,-66294,148226,-147492c345255,115608,279124,48968,197498,48907,115506,48845,48947,115058,48927,196765v-21,81932,66253,148389,148021,148409xe" filled="f" stroked="f">
                      <v:stroke joinstyle="miter"/>
                      <v:path arrowok="t" o:connecttype="custom" o:connectlocs="1527,196704;197560,1527;392554,197763;196114,392553;1527,196704;196949,345174;345175,197682;197499,48907;48927,196765;196949,345174" o:connectangles="0,0,0,0,0,0,0,0,0,0"/>
                    </v:shape>
                    <v:shape id="Freeform: Shape 1766391603" o:spid="_x0000_s1456" style="position:absolute;left:27223;top:41766;width:1975;height:1568;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" path="m67582,155261v5416,285,10934,-2260,15393,-6699c118463,113175,153911,77768,189278,42259v5639,-5660,8429,-12705,6963,-20808c194592,12207,189298,5508,180319,2760,170912,-111,162361,2027,155194,9234,127015,37536,98673,65674,70575,94057v-3319,3359,-5192,3970,-8633,163c55997,87623,49502,81494,43109,75284,32766,65226,17719,64961,8374,74551v-9427,9672,-9142,23782,997,34084c22402,121869,35596,134941,48728,148053v4907,4887,10771,7473,18854,7208xe" filled="f" stroked="f">
                      <v:stroke joinstyle="miter"/>
                      <v:path arrowok="t" o:connecttype="custom" o:connectlocs="67582,155262;82975,148563;189279,42259;196242,21451;180320,2760;155195,9234;70575,94058;61942,94221;43109,75284;8374,74551;9371,108636;48728,148054;67582,155262" o:connectangles="0,0,0,0,0,0,0,0,0,0,0,0,0"/>
                    </v:shape>
                    <v:shape id="Freeform: Shape 1766391604" o:spid="_x0000_s1457" style="position:absolute;left:27223;top:41766;width:1975;height:1567;visibility:visible;mso-wrap-style:square;v-text-anchor:middle" coordsize="197497,15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" path="m67575,155290v-8083,265,-13947,-2321,-18854,-7228c35588,134929,22395,121878,9364,108644,-755,98341,-1061,84231,8366,74560v9346,-9590,24392,-9325,34735,733c49474,81503,55969,87611,61935,94229v3441,3807,5294,3196,8633,-163c98665,65683,127007,37545,155187,9243v7187,-7207,15718,-9366,25125,-6474c189291,5517,194584,12216,196234,21460v1445,8124,-1324,15148,-6964,20808c153904,77777,118456,113205,82967,148571v-4459,4459,-9956,6984,-15392,6719xe" filled="f" stroked="f">
                      <v:stroke joinstyle="miter"/>
                      <v:path arrowok="t" o:connecttype="custom" o:connectlocs="67575,155291;48721,148063;9364,108645;8366,74560;43101,75293;61935,94230;70568,94067;155188,9243;180313,2769;196235,21460;189271,42268;82967,148572;67575,155291" o:connectangles="0,0,0,0,0,0,0,0,0,0,0,0,0"/>
                    </v:shape>
                  </v:group>
                  <v:group id="Group 1766391605" o:spid="_x0000_s1458" style="position:absolute;left:25123;top:39504;width:7680;height:5948" coordorigin="25123,39504" coordsize="7680,5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">
                    <v:shape id="Shape 4566" o:spid="_x0000_s1459" style="position:absolute;left:27980;top:40470;width:1248;height:777;rotation:6293997fd;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Shape 4566" o:spid="_x0000_s1460" style="position:absolute;left:28430;top:39741;width:1249;height:776;rotation:6293997fd;flip:x;visibility:visible;mso-wrap-style:square;v-text-anchor:middle" coordsize="21287,2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" path="m2732,20247v-624,1082,-1638,1082,-2262,c-157,19164,-157,17409,470,16317l9510,811v625,-1082,1639,-1082,2266,l20816,16317v627,1092,627,2837,,3930c20189,21329,19178,21329,18551,20247l10642,7530v,,-7910,12717,-7910,12717xe" fillcolor="#00b0f0" stroked="f" strokeweight=".25pt">
                      <v:stroke miterlimit="4" joinstyle="miter"/>
                      <v:path arrowok="t" o:extrusionok="f" o:connecttype="custom" o:connectlocs="62424,38824;62424,38824;62424,38824;62424,38824" o:connectangles="0,90,180,270"/>
                    </v:shape>
                    <v:shape id="TextBox 243" o:spid="_x0000_s1461" type="#_x0000_t202" style="position:absolute;left:25123;top:41198;width:7680;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" filled="f" stroked="f">
                      <v:textbox style="mso-fit-shape-to-text:t">
                        <w:txbxContent>
                          <w:p w14:paraId="6E642318" w14:textId="77777777" w:rsidR="000517DE" w:rsidRDefault="000517DE" w:rsidP="004E014F">
                            <w:pPr>
                              <w:pStyle w:val="NormalWeb"/>
                              <w:spacing w:before="0" w:beforeAutospacing="0" w:after="0" w:afterAutospacing="0"/>
                              <w:jc w:val="center"/>
                              <w:rPr>
                                <w:sz w:val="24"/>
                              </w:rPr>
                            </w:pPr>
                            <w:r>
                              <w:rPr>
                                <w:rFonts w:hAnsi="Calibri" w:cstheme="minorBidi"/>
                                <w:color w:val="0088B8"/>
                                <w:kern w:val="24"/>
                                <w:sz w:val="10"/>
                                <w:szCs w:val="10"/>
                              </w:rPr>
                              <w:t>Azure Bastion</w:t>
                            </w:r>
                          </w:p>
                        </w:txbxContent>
                      </v:textbox>
                    </v:shape>
                    <v:shape id="TextBox 245" o:spid="_x0000_s1462" type="#_x0000_t202" style="position:absolute;left:25801;top:42682;width:6144;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" filled="f" stroked="f">
                      <v:textbox style="mso-fit-shape-to-text:t">
                        <w:txbxContent>
                          <w:p w14:paraId="1A752E24"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2"/>
                                <w:szCs w:val="12"/>
                              </w:rPr>
                              <w:t>Azure Bastion Subnet</w:t>
                            </w:r>
                          </w:p>
                        </w:txbxContent>
                      </v:textbox>
                    </v:shape>
                  </v:group>
                  <v:shape id="Graphic 247" o:spid="_x0000_s1463" type="#_x0000_t75" style="position:absolute;left:5543;top:33774;width:1470;height:2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">
                    <v:imagedata r:id="rId59" o:title=""/>
                  </v:shape>
                  <v:shape id="TextBox 248" o:spid="_x0000_s1464" type="#_x0000_t202" style="position:absolute;left:3443;top:37783;width:4862;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" filled="f" stroked="f">
                    <v:textbox style="mso-fit-shape-to-text:t">
                      <w:txbxContent>
                        <w:p w14:paraId="3E696AA9"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Azure AD Connect</w:t>
                          </w:r>
                        </w:p>
                      </w:txbxContent>
                    </v:textbox>
                  </v:shape>
                  <v:shape id="Graphic 249" o:spid="_x0000_s1465" type="#_x0000_t75" style="position:absolute;left:2130;top:42190;width:2157;height: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">
                    <v:imagedata r:id="rId60" o:title=""/>
                  </v:shape>
                  <v:shape id="TextBox 251" o:spid="_x0000_s1466" type="#_x0000_t202" style="position:absolute;left:3936;top:44729;width:4194;height:1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" filled="f" stroked="f">
                    <v:textbox style="mso-fit-shape-to-text:t">
                      <w:txbxContent>
                        <w:p w14:paraId="0A49DDC3" w14:textId="77777777" w:rsidR="000517DE" w:rsidRDefault="000517DE" w:rsidP="004E014F">
                          <w:pPr>
                            <w:pStyle w:val="NormalWeb"/>
                            <w:spacing w:before="0" w:beforeAutospacing="0" w:after="0" w:afterAutospacing="0"/>
                            <w:jc w:val="center"/>
                            <w:rPr>
                              <w:sz w:val="24"/>
                            </w:rPr>
                          </w:pPr>
                          <w:r>
                            <w:rPr>
                              <w:rFonts w:hAnsi="Calibri" w:cstheme="minorBidi"/>
                              <w:color w:val="000000" w:themeColor="text1"/>
                              <w:kern w:val="24"/>
                              <w:sz w:val="10"/>
                              <w:szCs w:val="10"/>
                            </w:rPr>
                            <w:t>Gateway</w:t>
                          </w:r>
                        </w:p>
                      </w:txbxContent>
                    </v:textbox>
                  </v:shape>
                  <v:group id="Group 1766391614" o:spid="_x0000_s1467" style="position:absolute;left:5206;top:42761;width:2035;height:2035" coordorigin="5206,42761" coordsize="2034,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">
                    <v:oval id="Oval 1766391615" o:spid="_x0000_s1468" style="position:absolute;left:5206;top:42761;width:2035;height:2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" fillcolor="#00188f" stroked="f" strokeweight="1pt">
                      <v:stroke joinstyle="miter"/>
                    </v:oval>
                    <v:group id="Group 1766391616" o:spid="_x0000_s1469" style="position:absolute;left:5564;top:43119;width:1319;height:1319" coordorigin="5564,43119" coordsize="1319,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66391617" o:spid="_x0000_s1470" type="#_x0000_t13" style="position:absolute;left:6426;top:4354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" adj="10800" fillcolor="white [3212]" stroked="f" strokeweight="1pt"/>
                      <v:shape id="Arrow: Right 1766391618" o:spid="_x0000_s1471" type="#_x0000_t13" style="position:absolute;left:5564;top:43547;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" adj="10800" fillcolor="white [3212]" stroked="f" strokeweight="1pt"/>
                      <v:group id="Group 1766391619" o:spid="_x0000_s1472" style="position:absolute;left:5563;top:43550;width:1319;height:457;rotation:-90" coordorigin="5563,43550" coordsize="1319,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">
                        <v:shape id="Arrow: Right 1766391620" o:spid="_x0000_s1473" type="#_x0000_t13" style="position:absolute;left:6425;top:43550;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" adj="10800" fillcolor="white [3212]" stroked="f" strokeweight="1pt"/>
                        <v:shape id="Arrow: Right 1766391621" o:spid="_x0000_s1474" type="#_x0000_t13" style="position:absolute;left:5563;top:43550;width:457;height:4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" adj="10800" fillcolor="white [3212]" stroked="f" strokeweight="1pt"/>
                      </v:group>
                    </v:group>
                  </v:group>
                  <v:line id="Straight Connector 1766391622" o:spid="_x0000_s1475" style="position:absolute;visibility:visible;mso-wrap-style:square" from="3178,34669" to="5175,34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" strokecolor="black [3213]" strokeweight="1pt">
                    <v:stroke startarrow="block" joinstyle="miter"/>
                  </v:line>
                  <v:line id="Straight Connector 1766391623" o:spid="_x0000_s1476" style="position:absolute;flip:x;visibility:visible;mso-wrap-style:square" from="7013,35270" to="15965,35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" strokecolor="black [3213]" strokeweight="1pt">
                    <v:stroke startarrow="block" joinstyle="miter"/>
                    <o:lock v:ext="edit" shapetype="f"/>
                  </v:line>
                  <v:line id="Straight Connector 1766391624" o:spid="_x0000_s1477" style="position:absolute;visibility:visible;mso-wrap-style:square" from="7276,43776" to="16358,43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" strokecolor="black [3213]" strokeweight="1pt">
                    <v:stroke startarrow="block" endarrow="block" joinstyle="miter"/>
                  </v:line>
                  <v:shape id="Connector: Elbow 1766391625" o:spid="_x0000_s1478" type="#_x0000_t34" style="position:absolute;left:19721;top:42792;width:6355;height:54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" strokecolor="black [3213]" strokeweight="1pt">
                    <v:stroke startarrow="block" endarrow="block"/>
                  </v:shape>
                </v:group>
                <w10:wrap type="topAndBottom"/>
              </v:group>
            </w:pict>
          </mc:Fallback>
        </mc:AlternateContent>
      </w:r>
    </w:p>
    <w:p w14:paraId="2BB6D86D" w14:textId="57AB5C95" w:rsidR="00FD183E" w:rsidRDefault="00FD183E" w:rsidP="00FD183E"/>
    <w:p w14:paraId="23E952F9" w14:textId="1FEEBB2D" w:rsidR="00FD183E" w:rsidRPr="00FD183E" w:rsidRDefault="009E056B" w:rsidP="008310D3">
      <w:pPr>
        <w:pStyle w:val="Heading3"/>
      </w:pPr>
      <w:bookmarkStart w:id="181" w:name="_Toc43321909"/>
      <w:r w:rsidRPr="009E056B">
        <w:t>Migrate </w:t>
      </w:r>
      <w:r w:rsidR="00C57724">
        <w:t>–</w:t>
      </w:r>
      <w:r w:rsidR="00B55E77">
        <w:t xml:space="preserve"> </w:t>
      </w:r>
      <w:r w:rsidR="00DE5CE9">
        <w:t>RDS</w:t>
      </w:r>
      <w:r w:rsidR="00ED2BBA">
        <w:t xml:space="preserve"> workload</w:t>
      </w:r>
      <w:r w:rsidR="00DE5CE9">
        <w:t xml:space="preserve"> </w:t>
      </w:r>
      <w:r w:rsidRPr="009E056B">
        <w:t>to WVD</w:t>
      </w:r>
      <w:bookmarkEnd w:id="181"/>
      <w:r w:rsidRPr="009E056B">
        <w:t> </w:t>
      </w:r>
    </w:p>
    <w:p w14:paraId="77919CC7" w14:textId="6A7A06EA" w:rsidR="007A101C" w:rsidRDefault="00215175" w:rsidP="003964CC">
      <w:pPr>
        <w:spacing w:after="120" w:line="276" w:lineRule="auto"/>
        <w:jc w:val="both"/>
        <w:textAlignment w:val="baseline"/>
        <w:rPr>
          <w:rFonts w:ascii="Segoe UI" w:hAnsi="Segoe UI" w:cs="Segoe UI"/>
          <w:sz w:val="20"/>
          <w:szCs w:val="22"/>
        </w:rPr>
      </w:pPr>
      <w:r w:rsidRPr="00214586">
        <w:rPr>
          <w:rFonts w:ascii="Segoe UI" w:hAnsi="Segoe UI" w:cs="Segoe UI"/>
          <w:sz w:val="20"/>
          <w:szCs w:val="22"/>
        </w:rPr>
        <w:t>Whether it is m</w:t>
      </w:r>
      <w:r w:rsidR="007A101C" w:rsidRPr="00214586">
        <w:rPr>
          <w:rFonts w:ascii="Segoe UI" w:hAnsi="Segoe UI" w:cs="Segoe UI"/>
          <w:sz w:val="20"/>
          <w:szCs w:val="22"/>
        </w:rPr>
        <w:t>igrat</w:t>
      </w:r>
      <w:r w:rsidRPr="00214586">
        <w:rPr>
          <w:rFonts w:ascii="Segoe UI" w:hAnsi="Segoe UI" w:cs="Segoe UI"/>
          <w:sz w:val="20"/>
          <w:szCs w:val="22"/>
        </w:rPr>
        <w:t>ing</w:t>
      </w:r>
      <w:r w:rsidR="007A101C" w:rsidRPr="00214586">
        <w:rPr>
          <w:rFonts w:ascii="Segoe UI" w:hAnsi="Segoe UI" w:cs="Segoe UI"/>
          <w:sz w:val="20"/>
          <w:szCs w:val="22"/>
        </w:rPr>
        <w:t xml:space="preserve"> Remote Desktop Services (RDS) </w:t>
      </w:r>
      <w:r w:rsidRPr="00214586">
        <w:rPr>
          <w:rFonts w:ascii="Segoe UI" w:hAnsi="Segoe UI" w:cs="Segoe UI"/>
          <w:sz w:val="20"/>
          <w:szCs w:val="22"/>
        </w:rPr>
        <w:t>or</w:t>
      </w:r>
      <w:r w:rsidR="007A101C" w:rsidRPr="00214586">
        <w:rPr>
          <w:rFonts w:ascii="Segoe UI" w:hAnsi="Segoe UI" w:cs="Segoe UI"/>
          <w:sz w:val="20"/>
          <w:szCs w:val="22"/>
        </w:rPr>
        <w:t xml:space="preserve"> Virtual Desktop Infrastructure (VDI) environments to Windows Virtual Desktop, Azure enable</w:t>
      </w:r>
      <w:r w:rsidRPr="00214586">
        <w:rPr>
          <w:rFonts w:ascii="Segoe UI" w:hAnsi="Segoe UI" w:cs="Segoe UI"/>
          <w:sz w:val="20"/>
          <w:szCs w:val="22"/>
        </w:rPr>
        <w:t>s</w:t>
      </w:r>
      <w:r w:rsidR="007A101C" w:rsidRPr="00214586">
        <w:rPr>
          <w:rFonts w:ascii="Segoe UI" w:hAnsi="Segoe UI" w:cs="Segoe UI"/>
          <w:sz w:val="20"/>
          <w:szCs w:val="22"/>
        </w:rPr>
        <w:t xml:space="preserve"> to migrate existing virtual desktop workloads to Microsoft Azure</w:t>
      </w:r>
      <w:r w:rsidR="003964CC">
        <w:rPr>
          <w:rFonts w:ascii="Segoe UI" w:hAnsi="Segoe UI" w:cs="Segoe UI"/>
          <w:sz w:val="20"/>
          <w:szCs w:val="22"/>
        </w:rPr>
        <w:t xml:space="preserve"> a</w:t>
      </w:r>
      <w:r w:rsidR="007A101C" w:rsidRPr="00214586">
        <w:rPr>
          <w:rFonts w:ascii="Segoe UI" w:hAnsi="Segoe UI" w:cs="Segoe UI"/>
          <w:sz w:val="20"/>
          <w:szCs w:val="22"/>
        </w:rPr>
        <w:t>s part of Windows Virtual Desktop</w:t>
      </w:r>
      <w:r w:rsidRPr="00214586">
        <w:rPr>
          <w:rFonts w:ascii="Segoe UI" w:hAnsi="Segoe UI" w:cs="Segoe UI"/>
          <w:sz w:val="20"/>
          <w:szCs w:val="22"/>
        </w:rPr>
        <w:t xml:space="preserve"> even if </w:t>
      </w:r>
      <w:r w:rsidR="007A101C" w:rsidRPr="00214586">
        <w:rPr>
          <w:rFonts w:ascii="Segoe UI" w:hAnsi="Segoe UI" w:cs="Segoe UI"/>
          <w:sz w:val="20"/>
          <w:szCs w:val="22"/>
        </w:rPr>
        <w:t>you are working with a greenfield scenario (i.e. building a new environment from the ground up) or a brownfield scenario (i.e. transforming existing RDS resources and Windows 10 single-session virtual machines).</w:t>
      </w:r>
      <w:r w:rsidR="00F732EA">
        <w:rPr>
          <w:rFonts w:ascii="Segoe UI" w:hAnsi="Segoe UI" w:cs="Segoe UI"/>
          <w:sz w:val="20"/>
          <w:szCs w:val="22"/>
        </w:rPr>
        <w:t xml:space="preserve"> These migration processes are described below in this section.</w:t>
      </w:r>
    </w:p>
    <w:p w14:paraId="736179C0" w14:textId="7B590783" w:rsidR="007A101C" w:rsidRPr="00214586" w:rsidRDefault="007A101C" w:rsidP="003964CC">
      <w:pPr>
        <w:spacing w:after="80"/>
        <w:jc w:val="both"/>
        <w:textAlignment w:val="baseline"/>
        <w:rPr>
          <w:rFonts w:ascii="Segoe UI" w:hAnsi="Segoe UI" w:cs="Segoe UI"/>
          <w:b/>
          <w:bCs/>
          <w:sz w:val="20"/>
          <w:szCs w:val="28"/>
        </w:rPr>
      </w:pPr>
      <w:r w:rsidRPr="00214586">
        <w:rPr>
          <w:rFonts w:ascii="Segoe UI" w:hAnsi="Segoe UI" w:cs="Segoe UI"/>
          <w:b/>
          <w:bCs/>
          <w:sz w:val="20"/>
          <w:szCs w:val="28"/>
        </w:rPr>
        <w:t>Azure Migrate</w:t>
      </w:r>
    </w:p>
    <w:p w14:paraId="7D88BA33" w14:textId="153AF43E" w:rsidR="007A101C" w:rsidRPr="00214586" w:rsidRDefault="007A101C"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Azure Migrate is a free Azure service that helps you leverage Azure </w:t>
      </w:r>
      <w:r w:rsidR="00F522A9" w:rsidRPr="00214586">
        <w:rPr>
          <w:rFonts w:ascii="Segoe UI" w:hAnsi="Segoe UI" w:cs="Segoe UI"/>
          <w:sz w:val="20"/>
          <w:szCs w:val="20"/>
        </w:rPr>
        <w:t>I</w:t>
      </w:r>
      <w:r w:rsidRPr="00214586">
        <w:rPr>
          <w:rFonts w:ascii="Segoe UI" w:hAnsi="Segoe UI" w:cs="Segoe UI"/>
          <w:sz w:val="20"/>
          <w:szCs w:val="20"/>
        </w:rPr>
        <w:t>nfrastructure-as-a-service (IaaS) most efficiently.</w:t>
      </w:r>
    </w:p>
    <w:p w14:paraId="4984377E" w14:textId="2CDF99A4" w:rsidR="007A101C" w:rsidRPr="00214586" w:rsidRDefault="00F522A9"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w:t>
      </w:r>
      <w:r w:rsidR="007A101C" w:rsidRPr="00214586">
        <w:rPr>
          <w:rFonts w:ascii="Segoe UI" w:hAnsi="Segoe UI" w:cs="Segoe UI"/>
          <w:sz w:val="20"/>
          <w:szCs w:val="20"/>
        </w:rPr>
        <w:t>t offer</w:t>
      </w:r>
      <w:r w:rsidRPr="00214586">
        <w:rPr>
          <w:rFonts w:ascii="Segoe UI" w:hAnsi="Segoe UI" w:cs="Segoe UI"/>
          <w:sz w:val="20"/>
          <w:szCs w:val="20"/>
        </w:rPr>
        <w:t>s</w:t>
      </w:r>
      <w:r w:rsidR="007A101C" w:rsidRPr="00214586">
        <w:rPr>
          <w:rFonts w:ascii="Segoe UI" w:hAnsi="Segoe UI" w:cs="Segoe UI"/>
          <w:sz w:val="20"/>
          <w:szCs w:val="20"/>
        </w:rPr>
        <w:t>:</w:t>
      </w:r>
    </w:p>
    <w:p w14:paraId="7051AA19" w14:textId="021A4E33"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Assessments for readiness, sizing, and cost estimation</w:t>
      </w:r>
    </w:p>
    <w:p w14:paraId="07F777C6" w14:textId="277F647B"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Migration with near-zero downtime</w:t>
      </w:r>
    </w:p>
    <w:p w14:paraId="3BBA8F9E" w14:textId="0A45D605"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An Integrated experience with end-to-end progress tracking</w:t>
      </w:r>
    </w:p>
    <w:p w14:paraId="7F246C13" w14:textId="77777777" w:rsidR="007A101C" w:rsidRPr="00214586" w:rsidRDefault="007A101C" w:rsidP="00214586">
      <w:pPr>
        <w:pStyle w:val="ListParagraph"/>
        <w:numPr>
          <w:ilvl w:val="0"/>
          <w:numId w:val="146"/>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lastRenderedPageBreak/>
        <w:t>Your choice of tools with ISV integration (Lakeside - SysTrack)</w:t>
      </w:r>
    </w:p>
    <w:p w14:paraId="33530047" w14:textId="667FFEF2" w:rsidR="007A101C" w:rsidRPr="00214586" w:rsidRDefault="007A101C" w:rsidP="00214586">
      <w:pPr>
        <w:spacing w:after="0" w:line="276" w:lineRule="auto"/>
        <w:jc w:val="both"/>
        <w:textAlignment w:val="baseline"/>
        <w:rPr>
          <w:rFonts w:ascii="Segoe UI" w:hAnsi="Segoe UI" w:cs="Segoe UI"/>
          <w:b/>
          <w:bCs/>
          <w:sz w:val="20"/>
          <w:szCs w:val="20"/>
        </w:rPr>
      </w:pPr>
    </w:p>
    <w:p w14:paraId="123E6283" w14:textId="647CF8F6" w:rsidR="007A101C" w:rsidRPr="00214586" w:rsidRDefault="007A101C" w:rsidP="00214586">
      <w:pPr>
        <w:spacing w:after="120" w:line="276" w:lineRule="auto"/>
        <w:jc w:val="both"/>
        <w:textAlignment w:val="baseline"/>
        <w:rPr>
          <w:rFonts w:ascii="Segoe UI" w:hAnsi="Segoe UI" w:cs="Segoe UI"/>
          <w:b/>
          <w:bCs/>
          <w:sz w:val="20"/>
          <w:szCs w:val="20"/>
        </w:rPr>
      </w:pPr>
      <w:r w:rsidRPr="00214586">
        <w:rPr>
          <w:rFonts w:ascii="Segoe UI" w:hAnsi="Segoe UI" w:cs="Segoe UI"/>
          <w:b/>
          <w:bCs/>
          <w:sz w:val="20"/>
          <w:szCs w:val="20"/>
        </w:rPr>
        <w:t>Azure Migrate: Server Migration</w:t>
      </w:r>
    </w:p>
    <w:p w14:paraId="7E55F056" w14:textId="2967D4E7" w:rsidR="007A101C" w:rsidRPr="00D76E38" w:rsidRDefault="00D76E38" w:rsidP="00D76E38">
      <w:pPr>
        <w:spacing w:line="276" w:lineRule="auto"/>
        <w:jc w:val="both"/>
        <w:rPr>
          <w:rFonts w:ascii="Segoe UI" w:hAnsi="Segoe UI" w:cs="Segoe UI"/>
          <w:color w:val="333333"/>
          <w:sz w:val="20"/>
          <w:szCs w:val="20"/>
          <w:shd w:val="clear" w:color="auto" w:fill="FFFFFF"/>
        </w:rPr>
      </w:pPr>
      <w:r w:rsidRPr="00214586">
        <w:rPr>
          <w:rFonts w:ascii="Segoe UI" w:hAnsi="Segoe UI" w:cs="Segoe UI"/>
          <w:noProof/>
          <w:sz w:val="20"/>
          <w:szCs w:val="20"/>
        </w:rPr>
        <w:drawing>
          <wp:anchor distT="0" distB="0" distL="114300" distR="114300" simplePos="0" relativeHeight="251658241" behindDoc="0" locked="0" layoutInCell="1" allowOverlap="1" wp14:anchorId="3616469F" wp14:editId="306BDD60">
            <wp:simplePos x="0" y="0"/>
            <wp:positionH relativeFrom="column">
              <wp:posOffset>1264920</wp:posOffset>
            </wp:positionH>
            <wp:positionV relativeFrom="paragraph">
              <wp:posOffset>1111250</wp:posOffset>
            </wp:positionV>
            <wp:extent cx="3657600" cy="24231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57600" cy="2423160"/>
                    </a:xfrm>
                    <a:prstGeom prst="rect">
                      <a:avLst/>
                    </a:prstGeom>
                    <a:noFill/>
                    <a:ln>
                      <a:noFill/>
                    </a:ln>
                  </pic:spPr>
                </pic:pic>
              </a:graphicData>
            </a:graphic>
            <wp14:sizeRelV relativeFrom="margin">
              <wp14:pctHeight>0</wp14:pctHeight>
            </wp14:sizeRelV>
          </wp:anchor>
        </w:drawing>
      </w:r>
      <w:r w:rsidR="007A101C" w:rsidRPr="00D76E38">
        <w:rPr>
          <w:rFonts w:ascii="Segoe UI" w:hAnsi="Segoe UI" w:cs="Segoe UI"/>
          <w:sz w:val="20"/>
          <w:szCs w:val="20"/>
        </w:rPr>
        <w:t xml:space="preserve">Server Migration uses a management server that remains a replication server in your on-premises, physical, or AWS/Google Cloud environment. The management server replicates the specific drives of the virtual machines to your Azure storage blob account. After you start the migration process, virtual machines in your Azure IaaS environment will be created. </w:t>
      </w:r>
      <w:r w:rsidR="00215175" w:rsidRPr="00D76E38">
        <w:rPr>
          <w:rFonts w:ascii="Segoe UI" w:hAnsi="Segoe UI" w:cs="Segoe UI"/>
          <w:sz w:val="20"/>
          <w:szCs w:val="20"/>
        </w:rPr>
        <w:t>Click on hyperlinks f</w:t>
      </w:r>
      <w:r w:rsidR="007A101C" w:rsidRPr="00D76E38">
        <w:rPr>
          <w:rFonts w:ascii="Segoe UI" w:hAnsi="Segoe UI" w:cs="Segoe UI"/>
          <w:sz w:val="20"/>
          <w:szCs w:val="20"/>
        </w:rPr>
        <w:t xml:space="preserve">or information on how to start with Azure Migrate for </w:t>
      </w:r>
      <w:hyperlink r:id="rId62" w:tgtFrame="_blank" w:history="1">
        <w:r w:rsidR="007A101C" w:rsidRPr="00D76E38">
          <w:rPr>
            <w:rStyle w:val="Hyperlink"/>
            <w:rFonts w:ascii="Segoe UI" w:eastAsiaTheme="majorEastAsia" w:hAnsi="Segoe UI" w:cs="Segoe UI"/>
            <w:color w:val="146CAC"/>
            <w:sz w:val="20"/>
            <w:szCs w:val="20"/>
          </w:rPr>
          <w:t>VMware</w:t>
        </w:r>
      </w:hyperlink>
      <w:r w:rsidR="007A101C" w:rsidRPr="00D76E38">
        <w:rPr>
          <w:rFonts w:ascii="Segoe UI" w:hAnsi="Segoe UI" w:cs="Segoe UI"/>
          <w:color w:val="333333"/>
          <w:sz w:val="20"/>
          <w:szCs w:val="20"/>
          <w:shd w:val="clear" w:color="auto" w:fill="FFFFFF"/>
        </w:rPr>
        <w:t xml:space="preserve">, </w:t>
      </w:r>
      <w:hyperlink r:id="rId63" w:tgtFrame="_blank" w:history="1">
        <w:r w:rsidR="007A101C" w:rsidRPr="00D76E38">
          <w:rPr>
            <w:rStyle w:val="Hyperlink"/>
            <w:rFonts w:ascii="Segoe UI" w:eastAsiaTheme="majorEastAsia" w:hAnsi="Segoe UI" w:cs="Segoe UI"/>
            <w:color w:val="146CAC"/>
            <w:sz w:val="20"/>
            <w:szCs w:val="20"/>
          </w:rPr>
          <w:t>Physical</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 xml:space="preserve">and </w:t>
      </w:r>
      <w:hyperlink r:id="rId64" w:tgtFrame="_blank" w:history="1">
        <w:r w:rsidR="007A101C" w:rsidRPr="00D76E38">
          <w:rPr>
            <w:rStyle w:val="Hyperlink"/>
            <w:rFonts w:ascii="Segoe UI" w:eastAsiaTheme="majorEastAsia" w:hAnsi="Segoe UI" w:cs="Segoe UI"/>
            <w:color w:val="146CAC"/>
            <w:sz w:val="20"/>
            <w:szCs w:val="20"/>
          </w:rPr>
          <w:t>Hyper-V</w:t>
        </w:r>
      </w:hyperlink>
      <w:r w:rsidR="007A101C" w:rsidRPr="00D76E38">
        <w:rPr>
          <w:rStyle w:val="Hyperlink"/>
          <w:rFonts w:ascii="Segoe UI" w:eastAsiaTheme="majorEastAsia" w:hAnsi="Segoe UI" w:cs="Segoe UI"/>
          <w:color w:val="146CAC"/>
          <w:sz w:val="20"/>
          <w:szCs w:val="20"/>
        </w:rPr>
        <w:t xml:space="preserve"> </w:t>
      </w:r>
      <w:r w:rsidR="007A101C" w:rsidRPr="00D76E38">
        <w:rPr>
          <w:rFonts w:ascii="Segoe UI" w:hAnsi="Segoe UI" w:cs="Segoe UI"/>
          <w:sz w:val="20"/>
          <w:szCs w:val="20"/>
        </w:rPr>
        <w:t>on-premises workload</w:t>
      </w:r>
      <w:r w:rsidR="00215175" w:rsidRPr="00D76E38">
        <w:rPr>
          <w:rFonts w:ascii="Segoe UI" w:hAnsi="Segoe UI" w:cs="Segoe UI"/>
          <w:sz w:val="20"/>
          <w:szCs w:val="20"/>
        </w:rPr>
        <w:t>s.</w:t>
      </w:r>
    </w:p>
    <w:p w14:paraId="7835E6EE" w14:textId="4B990F70" w:rsidR="007D6924" w:rsidRDefault="007D6924" w:rsidP="00214586">
      <w:pPr>
        <w:spacing w:after="0" w:line="276" w:lineRule="auto"/>
        <w:jc w:val="both"/>
        <w:textAlignment w:val="baseline"/>
        <w:rPr>
          <w:rFonts w:ascii="Segoe UI" w:hAnsi="Segoe UI" w:cs="Segoe UI"/>
          <w:b/>
          <w:bCs/>
          <w:sz w:val="20"/>
          <w:szCs w:val="20"/>
        </w:rPr>
      </w:pPr>
    </w:p>
    <w:p w14:paraId="3F623140" w14:textId="77777777" w:rsidR="00D76E38" w:rsidRDefault="00D76E38" w:rsidP="00214586">
      <w:pPr>
        <w:spacing w:after="0" w:line="276" w:lineRule="auto"/>
        <w:jc w:val="both"/>
        <w:textAlignment w:val="baseline"/>
        <w:rPr>
          <w:rFonts w:ascii="Segoe UI" w:hAnsi="Segoe UI" w:cs="Segoe UI"/>
          <w:b/>
          <w:bCs/>
          <w:sz w:val="20"/>
          <w:szCs w:val="20"/>
        </w:rPr>
      </w:pPr>
    </w:p>
    <w:p w14:paraId="0F82D165" w14:textId="68844488" w:rsidR="00465210" w:rsidRPr="006D4EAF" w:rsidRDefault="00465210" w:rsidP="006D4EAF">
      <w:pPr>
        <w:pStyle w:val="Heading4"/>
      </w:pPr>
      <w:r w:rsidRPr="006D4EAF">
        <w:t>Migration Process</w:t>
      </w:r>
    </w:p>
    <w:p w14:paraId="7869CEF4" w14:textId="766EB0D5" w:rsidR="007D6924" w:rsidRPr="007D6924" w:rsidRDefault="007D6924" w:rsidP="006D4EAF">
      <w:pPr>
        <w:spacing w:after="120" w:line="276" w:lineRule="auto"/>
        <w:jc w:val="both"/>
        <w:textAlignment w:val="baseline"/>
        <w:rPr>
          <w:rFonts w:ascii="Segoe UI" w:hAnsi="Segoe UI" w:cs="Segoe UI"/>
          <w:bCs/>
          <w:sz w:val="20"/>
          <w:szCs w:val="20"/>
        </w:rPr>
      </w:pPr>
      <w:r w:rsidRPr="007D6924">
        <w:rPr>
          <w:rFonts w:ascii="Segoe UI" w:hAnsi="Segoe UI" w:cs="Segoe UI"/>
          <w:bCs/>
          <w:sz w:val="20"/>
          <w:szCs w:val="20"/>
        </w:rPr>
        <w:t>The standard process of migration is explained below</w:t>
      </w:r>
      <w:r>
        <w:rPr>
          <w:rFonts w:ascii="Segoe UI" w:hAnsi="Segoe UI" w:cs="Segoe UI"/>
          <w:bCs/>
          <w:sz w:val="20"/>
          <w:szCs w:val="20"/>
        </w:rPr>
        <w:t>:</w:t>
      </w:r>
    </w:p>
    <w:p w14:paraId="7FB7623F" w14:textId="18096973" w:rsidR="007A101C" w:rsidRPr="00AE60E2" w:rsidRDefault="005F2BB7"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AE60E2">
        <w:rPr>
          <w:rFonts w:ascii="Segoe UI" w:hAnsi="Segoe UI" w:cs="Segoe UI"/>
          <w:b/>
          <w:bCs/>
          <w:sz w:val="20"/>
          <w:szCs w:val="20"/>
        </w:rPr>
        <w:t>M</w:t>
      </w:r>
      <w:r w:rsidR="007A101C" w:rsidRPr="00AE60E2">
        <w:rPr>
          <w:rFonts w:ascii="Segoe UI" w:hAnsi="Segoe UI" w:cs="Segoe UI"/>
          <w:b/>
          <w:bCs/>
          <w:sz w:val="20"/>
          <w:szCs w:val="20"/>
        </w:rPr>
        <w:t>igration</w:t>
      </w:r>
      <w:r w:rsidRPr="00AE60E2">
        <w:rPr>
          <w:rFonts w:ascii="Segoe UI" w:hAnsi="Segoe UI" w:cs="Segoe UI"/>
          <w:b/>
          <w:bCs/>
          <w:sz w:val="20"/>
          <w:szCs w:val="20"/>
        </w:rPr>
        <w:t xml:space="preserve"> to Personal/Pooled Desktops</w:t>
      </w:r>
    </w:p>
    <w:p w14:paraId="394109E4" w14:textId="09DBA8A6" w:rsidR="007A101C" w:rsidRPr="00214586" w:rsidRDefault="00215175" w:rsidP="00214586">
      <w:pPr>
        <w:spacing w:after="0" w:line="276" w:lineRule="auto"/>
        <w:jc w:val="both"/>
        <w:rPr>
          <w:rFonts w:ascii="Segoe UI" w:hAnsi="Segoe UI" w:cs="Segoe UI"/>
          <w:sz w:val="20"/>
          <w:szCs w:val="20"/>
        </w:rPr>
      </w:pPr>
      <w:r w:rsidRPr="00214586">
        <w:rPr>
          <w:rFonts w:ascii="Segoe UI" w:hAnsi="Segoe UI" w:cs="Segoe UI"/>
          <w:sz w:val="20"/>
          <w:szCs w:val="20"/>
        </w:rPr>
        <w:t>Following are the</w:t>
      </w:r>
      <w:r w:rsidR="007A101C" w:rsidRPr="00214586">
        <w:rPr>
          <w:rFonts w:ascii="Segoe UI" w:hAnsi="Segoe UI" w:cs="Segoe UI"/>
          <w:sz w:val="20"/>
          <w:szCs w:val="20"/>
        </w:rPr>
        <w:t xml:space="preserve"> important steps you need to take to ensure a successful migration to personal and pooled desktops in Windows Virtual Desktop</w:t>
      </w:r>
      <w:r w:rsidRPr="00214586">
        <w:rPr>
          <w:rFonts w:ascii="Segoe UI" w:hAnsi="Segoe UI" w:cs="Segoe UI"/>
          <w:sz w:val="20"/>
          <w:szCs w:val="20"/>
        </w:rPr>
        <w:t>:</w:t>
      </w:r>
    </w:p>
    <w:p w14:paraId="0F25452D" w14:textId="304F1386" w:rsidR="007A101C" w:rsidRPr="00AE60E2" w:rsidRDefault="007A101C" w:rsidP="007D6924">
      <w:pPr>
        <w:pStyle w:val="ListParagraph"/>
        <w:numPr>
          <w:ilvl w:val="1"/>
          <w:numId w:val="227"/>
        </w:numPr>
        <w:spacing w:after="0" w:line="276" w:lineRule="auto"/>
        <w:ind w:left="900"/>
        <w:jc w:val="both"/>
        <w:textAlignment w:val="baseline"/>
        <w:rPr>
          <w:rFonts w:ascii="Segoe UI" w:hAnsi="Segoe UI" w:cs="Segoe UI"/>
          <w:bCs/>
          <w:i/>
          <w:sz w:val="20"/>
          <w:szCs w:val="20"/>
        </w:rPr>
      </w:pPr>
      <w:r w:rsidRPr="00AE60E2">
        <w:rPr>
          <w:rFonts w:ascii="Segoe UI" w:hAnsi="Segoe UI" w:cs="Segoe UI"/>
          <w:bCs/>
          <w:i/>
          <w:sz w:val="20"/>
          <w:szCs w:val="20"/>
        </w:rPr>
        <w:t>User identity</w:t>
      </w:r>
    </w:p>
    <w:p w14:paraId="23DB7E8E"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Sync user identities and password hash from on-premises Active Directory (AD) to Azure AD.</w:t>
      </w:r>
    </w:p>
    <w:p w14:paraId="3692D1B2" w14:textId="77777777" w:rsidR="007A101C" w:rsidRPr="00214586" w:rsidRDefault="007A101C" w:rsidP="007D6924">
      <w:pPr>
        <w:pStyle w:val="ListParagraph"/>
        <w:numPr>
          <w:ilvl w:val="1"/>
          <w:numId w:val="228"/>
        </w:numPr>
        <w:spacing w:line="276" w:lineRule="auto"/>
        <w:jc w:val="both"/>
        <w:rPr>
          <w:rFonts w:ascii="Segoe UI" w:hAnsi="Segoe UI" w:cs="Segoe UI"/>
          <w:sz w:val="20"/>
          <w:szCs w:val="20"/>
        </w:rPr>
      </w:pPr>
      <w:r w:rsidRPr="00214586">
        <w:rPr>
          <w:rFonts w:ascii="Segoe UI" w:hAnsi="Segoe UI" w:cs="Segoe UI"/>
          <w:sz w:val="20"/>
          <w:szCs w:val="20"/>
        </w:rPr>
        <w:t>Set up an AD instance on Azure or continue using on-premises AD via VPN or ExpressRoute.</w:t>
      </w:r>
    </w:p>
    <w:p w14:paraId="398377C6" w14:textId="77777777" w:rsidR="007A101C" w:rsidRPr="00214586" w:rsidRDefault="007A101C" w:rsidP="007D6924">
      <w:pPr>
        <w:pStyle w:val="ListParagraph"/>
        <w:numPr>
          <w:ilvl w:val="1"/>
          <w:numId w:val="228"/>
        </w:numPr>
        <w:spacing w:before="120" w:after="120" w:line="276" w:lineRule="auto"/>
        <w:contextualSpacing w:val="0"/>
        <w:jc w:val="both"/>
        <w:rPr>
          <w:rFonts w:ascii="Segoe UI" w:hAnsi="Segoe UI" w:cs="Segoe UI"/>
          <w:sz w:val="20"/>
          <w:szCs w:val="20"/>
        </w:rPr>
      </w:pPr>
      <w:r w:rsidRPr="00214586">
        <w:rPr>
          <w:rFonts w:ascii="Segoe UI" w:hAnsi="Segoe UI" w:cs="Segoe UI"/>
          <w:sz w:val="20"/>
          <w:szCs w:val="20"/>
        </w:rPr>
        <w:t>(Alternative) Set up Azure Active Directory Domain Services (Azure AD Domain Services).</w:t>
      </w:r>
    </w:p>
    <w:p w14:paraId="0396C62B" w14:textId="1F272EA0" w:rsidR="007A101C" w:rsidRPr="00AE60E2" w:rsidRDefault="007A101C" w:rsidP="007D6924">
      <w:pPr>
        <w:pStyle w:val="ListParagraph"/>
        <w:numPr>
          <w:ilvl w:val="1"/>
          <w:numId w:val="227"/>
        </w:numPr>
        <w:spacing w:before="120" w:after="0" w:line="276" w:lineRule="auto"/>
        <w:ind w:left="900"/>
        <w:contextualSpacing w:val="0"/>
        <w:jc w:val="both"/>
        <w:textAlignment w:val="baseline"/>
        <w:rPr>
          <w:rFonts w:ascii="Segoe UI" w:hAnsi="Segoe UI" w:cs="Segoe UI"/>
          <w:bCs/>
          <w:i/>
          <w:sz w:val="20"/>
          <w:szCs w:val="20"/>
        </w:rPr>
      </w:pPr>
      <w:r w:rsidRPr="00AE60E2">
        <w:rPr>
          <w:rFonts w:ascii="Segoe UI" w:hAnsi="Segoe UI" w:cs="Segoe UI"/>
          <w:bCs/>
          <w:i/>
          <w:sz w:val="20"/>
          <w:szCs w:val="20"/>
        </w:rPr>
        <w:t>Virtual Machines</w:t>
      </w:r>
    </w:p>
    <w:p w14:paraId="4A3D0DED" w14:textId="77777777" w:rsidR="007A101C" w:rsidRPr="00214586" w:rsidRDefault="007A101C" w:rsidP="007D6924">
      <w:pPr>
        <w:pStyle w:val="ListParagraph"/>
        <w:numPr>
          <w:ilvl w:val="1"/>
          <w:numId w:val="229"/>
        </w:numPr>
        <w:spacing w:after="0" w:line="276" w:lineRule="auto"/>
        <w:jc w:val="both"/>
        <w:textAlignment w:val="baseline"/>
        <w:rPr>
          <w:rStyle w:val="Hyperlink"/>
          <w:rFonts w:ascii="Segoe UI" w:hAnsi="Segoe UI" w:cs="Segoe UI"/>
          <w:b/>
          <w:bCs/>
          <w:color w:val="auto"/>
          <w:sz w:val="20"/>
          <w:szCs w:val="20"/>
          <w:u w:val="none"/>
        </w:rPr>
      </w:pPr>
      <w:r w:rsidRPr="00214586">
        <w:rPr>
          <w:rFonts w:ascii="Segoe UI" w:hAnsi="Segoe UI" w:cs="Segoe UI"/>
          <w:sz w:val="20"/>
          <w:szCs w:val="20"/>
        </w:rPr>
        <w:t xml:space="preserve">Lift and shift virtual machines from your on-premises environments with </w:t>
      </w:r>
      <w:r w:rsidRPr="00214586">
        <w:rPr>
          <w:rFonts w:ascii="Segoe UI" w:hAnsi="Segoe UI" w:cs="Segoe UI"/>
          <w:sz w:val="20"/>
          <w:szCs w:val="20"/>
        </w:rPr>
        <w:fldChar w:fldCharType="begin"/>
      </w:r>
      <w:r w:rsidRPr="00214586">
        <w:rPr>
          <w:rFonts w:ascii="Segoe UI" w:hAnsi="Segoe UI" w:cs="Segoe UI"/>
          <w:sz w:val="20"/>
          <w:szCs w:val="20"/>
        </w:rPr>
        <w:instrText xml:space="preserve"> HYPERLINK "https://azure.microsoft.com/en-us/blog/introducing-the-new-azure-migrate-a-hub-for-your-migration-needs/" \t "_blank" </w:instrText>
      </w:r>
      <w:r w:rsidRPr="00214586">
        <w:rPr>
          <w:rFonts w:ascii="Segoe UI" w:hAnsi="Segoe UI" w:cs="Segoe UI"/>
          <w:sz w:val="20"/>
          <w:szCs w:val="20"/>
        </w:rPr>
        <w:fldChar w:fldCharType="separate"/>
      </w:r>
      <w:r w:rsidRPr="00214586">
        <w:rPr>
          <w:rStyle w:val="Hyperlink"/>
          <w:rFonts w:ascii="Segoe UI" w:hAnsi="Segoe UI" w:cs="Segoe UI"/>
          <w:sz w:val="20"/>
          <w:szCs w:val="20"/>
        </w:rPr>
        <w:t>Azure Migrate: Server Migration.</w:t>
      </w:r>
    </w:p>
    <w:p w14:paraId="234C20AE" w14:textId="77777777" w:rsidR="007A101C" w:rsidRPr="00214586" w:rsidRDefault="007A101C" w:rsidP="007D6924">
      <w:pPr>
        <w:pStyle w:val="ListParagraph"/>
        <w:numPr>
          <w:ilvl w:val="1"/>
          <w:numId w:val="229"/>
        </w:numPr>
        <w:spacing w:line="276" w:lineRule="auto"/>
        <w:jc w:val="both"/>
        <w:rPr>
          <w:rFonts w:ascii="Segoe UI" w:hAnsi="Segoe UI" w:cs="Segoe UI"/>
          <w:sz w:val="20"/>
          <w:szCs w:val="20"/>
        </w:rPr>
      </w:pPr>
      <w:r w:rsidRPr="00214586">
        <w:rPr>
          <w:rFonts w:ascii="Segoe UI" w:hAnsi="Segoe UI" w:cs="Segoe UI"/>
          <w:sz w:val="20"/>
          <w:szCs w:val="20"/>
        </w:rPr>
        <w:fldChar w:fldCharType="end"/>
      </w:r>
      <w:r w:rsidRPr="00214586">
        <w:rPr>
          <w:rFonts w:ascii="Segoe UI" w:hAnsi="Segoe UI" w:cs="Segoe UI"/>
          <w:sz w:val="20"/>
          <w:szCs w:val="20"/>
        </w:rPr>
        <w:t>Bring your on-premises Windows Server or Desktop images and create new virtual machines on Azure.</w:t>
      </w:r>
    </w:p>
    <w:p w14:paraId="3A8E760C" w14:textId="77777777" w:rsidR="007A101C" w:rsidRPr="00214586" w:rsidRDefault="007A101C" w:rsidP="007D6924">
      <w:pPr>
        <w:pStyle w:val="ListParagraph"/>
        <w:numPr>
          <w:ilvl w:val="1"/>
          <w:numId w:val="229"/>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Register your new virtual machines with the Windows Virtual Desktop brokering service.</w:t>
      </w:r>
    </w:p>
    <w:p w14:paraId="0653851A" w14:textId="755462ED" w:rsidR="007A101C" w:rsidRPr="00AE60E2" w:rsidRDefault="007A101C" w:rsidP="007D6924">
      <w:pPr>
        <w:pStyle w:val="ListParagraph"/>
        <w:numPr>
          <w:ilvl w:val="1"/>
          <w:numId w:val="227"/>
        </w:numPr>
        <w:spacing w:after="0" w:line="276" w:lineRule="auto"/>
        <w:ind w:left="900"/>
        <w:contextualSpacing w:val="0"/>
        <w:jc w:val="both"/>
        <w:textAlignment w:val="baseline"/>
        <w:rPr>
          <w:rFonts w:ascii="Segoe UI" w:hAnsi="Segoe UI" w:cs="Segoe UI"/>
          <w:bCs/>
          <w:i/>
          <w:sz w:val="20"/>
          <w:szCs w:val="20"/>
        </w:rPr>
      </w:pPr>
      <w:r w:rsidRPr="00AE60E2">
        <w:rPr>
          <w:rFonts w:ascii="Segoe UI" w:hAnsi="Segoe UI" w:cs="Segoe UI"/>
          <w:bCs/>
          <w:i/>
          <w:sz w:val="20"/>
          <w:szCs w:val="20"/>
        </w:rPr>
        <w:t>Networking</w:t>
      </w:r>
    </w:p>
    <w:p w14:paraId="4D25E8A6" w14:textId="77777777" w:rsidR="007A101C" w:rsidRPr="007D6924" w:rsidRDefault="007A101C" w:rsidP="00AE60E2">
      <w:pPr>
        <w:pStyle w:val="ListParagraph"/>
        <w:numPr>
          <w:ilvl w:val="1"/>
          <w:numId w:val="230"/>
        </w:numPr>
        <w:spacing w:after="120" w:line="276" w:lineRule="auto"/>
        <w:contextualSpacing w:val="0"/>
        <w:jc w:val="both"/>
        <w:textAlignment w:val="baseline"/>
        <w:rPr>
          <w:rFonts w:ascii="Segoe UI" w:hAnsi="Segoe UI" w:cs="Segoe UI"/>
          <w:b/>
          <w:bCs/>
          <w:sz w:val="20"/>
          <w:szCs w:val="20"/>
        </w:rPr>
      </w:pPr>
      <w:r w:rsidRPr="007D6924">
        <w:rPr>
          <w:rFonts w:ascii="Segoe UI" w:hAnsi="Segoe UI" w:cs="Segoe UI"/>
          <w:sz w:val="20"/>
          <w:szCs w:val="20"/>
        </w:rPr>
        <w:t xml:space="preserve">Configure your </w:t>
      </w:r>
      <w:hyperlink r:id="rId65" w:tgtFrame="_blank" w:history="1">
        <w:r w:rsidRPr="007D6924">
          <w:rPr>
            <w:rStyle w:val="Hyperlink"/>
            <w:rFonts w:ascii="Segoe UI" w:hAnsi="Segoe UI" w:cs="Segoe UI"/>
            <w:sz w:val="20"/>
            <w:szCs w:val="20"/>
          </w:rPr>
          <w:t>Azure Virtual Network (VNet)</w:t>
        </w:r>
      </w:hyperlink>
      <w:r w:rsidRPr="007D6924">
        <w:rPr>
          <w:rFonts w:ascii="Segoe UI" w:hAnsi="Segoe UI" w:cs="Segoe UI"/>
          <w:sz w:val="20"/>
          <w:szCs w:val="20"/>
        </w:rPr>
        <w:t xml:space="preserve"> and subnets</w:t>
      </w:r>
      <w:r w:rsidRPr="007D6924">
        <w:rPr>
          <w:rFonts w:ascii="Segoe UI" w:hAnsi="Segoe UI" w:cs="Segoe UI"/>
          <w:color w:val="333333"/>
          <w:sz w:val="20"/>
          <w:szCs w:val="20"/>
          <w:lang w:eastAsia="en-IN"/>
        </w:rPr>
        <w:t>.</w:t>
      </w:r>
    </w:p>
    <w:p w14:paraId="425AF69B" w14:textId="72C95C6E" w:rsidR="007A101C" w:rsidRPr="00AE60E2" w:rsidRDefault="007A101C" w:rsidP="007D6924">
      <w:pPr>
        <w:pStyle w:val="ListParagraph"/>
        <w:numPr>
          <w:ilvl w:val="1"/>
          <w:numId w:val="227"/>
        </w:numPr>
        <w:spacing w:after="0" w:line="276" w:lineRule="auto"/>
        <w:ind w:left="900"/>
        <w:contextualSpacing w:val="0"/>
        <w:jc w:val="both"/>
        <w:textAlignment w:val="baseline"/>
        <w:rPr>
          <w:rFonts w:ascii="Segoe UI" w:hAnsi="Segoe UI" w:cs="Segoe UI"/>
          <w:bCs/>
          <w:i/>
          <w:sz w:val="20"/>
          <w:szCs w:val="20"/>
        </w:rPr>
      </w:pPr>
      <w:r w:rsidRPr="00AE60E2">
        <w:rPr>
          <w:rFonts w:ascii="Segoe UI" w:hAnsi="Segoe UI" w:cs="Segoe UI"/>
          <w:bCs/>
          <w:i/>
          <w:sz w:val="20"/>
          <w:szCs w:val="20"/>
        </w:rPr>
        <w:t>User and application data</w:t>
      </w:r>
    </w:p>
    <w:p w14:paraId="36B36B08" w14:textId="77777777" w:rsidR="007A101C" w:rsidRPr="00214586" w:rsidRDefault="007A101C" w:rsidP="007D6924">
      <w:pPr>
        <w:pStyle w:val="ListParagraph"/>
        <w:numPr>
          <w:ilvl w:val="1"/>
          <w:numId w:val="231"/>
        </w:numPr>
        <w:spacing w:line="276" w:lineRule="auto"/>
        <w:jc w:val="both"/>
        <w:rPr>
          <w:rFonts w:ascii="Segoe UI" w:hAnsi="Segoe UI" w:cs="Segoe UI"/>
          <w:sz w:val="20"/>
          <w:szCs w:val="20"/>
        </w:rPr>
      </w:pPr>
      <w:r w:rsidRPr="00214586">
        <w:rPr>
          <w:rFonts w:ascii="Segoe UI" w:hAnsi="Segoe UI" w:cs="Segoe UI"/>
          <w:sz w:val="20"/>
          <w:szCs w:val="20"/>
        </w:rPr>
        <w:lastRenderedPageBreak/>
        <w:t>Since UPDs are not supported on Windows Virtual Desktop, convert your UPD profiles into FSLogix Profile Containers.</w:t>
      </w:r>
    </w:p>
    <w:p w14:paraId="1C1DD9C4" w14:textId="77777777" w:rsidR="007A101C" w:rsidRPr="00214586" w:rsidRDefault="007A101C" w:rsidP="007D6924">
      <w:pPr>
        <w:pStyle w:val="ListParagraph"/>
        <w:numPr>
          <w:ilvl w:val="1"/>
          <w:numId w:val="231"/>
        </w:numPr>
        <w:spacing w:after="120" w:line="276" w:lineRule="auto"/>
        <w:contextualSpacing w:val="0"/>
        <w:jc w:val="both"/>
        <w:rPr>
          <w:rFonts w:ascii="Segoe UI" w:hAnsi="Segoe UI" w:cs="Segoe UI"/>
          <w:sz w:val="20"/>
          <w:szCs w:val="20"/>
        </w:rPr>
      </w:pPr>
      <w:r w:rsidRPr="00214586">
        <w:rPr>
          <w:rFonts w:ascii="Segoe UI" w:hAnsi="Segoe UI" w:cs="Segoe UI"/>
          <w:sz w:val="20"/>
          <w:szCs w:val="20"/>
        </w:rPr>
        <w:t xml:space="preserve">Prepare your </w:t>
      </w:r>
      <w:hyperlink r:id="rId66" w:tgtFrame="_blank" w:history="1">
        <w:r w:rsidRPr="00214586">
          <w:rPr>
            <w:rStyle w:val="Hyperlink"/>
            <w:rFonts w:ascii="Segoe UI" w:hAnsi="Segoe UI" w:cs="Segoe UI"/>
            <w:sz w:val="20"/>
            <w:szCs w:val="20"/>
          </w:rPr>
          <w:t>Azure Files</w:t>
        </w:r>
      </w:hyperlink>
      <w:r w:rsidRPr="00214586">
        <w:rPr>
          <w:rFonts w:ascii="Segoe UI" w:hAnsi="Segoe UI" w:cs="Segoe UI"/>
          <w:sz w:val="20"/>
          <w:szCs w:val="20"/>
        </w:rPr>
        <w:t xml:space="preserve"> or </w:t>
      </w:r>
      <w:hyperlink r:id="rId67" w:tgtFrame="_blank" w:history="1">
        <w:r w:rsidRPr="00214586">
          <w:rPr>
            <w:rStyle w:val="Hyperlink"/>
            <w:rFonts w:ascii="Segoe UI" w:hAnsi="Segoe UI" w:cs="Segoe UI"/>
            <w:sz w:val="20"/>
            <w:szCs w:val="20"/>
          </w:rPr>
          <w:t>Azure NetApp</w:t>
        </w:r>
        <w:r w:rsidRPr="00214586">
          <w:rPr>
            <w:rFonts w:ascii="Segoe UI" w:hAnsi="Segoe UI" w:cs="Segoe UI"/>
            <w:sz w:val="20"/>
            <w:szCs w:val="20"/>
          </w:rPr>
          <w:t xml:space="preserve"> file</w:t>
        </w:r>
      </w:hyperlink>
      <w:r w:rsidRPr="00214586">
        <w:rPr>
          <w:rFonts w:ascii="Segoe UI" w:hAnsi="Segoe UI" w:cs="Segoe UI"/>
          <w:sz w:val="20"/>
          <w:szCs w:val="20"/>
        </w:rPr>
        <w:t xml:space="preserve"> shares to </w:t>
      </w:r>
      <w:hyperlink r:id="rId68" w:tgtFrame="_blank" w:history="1">
        <w:r w:rsidRPr="00214586">
          <w:rPr>
            <w:rStyle w:val="Hyperlink"/>
            <w:rFonts w:ascii="Segoe UI" w:hAnsi="Segoe UI" w:cs="Segoe UI"/>
            <w:sz w:val="20"/>
            <w:szCs w:val="20"/>
          </w:rPr>
          <w:t>store your profiles</w:t>
        </w:r>
      </w:hyperlink>
      <w:r w:rsidRPr="00214586">
        <w:rPr>
          <w:rFonts w:ascii="Segoe UI" w:hAnsi="Segoe UI" w:cs="Segoe UI"/>
          <w:sz w:val="20"/>
          <w:szCs w:val="20"/>
        </w:rPr>
        <w:t>.</w:t>
      </w:r>
    </w:p>
    <w:p w14:paraId="4037EF19" w14:textId="5D0028AE" w:rsidR="007A101C" w:rsidRPr="00AE60E2" w:rsidRDefault="007A101C" w:rsidP="007D6924">
      <w:pPr>
        <w:pStyle w:val="ListParagraph"/>
        <w:numPr>
          <w:ilvl w:val="1"/>
          <w:numId w:val="227"/>
        </w:numPr>
        <w:spacing w:after="0" w:line="276" w:lineRule="auto"/>
        <w:ind w:left="900"/>
        <w:jc w:val="both"/>
        <w:textAlignment w:val="baseline"/>
        <w:rPr>
          <w:rFonts w:ascii="Segoe UI" w:hAnsi="Segoe UI" w:cs="Segoe UI"/>
          <w:bCs/>
          <w:i/>
          <w:sz w:val="20"/>
          <w:szCs w:val="20"/>
        </w:rPr>
      </w:pPr>
      <w:r w:rsidRPr="00AE60E2">
        <w:rPr>
          <w:rFonts w:ascii="Segoe UI" w:hAnsi="Segoe UI" w:cs="Segoe UI"/>
          <w:bCs/>
          <w:i/>
          <w:sz w:val="20"/>
          <w:szCs w:val="20"/>
        </w:rPr>
        <w:t>Client (end user) endpoint capabilities</w:t>
      </w:r>
    </w:p>
    <w:p w14:paraId="3CDC6314" w14:textId="77777777" w:rsidR="007A101C" w:rsidRPr="00214586" w:rsidRDefault="007A101C" w:rsidP="00AE60E2">
      <w:pPr>
        <w:pStyle w:val="ListParagraph"/>
        <w:numPr>
          <w:ilvl w:val="1"/>
          <w:numId w:val="232"/>
        </w:numPr>
        <w:spacing w:line="276" w:lineRule="auto"/>
        <w:contextualSpacing w:val="0"/>
        <w:jc w:val="both"/>
        <w:rPr>
          <w:rFonts w:ascii="Segoe UI" w:hAnsi="Segoe UI" w:cs="Segoe UI"/>
          <w:sz w:val="20"/>
          <w:szCs w:val="20"/>
        </w:rPr>
      </w:pPr>
      <w:r w:rsidRPr="00214586">
        <w:rPr>
          <w:rFonts w:ascii="Segoe UI" w:hAnsi="Segoe UI" w:cs="Segoe UI"/>
          <w:sz w:val="20"/>
          <w:szCs w:val="20"/>
        </w:rPr>
        <w:t xml:space="preserve">Download and install the WVD Windows or MacOS client or use the HTML5 web client or use the mobile RD clients available through Google Play or Apple App Store. (Did you know that the </w:t>
      </w:r>
      <w:hyperlink r:id="rId69" w:tgtFrame="_blank" w:history="1">
        <w:r w:rsidRPr="00214586">
          <w:rPr>
            <w:rStyle w:val="Hyperlink"/>
            <w:rFonts w:ascii="Segoe UI" w:hAnsi="Segoe UI" w:cs="Segoe UI"/>
            <w:sz w:val="20"/>
            <w:szCs w:val="20"/>
          </w:rPr>
          <w:t>RD Client iOS</w:t>
        </w:r>
      </w:hyperlink>
      <w:r w:rsidRPr="00214586">
        <w:rPr>
          <w:rFonts w:ascii="Segoe UI" w:hAnsi="Segoe UI" w:cs="Segoe UI"/>
          <w:sz w:val="20"/>
          <w:szCs w:val="20"/>
        </w:rPr>
        <w:t xml:space="preserve"> app for Apple is now available?)</w:t>
      </w:r>
    </w:p>
    <w:p w14:paraId="6DD1DDAA" w14:textId="77777777" w:rsidR="007A101C" w:rsidRPr="00214586" w:rsidRDefault="007A101C"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214586">
        <w:rPr>
          <w:rFonts w:ascii="Segoe UI" w:hAnsi="Segoe UI" w:cs="Segoe UI"/>
          <w:b/>
          <w:bCs/>
          <w:sz w:val="20"/>
          <w:szCs w:val="20"/>
        </w:rPr>
        <w:t>Migrate existing user profiles to FSLogix Profile Containers</w:t>
      </w:r>
    </w:p>
    <w:p w14:paraId="2731B613" w14:textId="77777777" w:rsidR="007A101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To provide a good migration path between your existing profile solution and Profile Container, we have created a migration script that is currently available as a Private Preview. To gain access to the Private Preview, complete this </w:t>
      </w:r>
      <w:hyperlink r:id="rId70" w:tgtFrame="_blank" w:history="1">
        <w:r w:rsidRPr="00214586">
          <w:rPr>
            <w:rStyle w:val="Hyperlink"/>
            <w:rFonts w:ascii="Segoe UI" w:hAnsi="Segoe UI" w:cs="Segoe UI"/>
            <w:sz w:val="20"/>
            <w:szCs w:val="20"/>
          </w:rPr>
          <w:t>registration form</w:t>
        </w:r>
      </w:hyperlink>
      <w:r w:rsidRPr="00214586">
        <w:rPr>
          <w:rFonts w:ascii="Segoe UI" w:hAnsi="Segoe UI" w:cs="Segoe UI"/>
          <w:sz w:val="20"/>
          <w:szCs w:val="20"/>
        </w:rPr>
        <w:t>.</w:t>
      </w:r>
    </w:p>
    <w:p w14:paraId="3922BF5C" w14:textId="77777777"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The migration script will allow you to perform mass conversions of user profiles from various (specified) types to FSLogix based Profile Containers at scale. Here are some details about the tool code base and structure of the code with the commands to be executed, as well as detailed examples.</w:t>
      </w:r>
    </w:p>
    <w:p w14:paraId="0513F8B4" w14:textId="77777777" w:rsidR="007A101C" w:rsidRPr="00214586" w:rsidRDefault="007A101C"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214586">
        <w:rPr>
          <w:rFonts w:ascii="Segoe UI" w:hAnsi="Segoe UI" w:cs="Segoe UI"/>
          <w:b/>
          <w:bCs/>
          <w:sz w:val="20"/>
          <w:szCs w:val="20"/>
        </w:rPr>
        <w:t>Make existing RDS or VDI hosts available for Windows Virtual Desktop</w:t>
      </w:r>
    </w:p>
    <w:p w14:paraId="495DBC4F" w14:textId="77777777" w:rsidR="005579AC" w:rsidRPr="00214586" w:rsidRDefault="007A101C" w:rsidP="00214586">
      <w:pPr>
        <w:spacing w:after="0" w:line="276" w:lineRule="auto"/>
        <w:jc w:val="both"/>
        <w:rPr>
          <w:rFonts w:ascii="Segoe UI" w:hAnsi="Segoe UI" w:cs="Segoe UI"/>
          <w:sz w:val="20"/>
          <w:szCs w:val="20"/>
        </w:rPr>
      </w:pPr>
      <w:r w:rsidRPr="00214586">
        <w:rPr>
          <w:rFonts w:ascii="Segoe UI" w:hAnsi="Segoe UI" w:cs="Segoe UI"/>
          <w:sz w:val="20"/>
          <w:szCs w:val="20"/>
        </w:rPr>
        <w:t>Use existing images as base image for the Azure Marketplace host pool enrolment process</w:t>
      </w:r>
      <w:r w:rsidR="00D3306B" w:rsidRPr="00214586">
        <w:rPr>
          <w:rFonts w:ascii="Segoe UI" w:hAnsi="Segoe UI" w:cs="Segoe UI"/>
          <w:sz w:val="20"/>
          <w:szCs w:val="20"/>
        </w:rPr>
        <w:t xml:space="preserve">. </w:t>
      </w:r>
    </w:p>
    <w:p w14:paraId="1E611046" w14:textId="09638122" w:rsidR="007A101C" w:rsidRPr="00214586" w:rsidRDefault="007A101C" w:rsidP="00214586">
      <w:pPr>
        <w:spacing w:line="276" w:lineRule="auto"/>
        <w:jc w:val="both"/>
        <w:rPr>
          <w:rFonts w:ascii="Segoe UI" w:hAnsi="Segoe UI" w:cs="Segoe UI"/>
          <w:sz w:val="20"/>
          <w:szCs w:val="20"/>
        </w:rPr>
      </w:pPr>
      <w:r w:rsidRPr="00214586">
        <w:rPr>
          <w:rFonts w:ascii="Segoe UI" w:hAnsi="Segoe UI" w:cs="Segoe UI"/>
          <w:sz w:val="20"/>
          <w:szCs w:val="20"/>
        </w:rPr>
        <w:t xml:space="preserve">Now your image is being used as base for all your virtual machines as part of your Windows Virtual Desktop host pool! You can start </w:t>
      </w:r>
      <w:hyperlink r:id="rId71" w:anchor="optional-assign-additional-users-to-the-desktop-application-group" w:tgtFrame="_blank" w:history="1">
        <w:r w:rsidRPr="00214586">
          <w:rPr>
            <w:rStyle w:val="Hyperlink"/>
            <w:rFonts w:ascii="Segoe UI" w:hAnsi="Segoe UI" w:cs="Segoe UI"/>
            <w:sz w:val="20"/>
            <w:szCs w:val="20"/>
          </w:rPr>
          <w:t>assigning desktops or remote apps</w:t>
        </w:r>
      </w:hyperlink>
      <w:r w:rsidRPr="00214586">
        <w:rPr>
          <w:rFonts w:ascii="Segoe UI" w:hAnsi="Segoe UI" w:cs="Segoe UI"/>
          <w:sz w:val="20"/>
          <w:szCs w:val="20"/>
        </w:rPr>
        <w:t xml:space="preserve"> to users, or performing other tasks.</w:t>
      </w:r>
    </w:p>
    <w:p w14:paraId="2647378C" w14:textId="348B63BB" w:rsidR="00AE60E2" w:rsidRPr="00AE60E2" w:rsidRDefault="007A101C" w:rsidP="00AE60E2">
      <w:pPr>
        <w:pStyle w:val="ListParagraph"/>
        <w:numPr>
          <w:ilvl w:val="0"/>
          <w:numId w:val="237"/>
        </w:numPr>
        <w:spacing w:after="0" w:line="276" w:lineRule="auto"/>
        <w:ind w:left="360"/>
        <w:jc w:val="both"/>
        <w:textAlignment w:val="baseline"/>
        <w:rPr>
          <w:rFonts w:ascii="Segoe UI" w:hAnsi="Segoe UI" w:cs="Segoe UI"/>
          <w:b/>
          <w:bCs/>
          <w:sz w:val="20"/>
          <w:szCs w:val="20"/>
        </w:rPr>
      </w:pPr>
      <w:r w:rsidRPr="00214586">
        <w:rPr>
          <w:rFonts w:ascii="Segoe UI" w:hAnsi="Segoe UI" w:cs="Segoe UI"/>
          <w:b/>
          <w:bCs/>
          <w:sz w:val="20"/>
          <w:szCs w:val="20"/>
        </w:rPr>
        <w:t>Resize a Virtual Machine</w:t>
      </w:r>
    </w:p>
    <w:p w14:paraId="133B7252" w14:textId="24AE6BE0" w:rsidR="007A101C" w:rsidRPr="00214586" w:rsidRDefault="00AE60E2" w:rsidP="00AE60E2">
      <w:pPr>
        <w:spacing w:after="0" w:line="276" w:lineRule="auto"/>
        <w:jc w:val="both"/>
        <w:rPr>
          <w:rFonts w:ascii="Segoe UI" w:hAnsi="Segoe UI" w:cs="Segoe UI"/>
          <w:color w:val="171717"/>
          <w:sz w:val="20"/>
          <w:szCs w:val="20"/>
          <w:lang w:eastAsia="en-IN"/>
        </w:rPr>
      </w:pPr>
      <w:r>
        <w:rPr>
          <w:rFonts w:ascii="Segoe UI" w:hAnsi="Segoe UI" w:cs="Segoe UI"/>
          <w:color w:val="171717"/>
          <w:sz w:val="20"/>
          <w:szCs w:val="20"/>
          <w:lang w:eastAsia="en-IN"/>
        </w:rPr>
        <w:t>V</w:t>
      </w:r>
      <w:r w:rsidR="007A101C" w:rsidRPr="00214586">
        <w:rPr>
          <w:rFonts w:ascii="Segoe UI" w:hAnsi="Segoe UI" w:cs="Segoe UI"/>
          <w:color w:val="171717"/>
          <w:sz w:val="20"/>
          <w:szCs w:val="20"/>
          <w:lang w:eastAsia="en-IN"/>
        </w:rPr>
        <w:t>irtual machines created or migrated using other methods, or in cases where your post-migration virtual machine requirements need adjustment, you may want to further refine your virtual machine sizing.</w:t>
      </w:r>
    </w:p>
    <w:p w14:paraId="6A9D75F3" w14:textId="03CA2A70" w:rsidR="007A101C" w:rsidRDefault="007A101C" w:rsidP="00214586">
      <w:pPr>
        <w:spacing w:after="0"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Resizing production virtual machines can cause service disruptions. Try to apply the correct sizing for your VMs before you promote them to production.</w:t>
      </w:r>
    </w:p>
    <w:p w14:paraId="7DCABADD" w14:textId="77777777" w:rsidR="006D4EAF" w:rsidRPr="00214586" w:rsidRDefault="006D4EAF" w:rsidP="00214586">
      <w:pPr>
        <w:spacing w:after="0" w:line="276" w:lineRule="auto"/>
        <w:jc w:val="both"/>
        <w:rPr>
          <w:rFonts w:ascii="Segoe UI" w:hAnsi="Segoe UI" w:cs="Segoe UI"/>
          <w:color w:val="171717"/>
          <w:sz w:val="20"/>
          <w:szCs w:val="20"/>
          <w:lang w:eastAsia="en-IN"/>
        </w:rPr>
      </w:pPr>
    </w:p>
    <w:p w14:paraId="707ADA58" w14:textId="5339B93D" w:rsidR="007A101C" w:rsidRPr="006D4EAF" w:rsidRDefault="007A101C" w:rsidP="006D4EAF">
      <w:pPr>
        <w:pStyle w:val="Heading4"/>
      </w:pPr>
      <w:r w:rsidRPr="006D4EAF">
        <w:t>Application migration patterns</w:t>
      </w:r>
    </w:p>
    <w:p w14:paraId="34174E77" w14:textId="77777777" w:rsidR="007A101C" w:rsidRPr="00214586" w:rsidRDefault="007A101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Migration patterns</w:t>
      </w:r>
    </w:p>
    <w:p w14:paraId="5028542D" w14:textId="3727B10F" w:rsidR="007A101C" w:rsidRPr="00214586" w:rsidRDefault="007A101C" w:rsidP="00214586">
      <w:pPr>
        <w:spacing w:after="120" w:line="276" w:lineRule="auto"/>
        <w:jc w:val="both"/>
        <w:rPr>
          <w:rFonts w:ascii="Segoe UI" w:hAnsi="Segoe UI" w:cs="Segoe UI"/>
          <w:b/>
          <w:bCs/>
          <w:sz w:val="20"/>
          <w:szCs w:val="20"/>
        </w:rPr>
      </w:pPr>
      <w:r w:rsidRPr="00214586">
        <w:rPr>
          <w:rFonts w:ascii="Segoe UI" w:hAnsi="Segoe UI" w:cs="Segoe UI"/>
          <w:color w:val="171717"/>
          <w:sz w:val="20"/>
          <w:szCs w:val="20"/>
          <w:lang w:eastAsia="en-IN"/>
        </w:rPr>
        <w:t>Strategies for migration to the cloud fall into four broad patterns: rehost, refactor, rearchitect, or rebuild. The strategy you adopt depends on your business drivers and migration goals. You might adopt multiple patterns. For example, you could choose to rehost simple apps, or apps that aren't critical to your business, but rearchitect apps that are more complex and business-critical</w:t>
      </w:r>
      <w:r w:rsidRPr="00214586">
        <w:rPr>
          <w:rFonts w:ascii="Segoe UI" w:hAnsi="Segoe UI" w:cs="Segoe UI"/>
          <w:color w:val="171717"/>
          <w:sz w:val="20"/>
          <w:szCs w:val="20"/>
          <w:shd w:val="clear" w:color="auto" w:fill="FFFFFF"/>
        </w:rPr>
        <w:t>.</w:t>
      </w:r>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3"/>
        <w:gridCol w:w="4407"/>
        <w:gridCol w:w="4587"/>
      </w:tblGrid>
      <w:tr w:rsidR="007A101C" w:rsidRPr="00214586" w14:paraId="67029653" w14:textId="77777777" w:rsidTr="00E25330">
        <w:trPr>
          <w:tblHeader/>
        </w:trPr>
        <w:tc>
          <w:tcPr>
            <w:tcW w:w="611" w:type="pct"/>
            <w:hideMark/>
          </w:tcPr>
          <w:p w14:paraId="36322148" w14:textId="77777777" w:rsidR="007A101C" w:rsidRPr="00214586" w:rsidRDefault="007A101C" w:rsidP="00214586">
            <w:pPr>
              <w:spacing w:after="0" w:line="276" w:lineRule="auto"/>
              <w:ind w:left="66"/>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Pattern</w:t>
            </w:r>
          </w:p>
        </w:tc>
        <w:tc>
          <w:tcPr>
            <w:tcW w:w="2150" w:type="pct"/>
            <w:hideMark/>
          </w:tcPr>
          <w:p w14:paraId="3C33A65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Definition</w:t>
            </w:r>
          </w:p>
        </w:tc>
        <w:tc>
          <w:tcPr>
            <w:tcW w:w="2238" w:type="pct"/>
            <w:hideMark/>
          </w:tcPr>
          <w:p w14:paraId="24803F21" w14:textId="77777777" w:rsidR="007A101C" w:rsidRPr="00214586" w:rsidRDefault="007A101C" w:rsidP="00214586">
            <w:pPr>
              <w:spacing w:after="0" w:line="276" w:lineRule="auto"/>
              <w:ind w:left="78"/>
              <w:jc w:val="both"/>
              <w:rPr>
                <w:rFonts w:ascii="Segoe UI" w:hAnsi="Segoe UI" w:cs="Segoe UI"/>
                <w:b/>
                <w:bCs/>
                <w:color w:val="171717"/>
                <w:sz w:val="20"/>
                <w:szCs w:val="22"/>
                <w:lang w:eastAsia="en-IN"/>
              </w:rPr>
            </w:pPr>
            <w:r w:rsidRPr="00214586">
              <w:rPr>
                <w:rFonts w:ascii="Segoe UI" w:hAnsi="Segoe UI" w:cs="Segoe UI"/>
                <w:b/>
                <w:bCs/>
                <w:color w:val="171717"/>
                <w:sz w:val="20"/>
                <w:szCs w:val="22"/>
                <w:lang w:eastAsia="en-IN"/>
              </w:rPr>
              <w:t>When to use</w:t>
            </w:r>
          </w:p>
        </w:tc>
      </w:tr>
      <w:tr w:rsidR="007A101C" w:rsidRPr="00214586" w14:paraId="7AE93C1C" w14:textId="77777777" w:rsidTr="00E25330">
        <w:tc>
          <w:tcPr>
            <w:tcW w:w="611" w:type="pct"/>
            <w:hideMark/>
          </w:tcPr>
          <w:p w14:paraId="694DD6FA"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Rehost</w:t>
            </w:r>
          </w:p>
        </w:tc>
        <w:tc>
          <w:tcPr>
            <w:tcW w:w="2150" w:type="pct"/>
            <w:hideMark/>
          </w:tcPr>
          <w:p w14:paraId="6A3D1314" w14:textId="77777777"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Often referred to as a lift and shift migration. This option doesn't require code changes, and allows you to migrate your existing apps to Azure quickly. Each app is migrated as is, to reap the benefits of the cloud, without the risk and cost associated with code changes.</w:t>
            </w:r>
          </w:p>
        </w:tc>
        <w:tc>
          <w:tcPr>
            <w:tcW w:w="2238" w:type="pct"/>
            <w:hideMark/>
          </w:tcPr>
          <w:p w14:paraId="3BE430CC"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need to move apps quickly to the cloud.</w:t>
            </w:r>
          </w:p>
          <w:p w14:paraId="64F5F037"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to move an app without modifying it. </w:t>
            </w:r>
          </w:p>
          <w:p w14:paraId="4C0D7289"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your apps are designed so that they can take advantage of </w:t>
            </w:r>
            <w:hyperlink r:id="rId72" w:history="1">
              <w:r w:rsidRPr="00214586">
                <w:rPr>
                  <w:rFonts w:ascii="Segoe UI" w:hAnsi="Segoe UI" w:cs="Segoe UI"/>
                  <w:color w:val="171717"/>
                  <w:sz w:val="20"/>
                  <w:szCs w:val="22"/>
                  <w:lang w:eastAsia="en-IN"/>
                </w:rPr>
                <w:t>Azure IaaS</w:t>
              </w:r>
            </w:hyperlink>
            <w:r w:rsidRPr="00214586">
              <w:rPr>
                <w:rFonts w:ascii="Segoe UI" w:hAnsi="Segoe UI" w:cs="Segoe UI"/>
                <w:color w:val="171717"/>
                <w:sz w:val="20"/>
                <w:szCs w:val="22"/>
                <w:lang w:eastAsia="en-IN"/>
              </w:rPr>
              <w:t xml:space="preserve"> scalability after migration. </w:t>
            </w:r>
          </w:p>
          <w:p w14:paraId="4411D370" w14:textId="7E0CCC7A"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lastRenderedPageBreak/>
              <w:t>When apps are important to your business, but you don't need immediate changes to app capabilities.</w:t>
            </w:r>
          </w:p>
        </w:tc>
      </w:tr>
      <w:tr w:rsidR="007A101C" w:rsidRPr="00214586" w14:paraId="3D8E79E7" w14:textId="77777777" w:rsidTr="00E25330">
        <w:tc>
          <w:tcPr>
            <w:tcW w:w="611" w:type="pct"/>
            <w:hideMark/>
          </w:tcPr>
          <w:p w14:paraId="60B408DD"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Refactor</w:t>
            </w:r>
          </w:p>
        </w:tc>
        <w:tc>
          <w:tcPr>
            <w:tcW w:w="2150" w:type="pct"/>
            <w:hideMark/>
          </w:tcPr>
          <w:p w14:paraId="75C4E883" w14:textId="5CC5DF7C"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Often referred to as "repackaging," refactoring requires minimal changes to apps, so that they can connect to </w:t>
            </w:r>
            <w:hyperlink r:id="rId73" w:history="1">
              <w:r w:rsidRPr="00214586">
                <w:rPr>
                  <w:rFonts w:ascii="Segoe UI" w:hAnsi="Segoe UI" w:cs="Segoe UI"/>
                  <w:color w:val="171717"/>
                  <w:sz w:val="20"/>
                  <w:szCs w:val="22"/>
                  <w:lang w:eastAsia="en-IN"/>
                </w:rPr>
                <w:t>Azure PaaS</w:t>
              </w:r>
            </w:hyperlink>
            <w:r w:rsidRPr="00214586">
              <w:rPr>
                <w:rFonts w:ascii="Segoe UI" w:hAnsi="Segoe UI" w:cs="Segoe UI"/>
                <w:color w:val="171717"/>
                <w:sz w:val="20"/>
                <w:szCs w:val="22"/>
                <w:lang w:eastAsia="en-IN"/>
              </w:rPr>
              <w:t xml:space="preserve">, and use cloud offerings. </w:t>
            </w:r>
            <w:r w:rsidRPr="00214586">
              <w:rPr>
                <w:rFonts w:ascii="Segoe UI" w:hAnsi="Segoe UI" w:cs="Segoe UI"/>
                <w:color w:val="171717"/>
                <w:sz w:val="20"/>
                <w:szCs w:val="22"/>
                <w:lang w:eastAsia="en-IN"/>
              </w:rPr>
              <w:br/>
              <w:t xml:space="preserve">For example, you could migrate existing apps to Azure App Service or Azure Kubernetes Service (AKS). </w:t>
            </w:r>
            <w:r w:rsidRPr="00214586">
              <w:rPr>
                <w:rFonts w:ascii="Segoe UI" w:hAnsi="Segoe UI" w:cs="Segoe UI"/>
                <w:color w:val="171717"/>
                <w:sz w:val="20"/>
                <w:szCs w:val="22"/>
                <w:lang w:eastAsia="en-IN"/>
              </w:rPr>
              <w:br/>
              <w:t>Alternatively, you could refactor relational and nonrelational databases into options such as Azure SQL Database Managed Instance, Azure Database for MySQL, Azure Database for PostgreSQL, and Azure Cosmos DB.</w:t>
            </w:r>
          </w:p>
        </w:tc>
        <w:tc>
          <w:tcPr>
            <w:tcW w:w="2238" w:type="pct"/>
            <w:hideMark/>
          </w:tcPr>
          <w:p w14:paraId="69B7BAD1"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your app can easily be repackaged to work in Azure. </w:t>
            </w:r>
          </w:p>
          <w:p w14:paraId="7DB625A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If you want to apply innovative DevOps practices provided by Azure, or you're thinking about DevOps using a container strategy for workloads. </w:t>
            </w:r>
          </w:p>
          <w:p w14:paraId="1E18EED1" w14:textId="07059F1F"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For refactoring, you need to think about the portability of your existing code base, and available development skills.</w:t>
            </w:r>
          </w:p>
        </w:tc>
      </w:tr>
      <w:tr w:rsidR="007A101C" w:rsidRPr="00214586" w14:paraId="791CAB68" w14:textId="77777777" w:rsidTr="00E25330">
        <w:tc>
          <w:tcPr>
            <w:tcW w:w="611" w:type="pct"/>
            <w:hideMark/>
          </w:tcPr>
          <w:p w14:paraId="1DE772AE"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Rearchitect</w:t>
            </w:r>
          </w:p>
        </w:tc>
        <w:tc>
          <w:tcPr>
            <w:tcW w:w="2150" w:type="pct"/>
            <w:hideMark/>
          </w:tcPr>
          <w:p w14:paraId="532735EE" w14:textId="724DF0B2"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Rearchitecting for migration focuses on modifying and extending app functionality and the code base to optimize the app architecture for cloud scalability. </w:t>
            </w:r>
            <w:r w:rsidRPr="00214586">
              <w:rPr>
                <w:rFonts w:ascii="Segoe UI" w:hAnsi="Segoe UI" w:cs="Segoe UI"/>
                <w:color w:val="171717"/>
                <w:sz w:val="20"/>
                <w:szCs w:val="22"/>
                <w:lang w:eastAsia="en-IN"/>
              </w:rPr>
              <w:br/>
              <w:t xml:space="preserve">For example, you could break down a monolithic application into a group of microservices that work together and scale easily. </w:t>
            </w:r>
            <w:r w:rsidRPr="00214586">
              <w:rPr>
                <w:rFonts w:ascii="Segoe UI" w:hAnsi="Segoe UI" w:cs="Segoe UI"/>
                <w:color w:val="171717"/>
                <w:sz w:val="20"/>
                <w:szCs w:val="22"/>
                <w:lang w:eastAsia="en-IN"/>
              </w:rPr>
              <w:br/>
              <w:t>Or, you could rearchitect relational and nonrelational databases to a fully managed database solution, such as Azure SQL Database Managed Instance, Azure Database for MySQL, Azure Database for PostgreSQL, and Azure Cosmos DB.</w:t>
            </w:r>
          </w:p>
        </w:tc>
        <w:tc>
          <w:tcPr>
            <w:tcW w:w="2238" w:type="pct"/>
            <w:hideMark/>
          </w:tcPr>
          <w:p w14:paraId="103C4440" w14:textId="77777777" w:rsidR="00E25330"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your apps need major revisions to incorporate new capabilities, or to work effectively on a cloud platform.</w:t>
            </w:r>
          </w:p>
          <w:p w14:paraId="224CD88F" w14:textId="4757D968" w:rsidR="007A101C" w:rsidRPr="00214586" w:rsidRDefault="007A101C" w:rsidP="00214586">
            <w:pPr>
              <w:pStyle w:val="ListParagraph"/>
              <w:numPr>
                <w:ilvl w:val="0"/>
                <w:numId w:val="167"/>
              </w:numPr>
              <w:tabs>
                <w:tab w:val="clear" w:pos="720"/>
              </w:tabs>
              <w:spacing w:after="0" w:line="276" w:lineRule="auto"/>
              <w:ind w:left="408"/>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When you want to use existing application investments, meet scalability requirements, apply innovative DevOps practices, and minimize use of virtual machines.</w:t>
            </w:r>
          </w:p>
        </w:tc>
      </w:tr>
      <w:tr w:rsidR="007A101C" w:rsidRPr="00214586" w14:paraId="31DF2807" w14:textId="77777777" w:rsidTr="00E25330">
        <w:tc>
          <w:tcPr>
            <w:tcW w:w="611" w:type="pct"/>
            <w:hideMark/>
          </w:tcPr>
          <w:p w14:paraId="5BE89D3B" w14:textId="77777777" w:rsidR="007A101C" w:rsidRPr="00214586" w:rsidRDefault="007A101C" w:rsidP="00214586">
            <w:pPr>
              <w:spacing w:after="0" w:line="276" w:lineRule="auto"/>
              <w:ind w:left="66"/>
              <w:jc w:val="both"/>
              <w:rPr>
                <w:rFonts w:ascii="Segoe UI" w:hAnsi="Segoe UI" w:cs="Segoe UI"/>
                <w:color w:val="171717"/>
                <w:sz w:val="20"/>
                <w:szCs w:val="22"/>
                <w:lang w:eastAsia="en-IN"/>
              </w:rPr>
            </w:pPr>
            <w:r w:rsidRPr="00214586">
              <w:rPr>
                <w:rFonts w:ascii="Segoe UI" w:hAnsi="Segoe UI" w:cs="Segoe UI"/>
                <w:b/>
                <w:bCs/>
                <w:color w:val="171717"/>
                <w:sz w:val="20"/>
                <w:szCs w:val="22"/>
                <w:lang w:eastAsia="en-IN"/>
              </w:rPr>
              <w:t>Rebuild</w:t>
            </w:r>
          </w:p>
        </w:tc>
        <w:tc>
          <w:tcPr>
            <w:tcW w:w="2150" w:type="pct"/>
            <w:hideMark/>
          </w:tcPr>
          <w:p w14:paraId="05E4C25E" w14:textId="6B62D77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Rebuild takes things a step further by rebuilding an app from scratch using Azure cloud technologies. </w:t>
            </w:r>
            <w:r w:rsidRPr="00214586">
              <w:rPr>
                <w:rFonts w:ascii="Segoe UI" w:hAnsi="Segoe UI" w:cs="Segoe UI"/>
                <w:color w:val="171717"/>
                <w:sz w:val="20"/>
                <w:szCs w:val="22"/>
                <w:lang w:eastAsia="en-IN"/>
              </w:rPr>
              <w:br/>
              <w:t xml:space="preserve">For example, you could build green-field apps with </w:t>
            </w:r>
            <w:hyperlink r:id="rId74" w:history="1">
              <w:r w:rsidRPr="00214586">
                <w:rPr>
                  <w:rFonts w:ascii="Segoe UI" w:hAnsi="Segoe UI" w:cs="Segoe UI"/>
                  <w:color w:val="171717"/>
                  <w:sz w:val="20"/>
                  <w:szCs w:val="22"/>
                  <w:lang w:eastAsia="en-IN"/>
                </w:rPr>
                <w:t>cloud-native</w:t>
              </w:r>
            </w:hyperlink>
            <w:r w:rsidRPr="00214586">
              <w:rPr>
                <w:rFonts w:ascii="Segoe UI" w:hAnsi="Segoe UI" w:cs="Segoe UI"/>
                <w:color w:val="171717"/>
                <w:sz w:val="20"/>
                <w:szCs w:val="22"/>
                <w:lang w:eastAsia="en-IN"/>
              </w:rPr>
              <w:t xml:space="preserve"> technologies like Azure Functions, Azure AI, Azure SQL Database Managed Instance, and Azure Cosmos DB.</w:t>
            </w:r>
          </w:p>
        </w:tc>
        <w:tc>
          <w:tcPr>
            <w:tcW w:w="2238" w:type="pct"/>
            <w:hideMark/>
          </w:tcPr>
          <w:p w14:paraId="34015323" w14:textId="49F03723" w:rsidR="007A101C" w:rsidRPr="00214586" w:rsidRDefault="007A101C" w:rsidP="00214586">
            <w:pPr>
              <w:spacing w:after="0" w:line="276" w:lineRule="auto"/>
              <w:ind w:left="102"/>
              <w:jc w:val="both"/>
              <w:rPr>
                <w:rFonts w:ascii="Segoe UI" w:hAnsi="Segoe UI" w:cs="Segoe UI"/>
                <w:color w:val="171717"/>
                <w:sz w:val="20"/>
                <w:szCs w:val="22"/>
                <w:lang w:eastAsia="en-IN"/>
              </w:rPr>
            </w:pPr>
            <w:r w:rsidRPr="00214586">
              <w:rPr>
                <w:rFonts w:ascii="Segoe UI" w:hAnsi="Segoe UI" w:cs="Segoe UI"/>
                <w:color w:val="171717"/>
                <w:sz w:val="20"/>
                <w:szCs w:val="22"/>
                <w:lang w:eastAsia="en-IN"/>
              </w:rPr>
              <w:t xml:space="preserve">When you want rapid development, and existing apps have limited functionality and lifespan. </w:t>
            </w:r>
            <w:r w:rsidRPr="00214586">
              <w:rPr>
                <w:rFonts w:ascii="Segoe UI" w:hAnsi="Segoe UI" w:cs="Segoe UI"/>
                <w:color w:val="171717"/>
                <w:sz w:val="20"/>
                <w:szCs w:val="22"/>
                <w:lang w:eastAsia="en-IN"/>
              </w:rPr>
              <w:br/>
              <w:t>When you're ready to expedite business innovation (including DevOps practices provided by Azure), build new applications using cloud-native technologies, and take advantage of advancements in AI, Blockchain, and IoT.</w:t>
            </w:r>
          </w:p>
        </w:tc>
      </w:tr>
    </w:tbl>
    <w:p w14:paraId="590F64DD" w14:textId="77777777" w:rsidR="007A101C" w:rsidRPr="00D57C4D" w:rsidRDefault="007A101C" w:rsidP="00492EC3">
      <w:pPr>
        <w:spacing w:after="120" w:line="360" w:lineRule="auto"/>
        <w:jc w:val="both"/>
        <w:rPr>
          <w:rFonts w:ascii="Calibri" w:hAnsi="Calibri" w:cs="Calibri"/>
          <w:szCs w:val="22"/>
        </w:rPr>
      </w:pPr>
    </w:p>
    <w:p w14:paraId="3E9D67B3" w14:textId="77777777" w:rsidR="007A101C" w:rsidRPr="006D4EAF" w:rsidRDefault="007A101C" w:rsidP="006D4EAF">
      <w:pPr>
        <w:pStyle w:val="Heading4"/>
      </w:pPr>
      <w:r w:rsidRPr="006D4EAF">
        <w:t>Best practices for cloud migration</w:t>
      </w:r>
    </w:p>
    <w:p w14:paraId="37A009B5" w14:textId="77777777"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t>Business driven scope expansion</w:t>
      </w:r>
    </w:p>
    <w:p w14:paraId="2971A9ED" w14:textId="77777777" w:rsidR="00492EC3" w:rsidRPr="00214586" w:rsidRDefault="007A101C" w:rsidP="00214586">
      <w:pPr>
        <w:pStyle w:val="ListParagraph"/>
        <w:numPr>
          <w:ilvl w:val="0"/>
          <w:numId w:val="145"/>
        </w:numPr>
        <w:spacing w:line="276" w:lineRule="auto"/>
        <w:jc w:val="both"/>
        <w:rPr>
          <w:rFonts w:ascii="Segoe UI" w:hAnsi="Segoe UI" w:cs="Segoe UI"/>
          <w:sz w:val="20"/>
        </w:rPr>
      </w:pPr>
      <w:r w:rsidRPr="007D6924">
        <w:rPr>
          <w:rFonts w:ascii="Segoe UI" w:hAnsi="Segoe UI" w:cs="Segoe UI"/>
          <w:bCs/>
          <w:i/>
          <w:color w:val="000000" w:themeColor="text1"/>
          <w:sz w:val="20"/>
        </w:rPr>
        <w:t>Support global markets</w:t>
      </w:r>
      <w:r w:rsidRPr="00214586">
        <w:rPr>
          <w:rFonts w:ascii="Segoe UI" w:hAnsi="Segoe UI" w:cs="Segoe UI"/>
          <w:sz w:val="20"/>
        </w:rPr>
        <w:t>: The business operates in multiple geographic regions with disparate data sovereignty requirements. To meet those requirements, additional considerations should be factored into the prerequisite review and distribution of assets during migration.</w:t>
      </w:r>
      <w:r w:rsidR="00492EC3" w:rsidRPr="00214586">
        <w:rPr>
          <w:rFonts w:ascii="Segoe UI" w:hAnsi="Segoe UI" w:cs="Segoe UI"/>
          <w:sz w:val="20"/>
        </w:rPr>
        <w:t xml:space="preserve"> </w:t>
      </w:r>
    </w:p>
    <w:p w14:paraId="6ECC02D7" w14:textId="27F97E5E" w:rsidR="007A101C" w:rsidRPr="00214586" w:rsidRDefault="007A101C" w:rsidP="00214586">
      <w:pPr>
        <w:spacing w:after="0" w:line="276" w:lineRule="auto"/>
        <w:jc w:val="both"/>
        <w:rPr>
          <w:rFonts w:ascii="Segoe UI" w:hAnsi="Segoe UI" w:cs="Segoe UI"/>
          <w:b/>
          <w:sz w:val="20"/>
        </w:rPr>
      </w:pPr>
      <w:r w:rsidRPr="00214586">
        <w:rPr>
          <w:rFonts w:ascii="Segoe UI" w:hAnsi="Segoe UI" w:cs="Segoe UI"/>
          <w:b/>
          <w:sz w:val="20"/>
        </w:rPr>
        <w:lastRenderedPageBreak/>
        <w:t>Technology driven scope expansion</w:t>
      </w:r>
    </w:p>
    <w:p w14:paraId="2395EC9E" w14:textId="77777777" w:rsidR="007A101C" w:rsidRPr="00214586" w:rsidRDefault="007A101C" w:rsidP="00214586">
      <w:pPr>
        <w:pStyle w:val="ListParagraph"/>
        <w:numPr>
          <w:ilvl w:val="0"/>
          <w:numId w:val="144"/>
        </w:numPr>
        <w:spacing w:line="276" w:lineRule="auto"/>
        <w:jc w:val="both"/>
        <w:rPr>
          <w:rFonts w:ascii="Segoe UI" w:hAnsi="Segoe UI" w:cs="Segoe UI"/>
          <w:sz w:val="20"/>
        </w:rPr>
      </w:pPr>
      <w:r w:rsidRPr="007D6924">
        <w:rPr>
          <w:rFonts w:ascii="Segoe UI" w:hAnsi="Segoe UI" w:cs="Segoe UI"/>
          <w:bCs/>
          <w:i/>
          <w:color w:val="000000" w:themeColor="text1"/>
          <w:sz w:val="20"/>
        </w:rPr>
        <w:t>VMware migration</w:t>
      </w:r>
      <w:r w:rsidRPr="00214586">
        <w:rPr>
          <w:rFonts w:ascii="Segoe UI" w:hAnsi="Segoe UI" w:cs="Segoe UI"/>
          <w:sz w:val="20"/>
        </w:rPr>
        <w:t>: Migrating VMware hosts can accelerate the overall migration process. Each migrated VMware host can move multiple workloads to the cloud using a lift and shift approach. After migration, those VMs and workloads can stay in VMware or be migrated to modern cloud capabilities.</w:t>
      </w:r>
    </w:p>
    <w:p w14:paraId="49A31C46" w14:textId="77777777" w:rsidR="007A101C" w:rsidRPr="00214586" w:rsidRDefault="007A101C" w:rsidP="00214586">
      <w:pPr>
        <w:pStyle w:val="ListParagraph"/>
        <w:numPr>
          <w:ilvl w:val="0"/>
          <w:numId w:val="143"/>
        </w:numPr>
        <w:spacing w:line="276" w:lineRule="auto"/>
        <w:jc w:val="both"/>
        <w:rPr>
          <w:rFonts w:ascii="Segoe UI" w:hAnsi="Segoe UI" w:cs="Segoe UI"/>
          <w:sz w:val="20"/>
        </w:rPr>
      </w:pPr>
      <w:r w:rsidRPr="007D6924">
        <w:rPr>
          <w:rFonts w:ascii="Segoe UI" w:hAnsi="Segoe UI" w:cs="Segoe UI"/>
          <w:bCs/>
          <w:i/>
          <w:color w:val="000000" w:themeColor="text1"/>
          <w:sz w:val="20"/>
        </w:rPr>
        <w:t>SQL Server migration</w:t>
      </w:r>
      <w:r w:rsidRPr="00214586">
        <w:rPr>
          <w:rFonts w:ascii="Segoe UI" w:hAnsi="Segoe UI" w:cs="Segoe UI"/>
          <w:sz w:val="20"/>
        </w:rPr>
        <w:t>: Migrating SQL Servers can accelerate the overall migration process. Each SQL Server migrated can move multiple databases and services, potentially accelerating multiple workloads.</w:t>
      </w:r>
    </w:p>
    <w:p w14:paraId="11809016" w14:textId="77777777" w:rsidR="007A101C" w:rsidRPr="00214586" w:rsidRDefault="007A101C" w:rsidP="00214586">
      <w:pPr>
        <w:pStyle w:val="ListParagraph"/>
        <w:numPr>
          <w:ilvl w:val="0"/>
          <w:numId w:val="142"/>
        </w:numPr>
        <w:spacing w:line="276" w:lineRule="auto"/>
        <w:jc w:val="both"/>
        <w:rPr>
          <w:rFonts w:ascii="Segoe UI" w:hAnsi="Segoe UI" w:cs="Segoe UI"/>
          <w:sz w:val="20"/>
        </w:rPr>
      </w:pPr>
      <w:r w:rsidRPr="007D6924">
        <w:rPr>
          <w:rFonts w:ascii="Segoe UI" w:hAnsi="Segoe UI" w:cs="Segoe UI"/>
          <w:bCs/>
          <w:i/>
          <w:color w:val="000000" w:themeColor="text1"/>
          <w:sz w:val="20"/>
        </w:rPr>
        <w:t>Multiple datacenters</w:t>
      </w:r>
      <w:r w:rsidRPr="00214586">
        <w:rPr>
          <w:rFonts w:ascii="Segoe UI" w:hAnsi="Segoe UI" w:cs="Segoe UI"/>
          <w:sz w:val="20"/>
        </w:rPr>
        <w:t>: Migrating multiple datacenters adds significant complexity. During the Assess, Migrate, Optimization, and Manage processes, additional considerations are discussed to prepare for more complex environments.</w:t>
      </w:r>
    </w:p>
    <w:p w14:paraId="0C2449A1" w14:textId="77777777" w:rsidR="007A101C" w:rsidRPr="00214586" w:rsidRDefault="007A101C" w:rsidP="00214586">
      <w:pPr>
        <w:pStyle w:val="ListParagraph"/>
        <w:numPr>
          <w:ilvl w:val="0"/>
          <w:numId w:val="141"/>
        </w:numPr>
        <w:spacing w:line="276" w:lineRule="auto"/>
        <w:jc w:val="both"/>
        <w:rPr>
          <w:rFonts w:ascii="Segoe UI" w:hAnsi="Segoe UI" w:cs="Segoe UI"/>
          <w:sz w:val="20"/>
        </w:rPr>
      </w:pPr>
      <w:r w:rsidRPr="007D6924">
        <w:rPr>
          <w:rFonts w:ascii="Segoe UI" w:hAnsi="Segoe UI" w:cs="Segoe UI"/>
          <w:bCs/>
          <w:i/>
          <w:color w:val="000000" w:themeColor="text1"/>
          <w:sz w:val="20"/>
        </w:rPr>
        <w:t>Data requirements exceed network capacity</w:t>
      </w:r>
      <w:r w:rsidRPr="00214586">
        <w:rPr>
          <w:rFonts w:ascii="Segoe UI" w:hAnsi="Segoe UI" w:cs="Segoe UI"/>
          <w:sz w:val="20"/>
        </w:rPr>
        <w:t>: Companies frequently choose to migrate to the cloud because the capacity, speed, or stability of an existing datacenter is no longer satisfactory. Unfortunately, those same constraints add complexity to the migration process, requiring additional planning during the assessment and migration processes.</w:t>
      </w:r>
    </w:p>
    <w:p w14:paraId="67294A5A" w14:textId="77777777" w:rsidR="007A101C" w:rsidRPr="00214586" w:rsidRDefault="007A101C" w:rsidP="00214586">
      <w:pPr>
        <w:pStyle w:val="ListParagraph"/>
        <w:numPr>
          <w:ilvl w:val="0"/>
          <w:numId w:val="140"/>
        </w:numPr>
        <w:spacing w:line="276" w:lineRule="auto"/>
        <w:jc w:val="both"/>
        <w:rPr>
          <w:rFonts w:ascii="Segoe UI" w:hAnsi="Segoe UI" w:cs="Segoe UI"/>
          <w:sz w:val="20"/>
        </w:rPr>
      </w:pPr>
      <w:r w:rsidRPr="007D6924">
        <w:rPr>
          <w:rFonts w:ascii="Segoe UI" w:hAnsi="Segoe UI" w:cs="Segoe UI"/>
          <w:bCs/>
          <w:i/>
          <w:color w:val="000000" w:themeColor="text1"/>
          <w:sz w:val="20"/>
        </w:rPr>
        <w:t>Governance or compliance strategy</w:t>
      </w:r>
      <w:r w:rsidRPr="00214586">
        <w:rPr>
          <w:rFonts w:ascii="Segoe UI" w:hAnsi="Segoe UI" w:cs="Segoe UI"/>
          <w:sz w:val="20"/>
        </w:rPr>
        <w:t>: When governance and compliance are vital to the success of a migration, additional alignment between IT governance teams and the cloud adoption team is required.</w:t>
      </w:r>
    </w:p>
    <w:p w14:paraId="4920E7B5" w14:textId="52B239CC" w:rsidR="009E056B" w:rsidRPr="00214586" w:rsidRDefault="009E056B"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For Customers migrating from their existing RDS/VDI environment on-premise to WVD in Azure Service, please follow the links below to complete the execution </w:t>
      </w:r>
    </w:p>
    <w:p w14:paraId="0E65EF03" w14:textId="77777777" w:rsidR="009E056B" w:rsidRPr="00214586" w:rsidRDefault="009E056B" w:rsidP="00214586">
      <w:pPr>
        <w:numPr>
          <w:ilvl w:val="0"/>
          <w:numId w:val="64"/>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Azure Environment Assessment</w:t>
      </w:r>
      <w:r w:rsidRPr="00214586">
        <w:rPr>
          <w:rFonts w:ascii="Segoe UI" w:hAnsi="Segoe UI" w:cs="Segoe UI"/>
          <w:sz w:val="20"/>
          <w:szCs w:val="22"/>
        </w:rPr>
        <w:t> - For Customers with existing Azure deployments, the assessment phase can help identify resources that can be repurposed or utilized and narrow down the list of new services required for deploying WVD.  </w:t>
      </w:r>
    </w:p>
    <w:p w14:paraId="778EFAE9" w14:textId="77777777" w:rsidR="009E056B" w:rsidRPr="00214586" w:rsidRDefault="009E056B" w:rsidP="00214586">
      <w:pPr>
        <w:numPr>
          <w:ilvl w:val="0"/>
          <w:numId w:val="64"/>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Licensing and Entitlements</w:t>
      </w:r>
      <w:r w:rsidRPr="00214586">
        <w:rPr>
          <w:rFonts w:ascii="Segoe UI" w:hAnsi="Segoe UI" w:cs="Segoe UI"/>
          <w:color w:val="0563C1"/>
          <w:sz w:val="20"/>
          <w:szCs w:val="22"/>
        </w:rPr>
        <w:t> - </w:t>
      </w:r>
      <w:r w:rsidRPr="00214586">
        <w:rPr>
          <w:rFonts w:ascii="Segoe UI" w:hAnsi="Segoe UI" w:cs="Segoe UI"/>
          <w:sz w:val="20"/>
          <w:szCs w:val="22"/>
        </w:rPr>
        <w:t>Access Windows 10 Enterprise and Windows 7 Enterprise desktops and apps at no additional cost if you have an eligible Windows or Microsoft 365 license. </w:t>
      </w:r>
    </w:p>
    <w:p w14:paraId="433CBF05" w14:textId="77777777" w:rsidR="009E056B" w:rsidRPr="00214586" w:rsidRDefault="009E056B" w:rsidP="00214586">
      <w:pPr>
        <w:numPr>
          <w:ilvl w:val="0"/>
          <w:numId w:val="64"/>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Assessment</w:t>
      </w:r>
      <w:r w:rsidRPr="00214586">
        <w:rPr>
          <w:rFonts w:ascii="Segoe UI" w:hAnsi="Segoe UI" w:cs="Segoe UI"/>
          <w:sz w:val="20"/>
          <w:szCs w:val="22"/>
        </w:rPr>
        <w:t>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the Users can perform this to get detailed insights into their applications. </w:t>
      </w:r>
    </w:p>
    <w:p w14:paraId="0C78FEC2" w14:textId="77777777" w:rsidR="009E056B" w:rsidRPr="00214586" w:rsidRDefault="009E056B" w:rsidP="00214586">
      <w:pPr>
        <w:numPr>
          <w:ilvl w:val="0"/>
          <w:numId w:val="65"/>
        </w:numPr>
        <w:tabs>
          <w:tab w:val="clear" w:pos="720"/>
          <w:tab w:val="num" w:pos="540"/>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Azure Networking</w:t>
      </w:r>
      <w:r w:rsidRPr="00214586">
        <w:rPr>
          <w:rFonts w:ascii="Segoe UI" w:hAnsi="Segoe UI" w:cs="Segoe UI"/>
          <w:color w:val="0563C1"/>
          <w:sz w:val="20"/>
          <w:szCs w:val="22"/>
        </w:rPr>
        <w:t> </w:t>
      </w:r>
      <w:r w:rsidRPr="00214586">
        <w:rPr>
          <w:rFonts w:ascii="Segoe UI" w:hAnsi="Segoe UI" w:cs="Segoe UI"/>
          <w:color w:val="000000"/>
          <w:sz w:val="20"/>
          <w:szCs w:val="22"/>
        </w:rPr>
        <w:t>– As networking plays a crucial role in any cloud service, designing it to satisfy all the requirements is important.  </w:t>
      </w:r>
    </w:p>
    <w:p w14:paraId="18D20716"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Identity and Access Management</w:t>
      </w:r>
      <w:r w:rsidRPr="00214586">
        <w:rPr>
          <w:rFonts w:ascii="Segoe UI" w:hAnsi="Segoe UI" w:cs="Segoe UI"/>
          <w:color w:val="0563C1"/>
          <w:sz w:val="20"/>
          <w:szCs w:val="22"/>
        </w:rPr>
        <w:t> - </w:t>
      </w:r>
      <w:r w:rsidRPr="00214586">
        <w:rPr>
          <w:rFonts w:ascii="Segoe UI" w:hAnsi="Segoe UI" w:cs="Segoe UI"/>
          <w:sz w:val="20"/>
          <w:szCs w:val="22"/>
        </w:rPr>
        <w:t>WVD service in Azure requires authentication and Session host domain join using Windows Active Directory (AD), either from the on-premise environment or Azure AD Domain Services (AAD-DS). </w:t>
      </w:r>
    </w:p>
    <w:p w14:paraId="4C6689B8"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Security and Compliance</w:t>
      </w:r>
      <w:r w:rsidRPr="00214586">
        <w:rPr>
          <w:rFonts w:ascii="Segoe UI" w:hAnsi="Segoe UI" w:cs="Segoe UI"/>
          <w:color w:val="0563C1"/>
          <w:sz w:val="20"/>
          <w:szCs w:val="22"/>
        </w:rPr>
        <w:t> - </w:t>
      </w:r>
      <w:r w:rsidRPr="00214586">
        <w:rPr>
          <w:rFonts w:ascii="Segoe UI" w:hAnsi="Segoe UI" w:cs="Segoe UI"/>
          <w:sz w:val="20"/>
          <w:szCs w:val="22"/>
        </w:rPr>
        <w:t>Customers need to strengthen the security and access of their WVD deployments as they are governed by corporate policies (compliance, regulations etc.). </w:t>
      </w:r>
    </w:p>
    <w:p w14:paraId="14BE3090"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Image Management</w:t>
      </w:r>
      <w:r w:rsidRPr="00214586">
        <w:rPr>
          <w:rFonts w:ascii="Segoe UI" w:hAnsi="Segoe UI" w:cs="Segoe UI"/>
          <w:color w:val="0563C1"/>
          <w:sz w:val="20"/>
          <w:szCs w:val="22"/>
        </w:rPr>
        <w:t> - </w:t>
      </w:r>
      <w:r w:rsidRPr="00214586">
        <w:rPr>
          <w:rFonts w:ascii="Segoe UI" w:hAnsi="Segoe UI" w:cs="Segoe UI"/>
          <w:sz w:val="20"/>
          <w:szCs w:val="22"/>
        </w:rPr>
        <w:t>Organizations use Custom Images to implement their security controls and configurations, pre-install their IT applications for users.  </w:t>
      </w:r>
    </w:p>
    <w:p w14:paraId="5F59BA2F" w14:textId="77777777" w:rsidR="009E056B" w:rsidRPr="00214586" w:rsidRDefault="009E056B" w:rsidP="00214586">
      <w:pPr>
        <w:numPr>
          <w:ilvl w:val="0"/>
          <w:numId w:val="65"/>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Deploy and Configure Storage for User Profile(s)</w:t>
      </w:r>
      <w:r w:rsidRPr="00214586">
        <w:rPr>
          <w:rFonts w:ascii="Segoe UI" w:hAnsi="Segoe UI" w:cs="Segoe UI"/>
          <w:color w:val="0563C1"/>
          <w:sz w:val="20"/>
          <w:szCs w:val="22"/>
        </w:rPr>
        <w:t> - </w:t>
      </w:r>
      <w:r w:rsidRPr="00214586">
        <w:rPr>
          <w:rFonts w:ascii="Segoe UI" w:hAnsi="Segoe UI" w:cs="Segoe UI"/>
          <w:sz w:val="20"/>
          <w:szCs w:val="22"/>
        </w:rPr>
        <w:t>A user profile contains data elements about an individual user, including configuration information like desktop settings, persistent network connections, and application settings. By default, Windows creates a local user profile that is tightly integrated with the operating system. </w:t>
      </w:r>
    </w:p>
    <w:p w14:paraId="10488DEB"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WVD Environment</w:t>
      </w:r>
      <w:r w:rsidRPr="00214586">
        <w:rPr>
          <w:rFonts w:ascii="Segoe UI" w:hAnsi="Segoe UI" w:cs="Segoe UI"/>
          <w:color w:val="0563C1"/>
          <w:sz w:val="20"/>
          <w:szCs w:val="22"/>
        </w:rPr>
        <w:t> - </w:t>
      </w:r>
      <w:r w:rsidRPr="00214586">
        <w:rPr>
          <w:rFonts w:ascii="Segoe UI" w:hAnsi="Segoe UI" w:cs="Segoe UI"/>
          <w:color w:val="000000"/>
          <w:sz w:val="20"/>
          <w:szCs w:val="22"/>
          <w:shd w:val="clear" w:color="auto" w:fill="FFFFFF"/>
        </w:rPr>
        <w:t>Windows Virtual Desktop is a service that gives users easy and secure access to their virtualized desktops and RemoteApps. This section describes the WVD Environment.</w:t>
      </w:r>
      <w:r w:rsidRPr="00214586">
        <w:rPr>
          <w:rFonts w:ascii="Segoe UI" w:hAnsi="Segoe UI" w:cs="Segoe UI"/>
          <w:color w:val="000000"/>
          <w:sz w:val="20"/>
          <w:szCs w:val="22"/>
        </w:rPr>
        <w:t> </w:t>
      </w:r>
    </w:p>
    <w:p w14:paraId="4A7938FA" w14:textId="77777777" w:rsidR="009E056B" w:rsidRPr="00214586" w:rsidRDefault="009E056B" w:rsidP="00214586">
      <w:pPr>
        <w:numPr>
          <w:ilvl w:val="0"/>
          <w:numId w:val="66"/>
        </w:numPr>
        <w:tabs>
          <w:tab w:val="clear" w:pos="720"/>
          <w:tab w:val="left" w:pos="54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WVD Deployment</w:t>
      </w:r>
      <w:r w:rsidRPr="00214586">
        <w:rPr>
          <w:rFonts w:ascii="Segoe UI" w:hAnsi="Segoe UI" w:cs="Segoe UI"/>
          <w:color w:val="0563C1"/>
          <w:sz w:val="20"/>
          <w:szCs w:val="22"/>
        </w:rPr>
        <w:t> – </w:t>
      </w:r>
      <w:r w:rsidRPr="00214586">
        <w:rPr>
          <w:rFonts w:ascii="Segoe UI" w:hAnsi="Segoe UI" w:cs="Segoe UI"/>
          <w:color w:val="000000"/>
          <w:sz w:val="20"/>
          <w:szCs w:val="22"/>
        </w:rPr>
        <w:t>This section describes the steps required to deploy the WVD service. </w:t>
      </w:r>
    </w:p>
    <w:p w14:paraId="278BA909"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Migrate Existing RDS/VDI Infrastructure</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running on-premises, WVD makes it easier to migrate the Session Hosts/VDIs and run them in Azure. </w:t>
      </w:r>
    </w:p>
    <w:p w14:paraId="33E08C6C"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lastRenderedPageBreak/>
        <w:t>Convert and Migrate User Profiles</w:t>
      </w:r>
      <w:r w:rsidRPr="00214586">
        <w:rPr>
          <w:rFonts w:ascii="Segoe UI" w:hAnsi="Segoe UI" w:cs="Segoe UI"/>
          <w:color w:val="0563C1"/>
          <w:sz w:val="20"/>
          <w:szCs w:val="22"/>
        </w:rPr>
        <w:t> – </w:t>
      </w:r>
      <w:r w:rsidRPr="00214586">
        <w:rPr>
          <w:rFonts w:ascii="Segoe UI" w:hAnsi="Segoe UI" w:cs="Segoe UI"/>
          <w:color w:val="000000"/>
          <w:sz w:val="20"/>
          <w:szCs w:val="22"/>
        </w:rPr>
        <w:t>Customers running an existing RDS/VDI Infrastructure and migrating to WVD may also want to move their User’s profile data to WVD. </w:t>
      </w:r>
    </w:p>
    <w:p w14:paraId="4877D005" w14:textId="77777777" w:rsidR="009E056B" w:rsidRPr="00214586" w:rsidRDefault="009E056B" w:rsidP="00214586">
      <w:pPr>
        <w:numPr>
          <w:ilvl w:val="0"/>
          <w:numId w:val="66"/>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FSLogix Setup and Configuration for WVD User Profiles</w:t>
      </w:r>
      <w:r w:rsidRPr="00214586">
        <w:rPr>
          <w:rFonts w:ascii="Segoe UI" w:hAnsi="Segoe UI" w:cs="Segoe UI"/>
          <w:color w:val="0563C1"/>
          <w:sz w:val="20"/>
          <w:szCs w:val="22"/>
        </w:rPr>
        <w:t> - </w:t>
      </w:r>
      <w:r w:rsidRPr="00214586">
        <w:rPr>
          <w:rFonts w:ascii="Segoe UI" w:hAnsi="Segoe UI" w:cs="Segoe UI"/>
          <w:color w:val="000000"/>
          <w:sz w:val="20"/>
          <w:szCs w:val="22"/>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 </w:t>
      </w:r>
    </w:p>
    <w:p w14:paraId="37741FEA" w14:textId="77777777" w:rsidR="009E056B" w:rsidRPr="00214586" w:rsidRDefault="009E056B" w:rsidP="00214586">
      <w:pPr>
        <w:numPr>
          <w:ilvl w:val="0"/>
          <w:numId w:val="67"/>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Application and Desktop Management</w:t>
      </w:r>
      <w:r w:rsidRPr="00214586">
        <w:rPr>
          <w:rFonts w:ascii="Segoe UI" w:hAnsi="Segoe UI" w:cs="Segoe UI"/>
          <w:color w:val="0563C1"/>
          <w:sz w:val="20"/>
          <w:szCs w:val="22"/>
        </w:rPr>
        <w:t> – </w:t>
      </w:r>
      <w:r w:rsidRPr="00214586">
        <w:rPr>
          <w:rFonts w:ascii="Segoe UI" w:hAnsi="Segoe UI" w:cs="Segoe UI"/>
          <w:color w:val="000000"/>
          <w:sz w:val="20"/>
          <w:szCs w:val="22"/>
        </w:rPr>
        <w:t>Manage publishing applications and desktops in WVD. </w:t>
      </w:r>
    </w:p>
    <w:p w14:paraId="7CF93483" w14:textId="25C9E47C" w:rsidR="009E056B" w:rsidRPr="00214586" w:rsidRDefault="009E056B" w:rsidP="00214586">
      <w:pPr>
        <w:numPr>
          <w:ilvl w:val="0"/>
          <w:numId w:val="67"/>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WVD Management and Monitoring</w:t>
      </w:r>
      <w:r w:rsidRPr="00214586">
        <w:rPr>
          <w:rFonts w:ascii="Segoe UI" w:hAnsi="Segoe UI" w:cs="Segoe UI"/>
          <w:color w:val="0563C1"/>
          <w:sz w:val="20"/>
          <w:szCs w:val="22"/>
        </w:rPr>
        <w:t> - </w:t>
      </w:r>
      <w:r w:rsidRPr="00214586">
        <w:rPr>
          <w:rFonts w:ascii="Segoe UI" w:hAnsi="Segoe UI" w:cs="Segoe UI"/>
          <w:color w:val="000000"/>
          <w:sz w:val="20"/>
          <w:szCs w:val="22"/>
        </w:rPr>
        <w:t>Management of WVD plays a crucial role in how the users interact with the service. You can grant/revoke access to published applications or desktops through Management, debug any issues that users come across when they access the service.</w:t>
      </w:r>
    </w:p>
    <w:p w14:paraId="7F6083FE" w14:textId="77777777" w:rsidR="009E056B" w:rsidRPr="00214586" w:rsidRDefault="009E056B" w:rsidP="00214586">
      <w:pPr>
        <w:numPr>
          <w:ilvl w:val="0"/>
          <w:numId w:val="67"/>
        </w:numPr>
        <w:tabs>
          <w:tab w:val="left" w:pos="1080"/>
        </w:tabs>
        <w:spacing w:after="0" w:line="276" w:lineRule="auto"/>
        <w:ind w:left="540" w:hanging="270"/>
        <w:jc w:val="both"/>
        <w:textAlignment w:val="baseline"/>
        <w:rPr>
          <w:rFonts w:ascii="Segoe UI" w:hAnsi="Segoe UI" w:cs="Segoe UI"/>
          <w:sz w:val="20"/>
          <w:szCs w:val="22"/>
        </w:rPr>
      </w:pPr>
      <w:r w:rsidRPr="00214586">
        <w:rPr>
          <w:rFonts w:ascii="Segoe UI" w:hAnsi="Segoe UI" w:cs="Segoe UI"/>
          <w:color w:val="0563C1"/>
          <w:sz w:val="20"/>
          <w:szCs w:val="22"/>
          <w:u w:val="single"/>
        </w:rPr>
        <w:t>Patch Management</w:t>
      </w:r>
      <w:r w:rsidRPr="00214586">
        <w:rPr>
          <w:rFonts w:ascii="Segoe UI" w:hAnsi="Segoe UI" w:cs="Segoe UI"/>
          <w:color w:val="0563C1"/>
          <w:sz w:val="20"/>
          <w:szCs w:val="22"/>
        </w:rPr>
        <w:t> - </w:t>
      </w:r>
      <w:r w:rsidRPr="00214586">
        <w:rPr>
          <w:rFonts w:ascii="Segoe UI" w:hAnsi="Segoe UI" w:cs="Segoe UI"/>
          <w:sz w:val="20"/>
          <w:szCs w:val="22"/>
        </w:rPr>
        <w:t>Patch Management is the process of updating and patching the Session host VMs to avoid any security vulnerabilities and applying any configuration controls as required. </w:t>
      </w:r>
    </w:p>
    <w:p w14:paraId="304896B8" w14:textId="4ADDA9D5" w:rsidR="00D62740" w:rsidRPr="00214586" w:rsidRDefault="009E056B" w:rsidP="00214586">
      <w:pPr>
        <w:numPr>
          <w:ilvl w:val="0"/>
          <w:numId w:val="67"/>
        </w:numPr>
        <w:tabs>
          <w:tab w:val="left" w:pos="1080"/>
        </w:tabs>
        <w:spacing w:line="276" w:lineRule="auto"/>
        <w:ind w:left="548" w:hanging="274"/>
        <w:jc w:val="both"/>
        <w:textAlignment w:val="baseline"/>
        <w:rPr>
          <w:rFonts w:ascii="Segoe UI" w:hAnsi="Segoe UI" w:cs="Segoe UI"/>
          <w:sz w:val="20"/>
          <w:szCs w:val="22"/>
        </w:rPr>
      </w:pPr>
      <w:r w:rsidRPr="00214586">
        <w:rPr>
          <w:rFonts w:ascii="Segoe UI" w:hAnsi="Segoe UI" w:cs="Segoe UI"/>
          <w:color w:val="0563C1"/>
          <w:sz w:val="20"/>
          <w:szCs w:val="22"/>
          <w:u w:val="single"/>
        </w:rPr>
        <w:t>Business Continuity and Disaster Recovery</w:t>
      </w:r>
      <w:r w:rsidRPr="00214586">
        <w:rPr>
          <w:rFonts w:ascii="Segoe UI" w:hAnsi="Segoe UI" w:cs="Segoe UI"/>
          <w:color w:val="0563C1"/>
          <w:sz w:val="20"/>
          <w:szCs w:val="22"/>
        </w:rPr>
        <w:t> - </w:t>
      </w:r>
      <w:r w:rsidRPr="00214586">
        <w:rPr>
          <w:rFonts w:ascii="Segoe UI" w:hAnsi="Segoe UI" w:cs="Segoe UI"/>
          <w:color w:val="000000"/>
          <w:sz w:val="20"/>
          <w:szCs w:val="22"/>
        </w:rPr>
        <w:t>Customers can implement BCDR for their Session hosts using ASR. This would protect the VMs and provide faster recovery from disasters. </w:t>
      </w:r>
    </w:p>
    <w:p w14:paraId="0F970878" w14:textId="698F6039" w:rsidR="00D62740" w:rsidRDefault="1D6F1302" w:rsidP="00703C64">
      <w:pPr>
        <w:pStyle w:val="Heading2"/>
        <w:spacing w:after="120"/>
        <w:jc w:val="both"/>
      </w:pPr>
      <w:bookmarkStart w:id="182" w:name="_Toc43321910"/>
      <w:r>
        <w:t>Govern</w:t>
      </w:r>
      <w:ins w:id="183" w:author="Prasad Paluri" w:date="2020-05-11T12:05:00Z">
        <w:r w:rsidR="40D430AB">
          <w:t>ance</w:t>
        </w:r>
      </w:ins>
      <w:bookmarkEnd w:id="182"/>
    </w:p>
    <w:p w14:paraId="6FA54D81" w14:textId="3E257374" w:rsidR="00703C64" w:rsidRPr="00214586" w:rsidRDefault="00703C64" w:rsidP="00214586">
      <w:pPr>
        <w:spacing w:line="276" w:lineRule="auto"/>
        <w:jc w:val="both"/>
        <w:rPr>
          <w:rFonts w:ascii="Segoe UI" w:hAnsi="Segoe UI" w:cs="Segoe UI"/>
          <w:b/>
          <w:sz w:val="20"/>
          <w:szCs w:val="20"/>
          <w:u w:val="single"/>
        </w:rPr>
      </w:pPr>
      <w:r w:rsidRPr="00214586">
        <w:rPr>
          <w:rFonts w:ascii="Segoe UI" w:hAnsi="Segoe UI" w:cs="Segoe UI"/>
          <w:color w:val="171717"/>
          <w:sz w:val="20"/>
          <w:szCs w:val="20"/>
          <w:shd w:val="clear" w:color="auto" w:fill="FFFFFF"/>
        </w:rPr>
        <w:t xml:space="preserve">Governance creates guardrails that keep the company on a safe path throughout the journey. Governance guides that describe the experiences of fictional companies that are based on the experiences of real customers. Governance is an iterative process. For organizations with existing policies that govern on-premises IT environments, governance should complement those policies. The level of corporate policy integration between on-premises and the cloud varies depending on governance maturity and a digital estate in the cloud. </w:t>
      </w:r>
    </w:p>
    <w:p w14:paraId="360EA1AB" w14:textId="18CC45FA"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 xml:space="preserve">Govern - Cost Management </w:t>
      </w:r>
    </w:p>
    <w:p w14:paraId="086A5059" w14:textId="5ECAC571" w:rsidR="004564D4" w:rsidRPr="00214586" w:rsidRDefault="004564D4" w:rsidP="00214586">
      <w:pPr>
        <w:spacing w:after="0" w:line="276" w:lineRule="auto"/>
        <w:ind w:left="720"/>
        <w:jc w:val="both"/>
        <w:rPr>
          <w:rFonts w:ascii="Segoe UI" w:hAnsi="Segoe UI" w:cs="Segoe UI"/>
          <w:sz w:val="20"/>
          <w:szCs w:val="20"/>
        </w:rPr>
      </w:pPr>
      <w:r w:rsidRPr="00214586">
        <w:rPr>
          <w:rFonts w:ascii="Segoe UI" w:hAnsi="Segoe UI" w:cs="Segoe UI"/>
          <w:b/>
          <w:sz w:val="20"/>
          <w:szCs w:val="20"/>
        </w:rPr>
        <w:t>Cost and Budget Management</w:t>
      </w:r>
      <w:r w:rsidR="00B140EF" w:rsidRPr="00214586">
        <w:rPr>
          <w:rFonts w:ascii="Segoe UI" w:hAnsi="Segoe UI" w:cs="Segoe UI"/>
          <w:b/>
          <w:sz w:val="20"/>
          <w:szCs w:val="20"/>
        </w:rPr>
        <w:t xml:space="preserve">: </w:t>
      </w:r>
      <w:r w:rsidRPr="00214586">
        <w:rPr>
          <w:rFonts w:ascii="Segoe UI" w:hAnsi="Segoe UI" w:cs="Segoe UI"/>
          <w:sz w:val="20"/>
          <w:szCs w:val="20"/>
        </w:rPr>
        <w:t>Azure Cost Management alerts to monitor your Azure usage and spending Or Dashboard configuration</w:t>
      </w:r>
    </w:p>
    <w:p w14:paraId="1B4EB70D" w14:textId="1DAF67E0" w:rsidR="004564D4" w:rsidRPr="00214586" w:rsidRDefault="004564D4" w:rsidP="00214586">
      <w:pPr>
        <w:spacing w:after="0" w:line="276" w:lineRule="auto"/>
        <w:ind w:firstLine="720"/>
        <w:jc w:val="both"/>
        <w:rPr>
          <w:rFonts w:ascii="Segoe UI" w:hAnsi="Segoe UI" w:cs="Segoe UI"/>
          <w:sz w:val="20"/>
          <w:szCs w:val="20"/>
        </w:rPr>
      </w:pPr>
      <w:r w:rsidRPr="00214586">
        <w:rPr>
          <w:rFonts w:ascii="Segoe UI" w:hAnsi="Segoe UI" w:cs="Segoe UI"/>
          <w:b/>
          <w:sz w:val="20"/>
          <w:szCs w:val="20"/>
        </w:rPr>
        <w:t>Risk</w:t>
      </w:r>
      <w:r w:rsidR="00B140EF" w:rsidRPr="00214586">
        <w:rPr>
          <w:rFonts w:ascii="Segoe UI" w:hAnsi="Segoe UI" w:cs="Segoe UI"/>
          <w:b/>
          <w:sz w:val="20"/>
          <w:szCs w:val="20"/>
        </w:rPr>
        <w:t xml:space="preserve">: </w:t>
      </w:r>
      <w:r w:rsidRPr="00214586">
        <w:rPr>
          <w:rFonts w:ascii="Segoe UI" w:hAnsi="Segoe UI" w:cs="Segoe UI"/>
          <w:sz w:val="20"/>
          <w:szCs w:val="20"/>
        </w:rPr>
        <w:t>Cost overrun alerts</w:t>
      </w:r>
    </w:p>
    <w:p w14:paraId="35D13BE0"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Govern - Identity Baseline</w:t>
      </w:r>
    </w:p>
    <w:p w14:paraId="36F2C52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Hybrid Identity </w:t>
      </w:r>
    </w:p>
    <w:p w14:paraId="1A8285FF" w14:textId="76BBFC3C"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 xml:space="preserve">azure ad </w:t>
      </w:r>
      <w:r w:rsidR="00B82F11" w:rsidRPr="00214586">
        <w:rPr>
          <w:rFonts w:ascii="Segoe UI" w:hAnsi="Segoe UI" w:cs="Segoe UI"/>
          <w:sz w:val="20"/>
          <w:szCs w:val="20"/>
        </w:rPr>
        <w:t>connects</w:t>
      </w:r>
    </w:p>
    <w:p w14:paraId="1C5B41C9" w14:textId="6C72D9DA"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Password policy (Passthrough, password hash, Federation)</w:t>
      </w:r>
    </w:p>
    <w:p w14:paraId="73F76DB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SAS (azure shared access signature)</w:t>
      </w:r>
    </w:p>
    <w:p w14:paraId="76382FE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Identity requirements</w:t>
      </w:r>
    </w:p>
    <w:p w14:paraId="6492ED5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Conditional access policy (MFA, failed login)</w:t>
      </w:r>
    </w:p>
    <w:p w14:paraId="73A8DC0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MFA</w:t>
      </w:r>
    </w:p>
    <w:p w14:paraId="300DF12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Creation of authentication and authorization Policy (application identity, Shared credentials, RBAC, MS365 App Security</w:t>
      </w:r>
    </w:p>
    <w:p w14:paraId="21EA3646"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Identity requirements </w:t>
      </w:r>
    </w:p>
    <w:p w14:paraId="3130D6A0"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Azure Directory Service if needed</w:t>
      </w:r>
    </w:p>
    <w:p w14:paraId="39A67EA2"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Govern - Security Baseline</w:t>
      </w:r>
    </w:p>
    <w:p w14:paraId="4354E3C5"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Compliance and risk</w:t>
      </w:r>
    </w:p>
    <w:p w14:paraId="2AB2CB05"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Compliance manager configuration, reporting, risk mitigation </w:t>
      </w:r>
    </w:p>
    <w:p w14:paraId="2823391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Policy and Industry Standard controls configuration </w:t>
      </w:r>
    </w:p>
    <w:p w14:paraId="6A52CD2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Security Assessment - Secure score configuration </w:t>
      </w:r>
    </w:p>
    <w:p w14:paraId="05950CD1"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lastRenderedPageBreak/>
        <w:t>Data encryption</w:t>
      </w:r>
    </w:p>
    <w:p w14:paraId="42195184"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data at rest encryption is performed on the Azure platform</w:t>
      </w:r>
    </w:p>
    <w:p w14:paraId="60591981"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Data Security - Encryption</w:t>
      </w:r>
    </w:p>
    <w:p w14:paraId="553460EC" w14:textId="31C8B67A"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Azure Key </w:t>
      </w:r>
      <w:r w:rsidR="00241EF8" w:rsidRPr="00214586">
        <w:rPr>
          <w:rFonts w:ascii="Segoe UI" w:hAnsi="Segoe UI" w:cs="Segoe UI"/>
          <w:sz w:val="20"/>
          <w:szCs w:val="20"/>
        </w:rPr>
        <w:t>Vault</w:t>
      </w:r>
      <w:r w:rsidRPr="00214586">
        <w:rPr>
          <w:rFonts w:ascii="Segoe UI" w:hAnsi="Segoe UI" w:cs="Segoe UI"/>
          <w:sz w:val="20"/>
          <w:szCs w:val="20"/>
        </w:rPr>
        <w:t xml:space="preserve"> - Configure Bring your own keys configuration per policy (BYOK)</w:t>
      </w:r>
    </w:p>
    <w:p w14:paraId="55772FA0" w14:textId="1C56DC3C"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Azure Key </w:t>
      </w:r>
      <w:r w:rsidR="00241EF8" w:rsidRPr="00214586">
        <w:rPr>
          <w:rFonts w:ascii="Segoe UI" w:hAnsi="Segoe UI" w:cs="Segoe UI"/>
          <w:sz w:val="20"/>
          <w:szCs w:val="20"/>
        </w:rPr>
        <w:t>Vault</w:t>
      </w:r>
      <w:r w:rsidRPr="00214586">
        <w:rPr>
          <w:rFonts w:ascii="Segoe UI" w:hAnsi="Segoe UI" w:cs="Segoe UI"/>
          <w:sz w:val="20"/>
          <w:szCs w:val="20"/>
        </w:rPr>
        <w:t xml:space="preserve"> - Configure HSM per company </w:t>
      </w:r>
      <w:r w:rsidR="00241EF8" w:rsidRPr="00214586">
        <w:rPr>
          <w:rFonts w:ascii="Segoe UI" w:hAnsi="Segoe UI" w:cs="Segoe UI"/>
          <w:sz w:val="20"/>
          <w:szCs w:val="20"/>
        </w:rPr>
        <w:t>standard</w:t>
      </w:r>
      <w:r w:rsidRPr="00214586">
        <w:rPr>
          <w:rFonts w:ascii="Segoe UI" w:hAnsi="Segoe UI" w:cs="Segoe UI"/>
          <w:sz w:val="20"/>
          <w:szCs w:val="20"/>
        </w:rPr>
        <w:t xml:space="preserve"> and policy</w:t>
      </w:r>
    </w:p>
    <w:p w14:paraId="586AEA8F" w14:textId="4A5FB8AF"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Azure Key </w:t>
      </w:r>
      <w:r w:rsidR="00241EF8" w:rsidRPr="00214586">
        <w:rPr>
          <w:rFonts w:ascii="Segoe UI" w:hAnsi="Segoe UI" w:cs="Segoe UI"/>
          <w:sz w:val="20"/>
          <w:szCs w:val="20"/>
        </w:rPr>
        <w:t>Vault</w:t>
      </w:r>
      <w:r w:rsidRPr="00214586">
        <w:rPr>
          <w:rFonts w:ascii="Segoe UI" w:hAnsi="Segoe UI" w:cs="Segoe UI"/>
          <w:sz w:val="20"/>
          <w:szCs w:val="20"/>
        </w:rPr>
        <w:t xml:space="preserve"> - Configure Key rotation policy</w:t>
      </w:r>
    </w:p>
    <w:p w14:paraId="18B55D3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Key Vault - configure internal/External CA per company standard and policy</w:t>
      </w:r>
    </w:p>
    <w:p w14:paraId="00C51A9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Key Vault - Key management policies</w:t>
      </w:r>
    </w:p>
    <w:p w14:paraId="2498C02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Configuring customer-managed encryption keys for Azure Storage – Always encrypted </w:t>
      </w:r>
    </w:p>
    <w:p w14:paraId="1310A111" w14:textId="746F6C3D"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Data at rest - Configure </w:t>
      </w:r>
      <w:r w:rsidR="00241EF8" w:rsidRPr="00214586">
        <w:rPr>
          <w:rFonts w:ascii="Segoe UI" w:hAnsi="Segoe UI" w:cs="Segoe UI"/>
          <w:sz w:val="20"/>
          <w:szCs w:val="20"/>
        </w:rPr>
        <w:t>Encrypting -</w:t>
      </w:r>
      <w:r w:rsidRPr="00214586">
        <w:rPr>
          <w:rFonts w:ascii="Segoe UI" w:hAnsi="Segoe UI" w:cs="Segoe UI"/>
          <w:sz w:val="20"/>
          <w:szCs w:val="20"/>
        </w:rPr>
        <w:t xml:space="preserve"> VM Disks (Windows and Linux VMs </w:t>
      </w:r>
      <w:r w:rsidR="00241EF8" w:rsidRPr="00214586">
        <w:rPr>
          <w:rFonts w:ascii="Segoe UI" w:hAnsi="Segoe UI" w:cs="Segoe UI"/>
          <w:sz w:val="20"/>
          <w:szCs w:val="20"/>
        </w:rPr>
        <w:t>Bit locker</w:t>
      </w:r>
      <w:r w:rsidRPr="00214586">
        <w:rPr>
          <w:rFonts w:ascii="Segoe UI" w:hAnsi="Segoe UI" w:cs="Segoe UI"/>
          <w:sz w:val="20"/>
          <w:szCs w:val="20"/>
        </w:rPr>
        <w:t xml:space="preserve">/DM Crypt </w:t>
      </w:r>
    </w:p>
    <w:p w14:paraId="7FFFC2A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Data at rest - Configure Encrypting -Azure storage encryption</w:t>
      </w:r>
    </w:p>
    <w:p w14:paraId="11DC89E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Data at rest - Configure Encrypting SQL DB - TDE</w:t>
      </w:r>
    </w:p>
    <w:p w14:paraId="54A4434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Data at rest - Configure Encrypting SQL DB -SQL Always Encrypted </w:t>
      </w:r>
    </w:p>
    <w:p w14:paraId="3CB6EAFE" w14:textId="7AFB20E1"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Encrypting data in use - Azure Confidential computing for </w:t>
      </w:r>
      <w:r w:rsidR="00241EF8" w:rsidRPr="00214586">
        <w:rPr>
          <w:rFonts w:ascii="Segoe UI" w:hAnsi="Segoe UI" w:cs="Segoe UI"/>
          <w:sz w:val="20"/>
          <w:szCs w:val="20"/>
        </w:rPr>
        <w:t>multi-tenant</w:t>
      </w:r>
      <w:r w:rsidRPr="00214586">
        <w:rPr>
          <w:rFonts w:ascii="Segoe UI" w:hAnsi="Segoe UI" w:cs="Segoe UI"/>
          <w:sz w:val="20"/>
          <w:szCs w:val="20"/>
        </w:rPr>
        <w:t xml:space="preserve"> scenario </w:t>
      </w:r>
    </w:p>
    <w:p w14:paraId="5061DC14" w14:textId="42E8AEEE"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Azure App Service - https:/</w:t>
      </w:r>
      <w:r w:rsidR="00241EF8" w:rsidRPr="00214586">
        <w:rPr>
          <w:rFonts w:ascii="Segoe UI" w:hAnsi="Segoe UI" w:cs="Segoe UI"/>
          <w:sz w:val="20"/>
          <w:szCs w:val="20"/>
        </w:rPr>
        <w:t>/. azurewebsites.net</w:t>
      </w:r>
      <w:r w:rsidRPr="00214586">
        <w:rPr>
          <w:rFonts w:ascii="Segoe UI" w:hAnsi="Segoe UI" w:cs="Segoe UI"/>
          <w:sz w:val="20"/>
          <w:szCs w:val="20"/>
        </w:rPr>
        <w:t xml:space="preserve"> - Custom domains and certificates</w:t>
      </w:r>
    </w:p>
    <w:p w14:paraId="5544C1E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Azure portal uses HTTPS</w:t>
      </w:r>
    </w:p>
    <w:p w14:paraId="49CED40B"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Azure Storage REST endpoints - HTTPS is optional - SAS can enforce HTTPS</w:t>
      </w:r>
    </w:p>
    <w:p w14:paraId="1EA974C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Encryption data in transit - Encryption of all public endpoints - VPN, Express routes encryption</w:t>
      </w:r>
    </w:p>
    <w:p w14:paraId="65F1B46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Security center alerts configuration </w:t>
      </w:r>
    </w:p>
    <w:p w14:paraId="04A2E9E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Security documents and emails – Azure information Protection (labeling and classification)</w:t>
      </w:r>
    </w:p>
    <w:p w14:paraId="78F30605"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DDoS protection</w:t>
      </w:r>
    </w:p>
    <w:p w14:paraId="1E3AF13E"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Use Azure DDoS Protection Standard to minimize disruptions caused by DDoS attacks.</w:t>
      </w:r>
    </w:p>
    <w:p w14:paraId="5645A213"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Deployment Acceleration</w:t>
      </w:r>
    </w:p>
    <w:p w14:paraId="4867A8D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all assets deployed to the cloud should be deployed using templates or automation scripts, where possible</w:t>
      </w:r>
    </w:p>
    <w:p w14:paraId="4BC5163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Blueprints</w:t>
      </w:r>
    </w:p>
    <w:p w14:paraId="62F1710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Azure DevOps Pipelines</w:t>
      </w:r>
    </w:p>
    <w:p w14:paraId="638AE75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Hybrid Network security/Identity</w:t>
      </w:r>
    </w:p>
    <w:p w14:paraId="62DA2330" w14:textId="5C2BD61E"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Redirect cloud authentication through </w:t>
      </w:r>
      <w:r w:rsidR="00B82F11" w:rsidRPr="00214586">
        <w:rPr>
          <w:rFonts w:ascii="Segoe UI" w:hAnsi="Segoe UI" w:cs="Segoe UI"/>
          <w:sz w:val="20"/>
          <w:szCs w:val="20"/>
        </w:rPr>
        <w:t>on-premise</w:t>
      </w:r>
      <w:r w:rsidRPr="00214586">
        <w:rPr>
          <w:rFonts w:ascii="Segoe UI" w:hAnsi="Segoe UI" w:cs="Segoe UI"/>
          <w:sz w:val="20"/>
          <w:szCs w:val="20"/>
        </w:rPr>
        <w:t xml:space="preserve"> </w:t>
      </w:r>
      <w:r w:rsidR="00241EF8" w:rsidRPr="00214586">
        <w:rPr>
          <w:rFonts w:ascii="Segoe UI" w:hAnsi="Segoe UI" w:cs="Segoe UI"/>
          <w:sz w:val="20"/>
          <w:szCs w:val="20"/>
        </w:rPr>
        <w:t>firewall</w:t>
      </w:r>
      <w:r w:rsidRPr="00214586">
        <w:rPr>
          <w:rFonts w:ascii="Segoe UI" w:hAnsi="Segoe UI" w:cs="Segoe UI"/>
          <w:sz w:val="20"/>
          <w:szCs w:val="20"/>
        </w:rPr>
        <w:t xml:space="preserve"> (if Azure AD connect environment is in place) i.e. Route and NSG configurations </w:t>
      </w:r>
    </w:p>
    <w:p w14:paraId="6584CAD1" w14:textId="2A479E27" w:rsidR="004564D4" w:rsidRPr="00214586" w:rsidRDefault="00374738"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Infrastructure</w:t>
      </w:r>
      <w:r w:rsidR="004564D4" w:rsidRPr="00214586">
        <w:rPr>
          <w:rFonts w:ascii="Segoe UI" w:hAnsi="Segoe UI" w:cs="Segoe UI"/>
          <w:b/>
          <w:sz w:val="20"/>
          <w:szCs w:val="20"/>
        </w:rPr>
        <w:t xml:space="preserve"> Security</w:t>
      </w:r>
    </w:p>
    <w:p w14:paraId="3265A0B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Develop an Azure Blueprint </w:t>
      </w:r>
    </w:p>
    <w:p w14:paraId="7FD3A92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Naming conventions and tags</w:t>
      </w:r>
    </w:p>
    <w:p w14:paraId="760D361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Role-based access control model</w:t>
      </w:r>
    </w:p>
    <w:p w14:paraId="73E163E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Set up security and monitoring</w:t>
      </w:r>
    </w:p>
    <w:p w14:paraId="28C17FE3" w14:textId="75C81097" w:rsidR="004564D4" w:rsidRPr="00214586" w:rsidRDefault="00374738"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Monitoring alert</w:t>
      </w:r>
      <w:r w:rsidR="004564D4" w:rsidRPr="00214586">
        <w:rPr>
          <w:rFonts w:ascii="Segoe UI" w:hAnsi="Segoe UI" w:cs="Segoe UI"/>
          <w:b/>
          <w:sz w:val="20"/>
          <w:szCs w:val="20"/>
        </w:rPr>
        <w:t xml:space="preserve">, Audit/diagnostic </w:t>
      </w:r>
      <w:r w:rsidRPr="00214586">
        <w:rPr>
          <w:rFonts w:ascii="Segoe UI" w:hAnsi="Segoe UI" w:cs="Segoe UI"/>
          <w:b/>
          <w:sz w:val="20"/>
          <w:szCs w:val="20"/>
        </w:rPr>
        <w:t>Logs and alerting</w:t>
      </w:r>
    </w:p>
    <w:p w14:paraId="2253F684"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Azure Security Centre - Security Policy configuration</w:t>
      </w:r>
    </w:p>
    <w:p w14:paraId="0A24F1A2"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Network Security </w:t>
      </w:r>
    </w:p>
    <w:p w14:paraId="465698D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Application Gateway</w:t>
      </w:r>
    </w:p>
    <w:p w14:paraId="033314E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Creating user defined routes (UDR)</w:t>
      </w:r>
    </w:p>
    <w:p w14:paraId="59B69C3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DDoS configuration for internet endpoints </w:t>
      </w:r>
    </w:p>
    <w:p w14:paraId="4D94CFB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Network access controls with NSGs and Azure Firewall</w:t>
      </w:r>
    </w:p>
    <w:p w14:paraId="60F0899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lastRenderedPageBreak/>
        <w:t>Network monitoring and threat detection</w:t>
      </w:r>
    </w:p>
    <w:p w14:paraId="06DC8E2E"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Policy templates for networking</w:t>
      </w:r>
    </w:p>
    <w:p w14:paraId="5647200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The hub spoke model</w:t>
      </w:r>
    </w:p>
    <w:p w14:paraId="01A4718E"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Network security - Internet connectivity Paths</w:t>
      </w:r>
    </w:p>
    <w:p w14:paraId="1CA5133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Autoscaling</w:t>
      </w:r>
    </w:p>
    <w:p w14:paraId="03DF6C38" w14:textId="5E49C41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Publish </w:t>
      </w:r>
      <w:r w:rsidR="00374738" w:rsidRPr="00214586">
        <w:rPr>
          <w:rFonts w:ascii="Segoe UI" w:hAnsi="Segoe UI" w:cs="Segoe UI"/>
          <w:sz w:val="20"/>
          <w:szCs w:val="20"/>
        </w:rPr>
        <w:t>- IIS</w:t>
      </w:r>
      <w:r w:rsidRPr="00214586">
        <w:rPr>
          <w:rFonts w:ascii="Segoe UI" w:hAnsi="Segoe UI" w:cs="Segoe UI"/>
          <w:sz w:val="20"/>
          <w:szCs w:val="20"/>
        </w:rPr>
        <w:t xml:space="preserve"> web servers, App Services, Azure Kubernetes Service clusters</w:t>
      </w:r>
    </w:p>
    <w:p w14:paraId="2D475EA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Route based on host headers, URI path</w:t>
      </w:r>
    </w:p>
    <w:p w14:paraId="2606CE46"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SSL termination</w:t>
      </w:r>
    </w:p>
    <w:p w14:paraId="6E242BF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Static virtual IP address</w:t>
      </w:r>
    </w:p>
    <w:p w14:paraId="7CB7340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Web Application Firewall</w:t>
      </w:r>
    </w:p>
    <w:p w14:paraId="1B52CC1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Web traffic load balancer</w:t>
      </w:r>
    </w:p>
    <w:p w14:paraId="526BDA48"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Network Security - Software defined networking models</w:t>
      </w:r>
    </w:p>
    <w:p w14:paraId="0EA1CCC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Cloud DMZ -DMZ traffic is audited</w:t>
      </w:r>
    </w:p>
    <w:p w14:paraId="7039D93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Cloud DMZ -Not using a dedicated WAN connection</w:t>
      </w:r>
    </w:p>
    <w:p w14:paraId="764EF48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Cloud Native - Using cloud-based identity</w:t>
      </w:r>
    </w:p>
    <w:p w14:paraId="4E0818CA" w14:textId="15F7E38E"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Hybrid - Access to services from cloud to on-prem - </w:t>
      </w:r>
      <w:r w:rsidR="00374738" w:rsidRPr="00214586">
        <w:rPr>
          <w:rFonts w:ascii="Segoe UI" w:hAnsi="Segoe UI" w:cs="Segoe UI"/>
          <w:sz w:val="20"/>
          <w:szCs w:val="20"/>
        </w:rPr>
        <w:t>Application Proxy</w:t>
      </w:r>
    </w:p>
    <w:p w14:paraId="27ABE250"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Hybrid - Access to services in cloud from on-prem</w:t>
      </w:r>
    </w:p>
    <w:p w14:paraId="0815E43E" w14:textId="1FA28FD8"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Infrastructure as a Service resources - NSGs, Monitoring </w:t>
      </w:r>
      <w:r w:rsidR="00374738" w:rsidRPr="00214586">
        <w:rPr>
          <w:rFonts w:ascii="Segoe UI" w:hAnsi="Segoe UI" w:cs="Segoe UI"/>
          <w:sz w:val="20"/>
          <w:szCs w:val="20"/>
        </w:rPr>
        <w:t>agent,</w:t>
      </w:r>
      <w:r w:rsidRPr="00214586">
        <w:rPr>
          <w:rFonts w:ascii="Segoe UI" w:hAnsi="Segoe UI" w:cs="Segoe UI"/>
          <w:sz w:val="20"/>
          <w:szCs w:val="20"/>
        </w:rPr>
        <w:t xml:space="preserve"> encryption configuration </w:t>
      </w:r>
    </w:p>
    <w:p w14:paraId="4AE1D572"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Resource Consistency</w:t>
      </w:r>
    </w:p>
    <w:p w14:paraId="54C655B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Develop resource template - ARM</w:t>
      </w:r>
    </w:p>
    <w:p w14:paraId="57D375D8" w14:textId="554A53B1"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Discoverable to IT operations - Tag, alerts based on tags for </w:t>
      </w:r>
      <w:r w:rsidR="00241EF8" w:rsidRPr="00214586">
        <w:rPr>
          <w:rFonts w:ascii="Segoe UI" w:hAnsi="Segoe UI" w:cs="Segoe UI"/>
          <w:sz w:val="20"/>
          <w:szCs w:val="20"/>
        </w:rPr>
        <w:t>non-compliant</w:t>
      </w:r>
      <w:r w:rsidRPr="00214586">
        <w:rPr>
          <w:rFonts w:ascii="Segoe UI" w:hAnsi="Segoe UI" w:cs="Segoe UI"/>
          <w:sz w:val="20"/>
          <w:szCs w:val="20"/>
        </w:rPr>
        <w:t xml:space="preserve"> </w:t>
      </w:r>
      <w:r w:rsidR="00241EF8" w:rsidRPr="00214586">
        <w:rPr>
          <w:rFonts w:ascii="Segoe UI" w:hAnsi="Segoe UI" w:cs="Segoe UI"/>
          <w:sz w:val="20"/>
          <w:szCs w:val="20"/>
        </w:rPr>
        <w:t>resource</w:t>
      </w:r>
      <w:r w:rsidRPr="00214586">
        <w:rPr>
          <w:rFonts w:ascii="Segoe UI" w:hAnsi="Segoe UI" w:cs="Segoe UI"/>
          <w:sz w:val="20"/>
          <w:szCs w:val="20"/>
        </w:rPr>
        <w:t xml:space="preserve"> </w:t>
      </w:r>
    </w:p>
    <w:p w14:paraId="665CBEE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Included in recovery planning</w:t>
      </w:r>
    </w:p>
    <w:p w14:paraId="0F1573A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Part of repeatable operations processes</w:t>
      </w:r>
    </w:p>
    <w:p w14:paraId="450364B3"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 xml:space="preserve">Govern - Security Baseline </w:t>
      </w:r>
    </w:p>
    <w:p w14:paraId="2E3B115A"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Identity</w:t>
      </w:r>
    </w:p>
    <w:p w14:paraId="2B1579D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admin accounts are not licensed</w:t>
      </w:r>
    </w:p>
    <w:p w14:paraId="71F1211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all admin accounts are enabled for multi-factor authentication (MFA)</w:t>
      </w:r>
    </w:p>
    <w:p w14:paraId="4A909C8B"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no service accounts are assigned admin role in the tenant</w:t>
      </w:r>
    </w:p>
    <w:p w14:paraId="28D26B1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on-premise synchronized accounts are not assigned admin roles in the Tenant</w:t>
      </w:r>
    </w:p>
    <w:p w14:paraId="2B6449F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Implement a process for disabling and deleting accounts that are no longer used</w:t>
      </w:r>
    </w:p>
    <w:p w14:paraId="41759FE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Implement Azure Active Directory (Azure AD) Privileged Identity Management </w:t>
      </w:r>
    </w:p>
    <w:p w14:paraId="58845CB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Implement privileged access management in Office 365</w:t>
      </w:r>
    </w:p>
    <w:p w14:paraId="68E51B90" w14:textId="1346305D"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Reduce the number of global administrator accounts to less than five</w:t>
      </w:r>
    </w:p>
    <w:p w14:paraId="385F49A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Require multi-factor authentication for all users</w:t>
      </w:r>
    </w:p>
    <w:p w14:paraId="3A99DD3E" w14:textId="35CA2F68"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Review and optimize your conditional access and related policies to align with your objectives for a </w:t>
      </w:r>
      <w:r w:rsidR="00374738" w:rsidRPr="00214586">
        <w:rPr>
          <w:rFonts w:ascii="Segoe UI" w:hAnsi="Segoe UI" w:cs="Segoe UI"/>
          <w:sz w:val="20"/>
          <w:szCs w:val="20"/>
        </w:rPr>
        <w:t>zero-trust</w:t>
      </w:r>
      <w:r w:rsidRPr="00214586">
        <w:rPr>
          <w:rFonts w:ascii="Segoe UI" w:hAnsi="Segoe UI" w:cs="Segoe UI"/>
          <w:sz w:val="20"/>
          <w:szCs w:val="20"/>
        </w:rPr>
        <w:t xml:space="preserve"> network. </w:t>
      </w:r>
    </w:p>
    <w:p w14:paraId="3BC96F3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Setup multi-factor authentication and use recommended conditional access policies, including sign-in risk policies</w:t>
      </w:r>
    </w:p>
    <w:p w14:paraId="39BD3739"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Identity </w:t>
      </w:r>
    </w:p>
    <w:p w14:paraId="2AFC6B29" w14:textId="2E72E121"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 xml:space="preserve">Implement Privileged Access </w:t>
      </w:r>
      <w:r w:rsidR="00374738" w:rsidRPr="00214586">
        <w:rPr>
          <w:rFonts w:ascii="Segoe UI" w:hAnsi="Segoe UI" w:cs="Segoe UI"/>
          <w:sz w:val="20"/>
          <w:szCs w:val="20"/>
        </w:rPr>
        <w:t>Workstations</w:t>
      </w:r>
      <w:r w:rsidRPr="00214586">
        <w:rPr>
          <w:rFonts w:ascii="Segoe UI" w:hAnsi="Segoe UI" w:cs="Segoe UI"/>
          <w:sz w:val="20"/>
          <w:szCs w:val="20"/>
        </w:rPr>
        <w:t xml:space="preserve"> (PAW)</w:t>
      </w:r>
    </w:p>
    <w:p w14:paraId="30A7DB7D"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Information protection</w:t>
      </w:r>
    </w:p>
    <w:p w14:paraId="329C0AD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data loss prevention policies for sensitive data</w:t>
      </w:r>
    </w:p>
    <w:p w14:paraId="275908C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Disable Anonymous external calendar sharing policy</w:t>
      </w:r>
    </w:p>
    <w:p w14:paraId="1DB20A3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lastRenderedPageBreak/>
        <w:t>Disable external email forwarding</w:t>
      </w:r>
    </w:p>
    <w:p w14:paraId="523DBC1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Implement data classification and information protection policies</w:t>
      </w:r>
    </w:p>
    <w:p w14:paraId="256674D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Protect data in third-party apps and services by using Cloud App Security</w:t>
      </w:r>
    </w:p>
    <w:p w14:paraId="669DEAF8"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AIP Scanner to identify and classify information across servers and file shares</w:t>
      </w:r>
    </w:p>
    <w:p w14:paraId="534C1E2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Microsoft Defender ATP to identify if users store sensitive information on their desktops</w:t>
      </w:r>
    </w:p>
    <w:p w14:paraId="2A2CE9BA"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Monitoring </w:t>
      </w:r>
    </w:p>
    <w:p w14:paraId="180F433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Ensure the Office 365 audit log is turned on</w:t>
      </w:r>
    </w:p>
    <w:p w14:paraId="1C9242C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Review risky logins weekly</w:t>
      </w:r>
    </w:p>
    <w:p w14:paraId="32180C0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Review Secure Score weekly</w:t>
      </w:r>
    </w:p>
    <w:p w14:paraId="5F91620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Review Top malware, spam users weekly</w:t>
      </w:r>
    </w:p>
    <w:p w14:paraId="676B3E79"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Use Microsoft Azure Sentinel or your current SIEM tool to monitor for threats across your environment. </w:t>
      </w:r>
    </w:p>
    <w:p w14:paraId="1848992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Use Microsoft Cloud App Security to detect unusual behavior across cloud apps </w:t>
      </w:r>
    </w:p>
    <w:p w14:paraId="3429186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Use Microsoft Defender ATP </w:t>
      </w:r>
    </w:p>
    <w:p w14:paraId="279B1FEF"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Office 365 ATP tools</w:t>
      </w:r>
    </w:p>
    <w:p w14:paraId="0524E3DA"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the Azure Security Center to monitor for threats across hybrid and cloud workloads.</w:t>
      </w:r>
    </w:p>
    <w:p w14:paraId="7345D55E"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Threat protection</w:t>
      </w:r>
    </w:p>
    <w:p w14:paraId="591779AC" w14:textId="167A6814"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Block </w:t>
      </w:r>
      <w:r w:rsidR="00374738" w:rsidRPr="00214586">
        <w:rPr>
          <w:rFonts w:ascii="Segoe UI" w:hAnsi="Segoe UI" w:cs="Segoe UI"/>
          <w:sz w:val="20"/>
          <w:szCs w:val="20"/>
        </w:rPr>
        <w:t>connections</w:t>
      </w:r>
      <w:r w:rsidRPr="00214586">
        <w:rPr>
          <w:rFonts w:ascii="Segoe UI" w:hAnsi="Segoe UI" w:cs="Segoe UI"/>
          <w:sz w:val="20"/>
          <w:szCs w:val="20"/>
        </w:rPr>
        <w:t xml:space="preserve"> from countries that you don't do business with</w:t>
      </w:r>
    </w:p>
    <w:p w14:paraId="74A3A58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Disable POP, IMAP, and SMTP protocols</w:t>
      </w:r>
    </w:p>
    <w:p w14:paraId="451146E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Protect against ransomware</w:t>
      </w:r>
    </w:p>
    <w:p w14:paraId="42D96A9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Protect your email from targeted phishing attacks</w:t>
      </w:r>
    </w:p>
    <w:p w14:paraId="29DA69C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Raise the level of protection against malware in mail</w:t>
      </w:r>
    </w:p>
    <w:p w14:paraId="3B1827F2"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Retire servers and applications that are no longer used in your environment</w:t>
      </w:r>
    </w:p>
    <w:p w14:paraId="28C13B0B"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Threat protection </w:t>
      </w:r>
    </w:p>
    <w:p w14:paraId="1802DD74" w14:textId="01B068D6"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Block access to the Microsoft Azure Management portal to all non-</w:t>
      </w:r>
      <w:r w:rsidR="00374738" w:rsidRPr="00214586">
        <w:rPr>
          <w:rFonts w:ascii="Segoe UI" w:hAnsi="Segoe UI" w:cs="Segoe UI"/>
          <w:sz w:val="20"/>
          <w:szCs w:val="20"/>
        </w:rPr>
        <w:t>administrators</w:t>
      </w:r>
    </w:p>
    <w:p w14:paraId="40F6776B"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Defender Advanced Threat Protection capabilities</w:t>
      </w:r>
    </w:p>
    <w:p w14:paraId="4A501A43"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Configure Office 365 Advanced Threat Protection (Office ATP)</w:t>
      </w:r>
    </w:p>
    <w:p w14:paraId="7E0C66BC"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 xml:space="preserve">Deploy Azure ATP to monitor and protect against threats targeted to your on-premises Active Directory environment. </w:t>
      </w:r>
    </w:p>
    <w:p w14:paraId="3CCE37C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Disable Remote PowerShell for all users</w:t>
      </w:r>
    </w:p>
    <w:p w14:paraId="4E3F96E7"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Do not whitelist sender domains, individual senders, or source IPs as this allows these to bypass spam and malware checks</w:t>
      </w:r>
    </w:p>
    <w:p w14:paraId="788CF72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Enable Outbound spam notifications</w:t>
      </w:r>
    </w:p>
    <w:p w14:paraId="52F382B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Open Teams Federation only to Partners you communicate with</w:t>
      </w:r>
    </w:p>
    <w:p w14:paraId="62E99831"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Secure partner channel communications like emails using TLS</w:t>
      </w:r>
    </w:p>
    <w:p w14:paraId="36806C1D"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Use Microsoft Cloud App Security to discover and monitor SaaS apps</w:t>
      </w:r>
    </w:p>
    <w:p w14:paraId="77C065FB" w14:textId="77777777" w:rsidR="004564D4" w:rsidRPr="00214586" w:rsidRDefault="004564D4" w:rsidP="00214586">
      <w:pPr>
        <w:spacing w:after="0" w:line="276" w:lineRule="auto"/>
        <w:jc w:val="both"/>
        <w:rPr>
          <w:rFonts w:ascii="Segoe UI" w:hAnsi="Segoe UI" w:cs="Segoe UI"/>
          <w:b/>
          <w:sz w:val="20"/>
          <w:szCs w:val="20"/>
          <w:u w:val="single"/>
        </w:rPr>
      </w:pPr>
      <w:r w:rsidRPr="00214586">
        <w:rPr>
          <w:rFonts w:ascii="Segoe UI" w:hAnsi="Segoe UI" w:cs="Segoe UI"/>
          <w:b/>
          <w:sz w:val="20"/>
          <w:szCs w:val="20"/>
          <w:u w:val="single"/>
        </w:rPr>
        <w:t>Governance – Resource Consistency</w:t>
      </w:r>
    </w:p>
    <w:p w14:paraId="2B153908"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Asset classification</w:t>
      </w:r>
    </w:p>
    <w:p w14:paraId="6839C2A4" w14:textId="77777777" w:rsidR="004564D4" w:rsidRPr="00214586" w:rsidRDefault="004564D4" w:rsidP="00214586">
      <w:pPr>
        <w:spacing w:after="0" w:line="276" w:lineRule="auto"/>
        <w:ind w:left="1440"/>
        <w:jc w:val="both"/>
        <w:rPr>
          <w:rFonts w:ascii="Segoe UI" w:hAnsi="Segoe UI" w:cs="Segoe UI"/>
          <w:sz w:val="20"/>
          <w:szCs w:val="20"/>
        </w:rPr>
      </w:pPr>
      <w:r w:rsidRPr="00214586">
        <w:rPr>
          <w:rFonts w:ascii="Segoe UI" w:hAnsi="Segoe UI" w:cs="Segoe UI"/>
          <w:sz w:val="20"/>
          <w:szCs w:val="20"/>
        </w:rPr>
        <w:t>Establish resource tagging standards and ensure IT staff apply them consistently to any deployed resources using Azure resource tags.</w:t>
      </w:r>
    </w:p>
    <w:p w14:paraId="0AED0C83"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Service discoverability and shadow IT</w:t>
      </w:r>
    </w:p>
    <w:p w14:paraId="4305A587" w14:textId="77777777" w:rsidR="004564D4" w:rsidRPr="00214586" w:rsidRDefault="004564D4" w:rsidP="00214586">
      <w:pPr>
        <w:spacing w:after="0" w:line="276" w:lineRule="auto"/>
        <w:ind w:left="720" w:firstLine="720"/>
        <w:jc w:val="both"/>
        <w:rPr>
          <w:rFonts w:ascii="Segoe UI" w:hAnsi="Segoe UI" w:cs="Segoe UI"/>
          <w:sz w:val="20"/>
          <w:szCs w:val="20"/>
        </w:rPr>
      </w:pPr>
      <w:r w:rsidRPr="00214586">
        <w:rPr>
          <w:rFonts w:ascii="Segoe UI" w:hAnsi="Segoe UI" w:cs="Segoe UI"/>
          <w:sz w:val="20"/>
          <w:szCs w:val="20"/>
        </w:rPr>
        <w:t xml:space="preserve">Configure policy for resource tagging </w:t>
      </w:r>
    </w:p>
    <w:p w14:paraId="4AABFEC3" w14:textId="77777777" w:rsidR="004564D4" w:rsidRPr="00214586" w:rsidRDefault="004564D4" w:rsidP="00214586">
      <w:pPr>
        <w:spacing w:after="0" w:line="276" w:lineRule="auto"/>
        <w:ind w:firstLine="720"/>
        <w:jc w:val="both"/>
        <w:rPr>
          <w:rFonts w:ascii="Segoe UI" w:hAnsi="Segoe UI" w:cs="Segoe UI"/>
          <w:b/>
          <w:sz w:val="20"/>
          <w:szCs w:val="20"/>
        </w:rPr>
      </w:pPr>
      <w:r w:rsidRPr="00214586">
        <w:rPr>
          <w:rFonts w:ascii="Segoe UI" w:hAnsi="Segoe UI" w:cs="Segoe UI"/>
          <w:b/>
          <w:sz w:val="20"/>
          <w:szCs w:val="20"/>
        </w:rPr>
        <w:t xml:space="preserve">Service disturbance </w:t>
      </w:r>
    </w:p>
    <w:p w14:paraId="43596D0F" w14:textId="77777777" w:rsidR="004564D4" w:rsidRPr="00214586" w:rsidRDefault="004564D4" w:rsidP="00214586">
      <w:pPr>
        <w:spacing w:line="276" w:lineRule="auto"/>
        <w:ind w:left="720" w:firstLine="720"/>
        <w:jc w:val="both"/>
        <w:rPr>
          <w:rFonts w:ascii="Segoe UI" w:hAnsi="Segoe UI" w:cs="Segoe UI"/>
          <w:sz w:val="20"/>
          <w:szCs w:val="20"/>
        </w:rPr>
      </w:pPr>
      <w:r w:rsidRPr="00214586">
        <w:rPr>
          <w:rFonts w:ascii="Segoe UI" w:hAnsi="Segoe UI" w:cs="Segoe UI"/>
          <w:sz w:val="20"/>
          <w:szCs w:val="20"/>
        </w:rPr>
        <w:t>Microsoft Cloud services audit report and service alert configuration</w:t>
      </w:r>
    </w:p>
    <w:p w14:paraId="26478E7D" w14:textId="2B279AA1" w:rsidR="00952DB2" w:rsidRDefault="00952DB2" w:rsidP="008310D3">
      <w:pPr>
        <w:pStyle w:val="Heading3"/>
      </w:pPr>
      <w:bookmarkStart w:id="184" w:name="_Toc40375946"/>
      <w:bookmarkStart w:id="185" w:name="_Toc40737262"/>
      <w:bookmarkStart w:id="186" w:name="_Toc40972001"/>
      <w:bookmarkStart w:id="187" w:name="_Toc40985585"/>
      <w:bookmarkStart w:id="188" w:name="_Toc43321911"/>
      <w:bookmarkEnd w:id="184"/>
      <w:bookmarkEnd w:id="185"/>
      <w:bookmarkEnd w:id="186"/>
      <w:bookmarkEnd w:id="187"/>
      <w:r w:rsidRPr="00952DB2">
        <w:lastRenderedPageBreak/>
        <w:t>Security Baseline</w:t>
      </w:r>
      <w:bookmarkEnd w:id="188"/>
    </w:p>
    <w:p w14:paraId="3A39350A" w14:textId="77777777" w:rsidR="00952DB2" w:rsidRPr="00214586" w:rsidRDefault="00952DB2" w:rsidP="00492EC3">
      <w:pPr>
        <w:spacing w:after="120"/>
        <w:jc w:val="both"/>
        <w:rPr>
          <w:rFonts w:ascii="Segoe UI" w:hAnsi="Segoe UI" w:cs="Segoe UI"/>
          <w:b/>
          <w:sz w:val="24"/>
        </w:rPr>
      </w:pPr>
      <w:r w:rsidRPr="00214586">
        <w:rPr>
          <w:rFonts w:ascii="Segoe UI" w:hAnsi="Segoe UI" w:cs="Segoe UI"/>
          <w:b/>
        </w:rPr>
        <w:t>Networking</w:t>
      </w:r>
      <w:r w:rsidRPr="00214586">
        <w:rPr>
          <w:rFonts w:ascii="Segoe UI" w:hAnsi="Segoe UI" w:cs="Segoe UI"/>
          <w:b/>
          <w:sz w:val="24"/>
        </w:rPr>
        <w:t> </w:t>
      </w:r>
    </w:p>
    <w:p w14:paraId="0AD3F0F5" w14:textId="20D825E8"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w:t>
      </w:r>
      <w:r w:rsidR="002E1815" w:rsidRPr="00214586">
        <w:rPr>
          <w:rFonts w:ascii="Segoe UI" w:hAnsi="Segoe UI" w:cs="Segoe UI"/>
          <w:sz w:val="20"/>
          <w:szCs w:val="20"/>
        </w:rPr>
        <w:t xml:space="preserve">is section </w:t>
      </w:r>
      <w:r w:rsidRPr="00214586">
        <w:rPr>
          <w:rFonts w:ascii="Segoe UI" w:hAnsi="Segoe UI" w:cs="Segoe UI"/>
          <w:sz w:val="20"/>
          <w:szCs w:val="20"/>
        </w:rPr>
        <w:t>contain</w:t>
      </w:r>
      <w:r w:rsidR="002E1815" w:rsidRPr="00214586">
        <w:rPr>
          <w:rFonts w:ascii="Segoe UI" w:hAnsi="Segoe UI" w:cs="Segoe UI"/>
          <w:sz w:val="20"/>
          <w:szCs w:val="20"/>
        </w:rPr>
        <w:t>s</w:t>
      </w:r>
      <w:r w:rsidRPr="00214586">
        <w:rPr>
          <w:rFonts w:ascii="Segoe UI" w:hAnsi="Segoe UI" w:cs="Segoe UI"/>
          <w:sz w:val="20"/>
          <w:szCs w:val="20"/>
        </w:rPr>
        <w:t xml:space="preserve"> implementation details on how the partner (or customer) will design and build out the networking topology for the deployment</w:t>
      </w:r>
      <w:r w:rsidRPr="00214586">
        <w:rPr>
          <w:rFonts w:ascii="Segoe UI" w:hAnsi="Segoe UI" w:cs="Segoe UI"/>
          <w:b/>
          <w:bCs/>
          <w:i/>
          <w:iCs/>
          <w:sz w:val="20"/>
          <w:szCs w:val="20"/>
        </w:rPr>
        <w:t>.</w:t>
      </w:r>
      <w:r w:rsidRPr="00214586">
        <w:rPr>
          <w:rFonts w:ascii="Segoe UI" w:hAnsi="Segoe UI" w:cs="Segoe UI"/>
          <w:sz w:val="20"/>
          <w:szCs w:val="20"/>
        </w:rPr>
        <w:t> The recommendation is to design your Azure Networking using a </w:t>
      </w:r>
      <w:hyperlink r:id="rId75" w:tgtFrame="_blank" w:history="1">
        <w:r w:rsidRPr="00214586">
          <w:rPr>
            <w:rFonts w:ascii="Segoe UI" w:hAnsi="Segoe UI" w:cs="Segoe UI"/>
            <w:color w:val="0078D4"/>
            <w:sz w:val="20"/>
            <w:szCs w:val="20"/>
            <w:u w:val="single"/>
          </w:rPr>
          <w:t>Hub-Spoke topology</w:t>
        </w:r>
      </w:hyperlink>
      <w:r w:rsidRPr="00214586">
        <w:rPr>
          <w:rFonts w:ascii="Segoe UI" w:hAnsi="Segoe UI" w:cs="Segoe UI"/>
          <w:sz w:val="20"/>
          <w:szCs w:val="20"/>
        </w:rPr>
        <w:t>. Consider the HUB like a DMZ deployed with your Virtual Network Gateways and other security/edge appliances like Firewalls, AAD-DS Etc. while the Spoke will act as the backend zone where your Session hosts servers are deployed and is peered with the HUB.  </w:t>
      </w:r>
    </w:p>
    <w:p w14:paraId="7FCF9981" w14:textId="77777777" w:rsidR="00952DB2" w:rsidRPr="00214586" w:rsidRDefault="00952DB2" w:rsidP="00214586">
      <w:pPr>
        <w:numPr>
          <w:ilvl w:val="0"/>
          <w:numId w:val="11"/>
        </w:numPr>
        <w:tabs>
          <w:tab w:val="clear" w:pos="720"/>
          <w:tab w:val="num" w:pos="1080"/>
        </w:tabs>
        <w:spacing w:after="0" w:line="276" w:lineRule="auto"/>
        <w:ind w:left="1440" w:hanging="634"/>
        <w:jc w:val="both"/>
        <w:textAlignment w:val="baseline"/>
        <w:rPr>
          <w:rFonts w:ascii="Segoe UI" w:hAnsi="Segoe UI" w:cs="Segoe UI"/>
          <w:sz w:val="20"/>
          <w:szCs w:val="20"/>
        </w:rPr>
      </w:pPr>
      <w:r w:rsidRPr="00214586">
        <w:rPr>
          <w:rFonts w:ascii="Segoe UI" w:hAnsi="Segoe UI" w:cs="Segoe UI"/>
          <w:sz w:val="20"/>
          <w:szCs w:val="20"/>
        </w:rPr>
        <w:t>Gather networking requirements and setup a Virtual Network (VNET) using Hub-Spoke Topology in Azure for deploying resources. </w:t>
      </w:r>
    </w:p>
    <w:p w14:paraId="5A40D409"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Deploy a Hub VNET </w:t>
      </w:r>
    </w:p>
    <w:p w14:paraId="041345F3"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Deploy and configure Network Gateways, Firewalls, or any Network Virtual Appliances in the Hub VNET </w:t>
      </w:r>
    </w:p>
    <w:p w14:paraId="726F253C"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Deploy a Spoke VNET and establish peering with the Hub VNET </w:t>
      </w:r>
    </w:p>
    <w:p w14:paraId="2CF46436"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Configure User Defined Routes (if required) to route all traffic from the Spoke VNET via the Hub VNET to avoid any traffic directly traversing from the Spoke VNET </w:t>
      </w:r>
    </w:p>
    <w:p w14:paraId="36B5375F"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Configure Network Security Groups (NSG) to allow/deny access to your Session hosts. </w:t>
      </w:r>
    </w:p>
    <w:p w14:paraId="611A037D"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All Session hosts and any other infrastructure will be deployed into the Spoke VNET </w:t>
      </w:r>
    </w:p>
    <w:p w14:paraId="3E04B34B" w14:textId="77777777" w:rsidR="00952DB2" w:rsidRPr="00214586" w:rsidRDefault="00952DB2" w:rsidP="00214586">
      <w:pPr>
        <w:numPr>
          <w:ilvl w:val="0"/>
          <w:numId w:val="14"/>
        </w:numPr>
        <w:tabs>
          <w:tab w:val="clear" w:pos="720"/>
          <w:tab w:val="num" w:pos="1080"/>
        </w:tabs>
        <w:spacing w:after="0" w:line="276" w:lineRule="auto"/>
        <w:ind w:left="1440" w:hanging="630"/>
        <w:jc w:val="both"/>
        <w:textAlignment w:val="baseline"/>
        <w:rPr>
          <w:rFonts w:ascii="Segoe UI" w:hAnsi="Segoe UI" w:cs="Segoe UI"/>
          <w:sz w:val="20"/>
          <w:szCs w:val="20"/>
        </w:rPr>
      </w:pPr>
      <w:r w:rsidRPr="00214586">
        <w:rPr>
          <w:rFonts w:ascii="Segoe UI" w:hAnsi="Segoe UI" w:cs="Segoe UI"/>
          <w:sz w:val="20"/>
          <w:szCs w:val="20"/>
        </w:rPr>
        <w:t>If utilizing a hybrid architecture, setup one of the following  </w:t>
      </w:r>
    </w:p>
    <w:p w14:paraId="555F18C4"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Site to Site VPN </w:t>
      </w:r>
    </w:p>
    <w:p w14:paraId="3C45ECD9"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Implement S2S VPN for encrypted traffic over the internet </w:t>
      </w:r>
    </w:p>
    <w:p w14:paraId="619C0BE9"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Setup S2S VPN with the Hub VNET </w:t>
      </w:r>
    </w:p>
    <w:p w14:paraId="3A81C3A2" w14:textId="77777777" w:rsidR="00952DB2" w:rsidRPr="00214586" w:rsidRDefault="00952DB2" w:rsidP="00214586">
      <w:pPr>
        <w:pStyle w:val="ListParagraph"/>
        <w:numPr>
          <w:ilvl w:val="2"/>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Express Route </w:t>
      </w:r>
    </w:p>
    <w:p w14:paraId="1F3AFD76"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Implement Express Route if the Customers want a Private Peering directly into Azure instead of traversing the Internet </w:t>
      </w:r>
    </w:p>
    <w:p w14:paraId="351A6904" w14:textId="77777777" w:rsidR="00952DB2" w:rsidRPr="00214586" w:rsidRDefault="00952DB2" w:rsidP="00214586">
      <w:pPr>
        <w:pStyle w:val="ListParagraph"/>
        <w:numPr>
          <w:ilvl w:val="3"/>
          <w:numId w:val="11"/>
        </w:numPr>
        <w:spacing w:after="0" w:line="276" w:lineRule="auto"/>
        <w:ind w:hanging="630"/>
        <w:jc w:val="both"/>
        <w:textAlignment w:val="baseline"/>
        <w:rPr>
          <w:rFonts w:ascii="Segoe UI" w:hAnsi="Segoe UI" w:cs="Segoe UI"/>
          <w:sz w:val="20"/>
          <w:szCs w:val="20"/>
        </w:rPr>
      </w:pPr>
      <w:r w:rsidRPr="00214586">
        <w:rPr>
          <w:rFonts w:ascii="Segoe UI" w:hAnsi="Segoe UI" w:cs="Segoe UI"/>
          <w:sz w:val="20"/>
          <w:szCs w:val="20"/>
        </w:rPr>
        <w:t>Setup S2S VPN with the Hub VNET </w:t>
      </w:r>
    </w:p>
    <w:p w14:paraId="513B8D6D" w14:textId="750C4312" w:rsidR="00952DB2" w:rsidRDefault="00952DB2" w:rsidP="00214586">
      <w:pPr>
        <w:numPr>
          <w:ilvl w:val="0"/>
          <w:numId w:val="14"/>
        </w:numPr>
        <w:tabs>
          <w:tab w:val="clear" w:pos="720"/>
          <w:tab w:val="num" w:pos="1080"/>
        </w:tabs>
        <w:spacing w:after="0" w:line="276" w:lineRule="auto"/>
        <w:ind w:left="1080" w:hanging="270"/>
        <w:jc w:val="both"/>
        <w:textAlignment w:val="baseline"/>
        <w:rPr>
          <w:rFonts w:ascii="Segoe UI" w:hAnsi="Segoe UI" w:cs="Segoe UI"/>
          <w:sz w:val="20"/>
          <w:szCs w:val="20"/>
        </w:rPr>
      </w:pPr>
      <w:r w:rsidRPr="00214586">
        <w:rPr>
          <w:rFonts w:ascii="Segoe UI" w:hAnsi="Segoe UI" w:cs="Segoe UI"/>
          <w:sz w:val="20"/>
          <w:szCs w:val="20"/>
        </w:rPr>
        <w:t>For Migrations to WVD, create an isolated VNET to perform Test Failovers (this VNET should not have any connectivity/dependencies to Production resources such as Domain Controllers etc.). </w:t>
      </w:r>
    </w:p>
    <w:p w14:paraId="727606AB" w14:textId="34EAB526" w:rsidR="006D4EAF" w:rsidRDefault="006D4EAF" w:rsidP="006D4EAF">
      <w:pPr>
        <w:spacing w:after="0" w:line="276" w:lineRule="auto"/>
        <w:jc w:val="both"/>
        <w:textAlignment w:val="baseline"/>
        <w:rPr>
          <w:rFonts w:ascii="Segoe UI" w:hAnsi="Segoe UI" w:cs="Segoe UI"/>
          <w:sz w:val="20"/>
          <w:szCs w:val="20"/>
        </w:rPr>
      </w:pPr>
    </w:p>
    <w:p w14:paraId="0F08B7A7" w14:textId="77777777" w:rsidR="006D4EAF" w:rsidRPr="00525A4B" w:rsidRDefault="006D4EAF" w:rsidP="006D4EAF">
      <w:pPr>
        <w:spacing w:after="0" w:line="276" w:lineRule="auto"/>
        <w:jc w:val="both"/>
        <w:rPr>
          <w:rFonts w:ascii="Segoe UI" w:hAnsi="Segoe UI" w:cs="Segoe UI"/>
          <w:b/>
          <w:sz w:val="20"/>
        </w:rPr>
      </w:pPr>
      <w:r w:rsidRPr="00525A4B">
        <w:rPr>
          <w:rFonts w:ascii="Segoe UI" w:hAnsi="Segoe UI" w:cs="Segoe UI"/>
          <w:b/>
          <w:sz w:val="20"/>
        </w:rPr>
        <w:t>Communications in general for WVD service (443) detailed flow – Reverse Connect</w:t>
      </w:r>
    </w:p>
    <w:p w14:paraId="5C7A40FB" w14:textId="77777777" w:rsidR="006D4EAF" w:rsidRPr="00525A4B" w:rsidRDefault="006D4EAF" w:rsidP="006D4EAF">
      <w:pPr>
        <w:spacing w:after="0" w:line="276" w:lineRule="auto"/>
        <w:jc w:val="both"/>
        <w:rPr>
          <w:rFonts w:ascii="Segoe UI" w:eastAsia="Calibri" w:hAnsi="Segoe UI" w:cs="Segoe UI"/>
          <w:sz w:val="20"/>
        </w:rPr>
      </w:pPr>
      <w:r w:rsidRPr="00525A4B">
        <w:rPr>
          <w:rFonts w:ascii="Segoe UI" w:eastAsia="Calibri" w:hAnsi="Segoe UI" w:cs="Segoe UI"/>
          <w:sz w:val="20"/>
        </w:rPr>
        <w:t xml:space="preserve">One of the core differences between traditional Remote Desktop Services and Windows Virtual Desktop is the way clients connect to (RD/WVD) resources. Microsoft have introduced a new mechanism within Windows Virtual Desktop called Reverse Connect. </w:t>
      </w:r>
    </w:p>
    <w:p w14:paraId="591BC9AE"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Clients would typically connect to a RD Gateway for external access to RDS resources. </w:t>
      </w:r>
    </w:p>
    <w:p w14:paraId="1A14F2A7"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The RD client would connect to the RD gateway over TCP 443, authenticate with Active Directory, and then the Gateway would establish a secure inbound session to the selected/chosen resource (RemoteApp/Desktop). </w:t>
      </w:r>
    </w:p>
    <w:p w14:paraId="30ADAD5C"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In more recent versions of windows, the RDS Gateway can also use the UDP port 3391 (when configured) to enable dual transport for improved connection quality compared to the traditional TCP method. </w:t>
      </w:r>
    </w:p>
    <w:p w14:paraId="11E08136"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 xml:space="preserve">UDP provides significant improvements over higher latency/unreliable networks. There is no requirement for any inbound ports to be configured or opened on a VM to setup an RDP connection on WVD. This is essentially a reverse proxy security feature straight out of the box. </w:t>
      </w:r>
    </w:p>
    <w:p w14:paraId="6CC99F79" w14:textId="77777777" w:rsidR="006D4EAF" w:rsidRPr="00525A4B" w:rsidRDefault="006D4EAF" w:rsidP="006D4EAF">
      <w:pPr>
        <w:pStyle w:val="ListParagraph"/>
        <w:numPr>
          <w:ilvl w:val="0"/>
          <w:numId w:val="162"/>
        </w:numPr>
        <w:spacing w:after="0" w:line="276" w:lineRule="auto"/>
        <w:jc w:val="both"/>
        <w:rPr>
          <w:rFonts w:ascii="Segoe UI" w:eastAsia="Calibri" w:hAnsi="Segoe UI" w:cs="Segoe UI"/>
          <w:sz w:val="20"/>
        </w:rPr>
      </w:pPr>
      <w:r w:rsidRPr="00525A4B">
        <w:rPr>
          <w:rFonts w:ascii="Segoe UI" w:eastAsia="Calibri" w:hAnsi="Segoe UI" w:cs="Segoe UI"/>
          <w:sz w:val="20"/>
        </w:rPr>
        <w:t>Communication between the host pools and WVD core SaaS components is completed done using TCP https (443) only (at time of writing). That being said, for those using third party firewall’s/security appliances, you may need to double check rules allowing access to Azure services.</w:t>
      </w:r>
    </w:p>
    <w:p w14:paraId="0DF7E144" w14:textId="77777777" w:rsidR="006D4EAF" w:rsidRPr="00525A4B" w:rsidRDefault="006D4EAF" w:rsidP="006D4EAF">
      <w:pPr>
        <w:spacing w:line="276" w:lineRule="auto"/>
        <w:jc w:val="both"/>
        <w:rPr>
          <w:rFonts w:ascii="Segoe UI" w:eastAsia="Calibri" w:hAnsi="Segoe UI" w:cs="Segoe UI"/>
          <w:sz w:val="20"/>
        </w:rPr>
      </w:pPr>
      <w:r w:rsidRPr="00525A4B">
        <w:rPr>
          <w:rFonts w:ascii="Segoe UI" w:eastAsia="Calibri" w:hAnsi="Segoe UI" w:cs="Segoe UI"/>
          <w:sz w:val="20"/>
        </w:rPr>
        <w:lastRenderedPageBreak/>
        <w:t>Reverse connect also provides new benefits like setting policies including conditional access policies. For example, Client time of day restrictions via IP address, controlling access via the Client IP address, time and/or other.</w:t>
      </w:r>
    </w:p>
    <w:p w14:paraId="482228F0" w14:textId="77777777" w:rsidR="00DC6F91" w:rsidRPr="00214586" w:rsidRDefault="00DC6F91" w:rsidP="00214586">
      <w:pPr>
        <w:spacing w:before="240"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Azure Bastion</w:t>
      </w:r>
      <w:r w:rsidRPr="00214586">
        <w:rPr>
          <w:rFonts w:ascii="Segoe UI" w:eastAsia="Calibri" w:hAnsi="Segoe UI" w:cs="Segoe UI"/>
          <w:sz w:val="20"/>
          <w:szCs w:val="20"/>
        </w:rPr>
        <w:t>:</w:t>
      </w:r>
    </w:p>
    <w:p w14:paraId="3CF41138"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Azure Bastion is a fully managed PaaS service that provides secure and seamless RDP and SSH access to your virtual machines directly through the Azure Portal. Azure Bastion is provisioned directly in your Virtual Network (VNet) and supports all VMs in your Virtual Network (VNet) using SSL without any exposure through public IP addresses.</w:t>
      </w:r>
    </w:p>
    <w:p w14:paraId="45FA9BD6" w14:textId="1ABD0D95" w:rsidR="00952DB2" w:rsidRPr="00214586" w:rsidRDefault="00DC6F91" w:rsidP="00214586">
      <w:pPr>
        <w:spacing w:line="276" w:lineRule="auto"/>
        <w:jc w:val="both"/>
        <w:rPr>
          <w:rFonts w:ascii="Segoe UI" w:eastAsia="Calibri" w:hAnsi="Segoe UI" w:cs="Segoe UI"/>
          <w:sz w:val="20"/>
          <w:szCs w:val="20"/>
        </w:rPr>
      </w:pPr>
      <w:r w:rsidRPr="00214586">
        <w:rPr>
          <w:rFonts w:ascii="Segoe UI" w:eastAsia="Calibri" w:hAnsi="Segoe UI" w:cs="Segoe UI"/>
          <w:sz w:val="20"/>
          <w:szCs w:val="20"/>
        </w:rPr>
        <w:t>Using a bastion host can help limit threats such as port scanning and other types of malware targeting your VMs. Azure Bastion provides an integrated platform alternative to manually deploying and managing jump servers to shield your virtual machines.</w:t>
      </w:r>
    </w:p>
    <w:p w14:paraId="4188BFEC" w14:textId="77777777" w:rsidR="00952DB2" w:rsidRPr="00214586" w:rsidRDefault="00952DB2" w:rsidP="00214586">
      <w:pPr>
        <w:spacing w:after="120" w:line="276" w:lineRule="auto"/>
        <w:jc w:val="both"/>
        <w:rPr>
          <w:rFonts w:ascii="Segoe UI" w:hAnsi="Segoe UI" w:cs="Segoe UI"/>
          <w:b/>
          <w:sz w:val="20"/>
          <w:szCs w:val="20"/>
        </w:rPr>
      </w:pPr>
      <w:r w:rsidRPr="00214586">
        <w:rPr>
          <w:rFonts w:ascii="Segoe UI" w:hAnsi="Segoe UI" w:cs="Segoe UI"/>
          <w:b/>
          <w:sz w:val="20"/>
          <w:szCs w:val="20"/>
        </w:rPr>
        <w:t>Security and Compliance </w:t>
      </w:r>
    </w:p>
    <w:p w14:paraId="0B6EB947" w14:textId="1FB281BD"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Design and implementation of the following services to WVD setup and configuration. </w:t>
      </w:r>
    </w:p>
    <w:p w14:paraId="31C6975C"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w:t>
      </w:r>
      <w:hyperlink r:id="rId76" w:tgtFrame="_blank" w:history="1">
        <w:r w:rsidRPr="00214586">
          <w:rPr>
            <w:rFonts w:ascii="Segoe UI" w:hAnsi="Segoe UI" w:cs="Segoe UI"/>
            <w:color w:val="0078D4"/>
            <w:sz w:val="20"/>
            <w:szCs w:val="20"/>
            <w:u w:val="single"/>
          </w:rPr>
          <w:t>Azure Security Center</w:t>
        </w:r>
      </w:hyperlink>
      <w:r w:rsidRPr="00214586">
        <w:rPr>
          <w:rFonts w:ascii="Segoe UI" w:hAnsi="Segoe UI" w:cs="Segoe UI"/>
          <w:sz w:val="20"/>
          <w:szCs w:val="20"/>
        </w:rPr>
        <w:t> to strengthen the security and compliance posture of your infrastructure. </w:t>
      </w:r>
    </w:p>
    <w:p w14:paraId="2AA9719A"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Integrate </w:t>
      </w:r>
      <w:hyperlink r:id="rId77" w:tgtFrame="_blank" w:history="1">
        <w:r w:rsidRPr="00214586">
          <w:rPr>
            <w:rFonts w:ascii="Segoe UI" w:hAnsi="Segoe UI" w:cs="Segoe UI"/>
            <w:color w:val="0078D4"/>
            <w:sz w:val="20"/>
            <w:szCs w:val="20"/>
            <w:u w:val="single"/>
          </w:rPr>
          <w:t>Security Center with Azure Sentinel</w:t>
        </w:r>
      </w:hyperlink>
      <w:r w:rsidRPr="00214586">
        <w:rPr>
          <w:rFonts w:ascii="Segoe UI" w:hAnsi="Segoe UI" w:cs="Segoe UI"/>
          <w:sz w:val="20"/>
          <w:szCs w:val="20"/>
        </w:rPr>
        <w:t> for proactive monitoring and threat mitigation. </w:t>
      </w:r>
    </w:p>
    <w:p w14:paraId="4177D7DE"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Implement Single Sign-On with Active Directory Federation Services </w:t>
      </w:r>
    </w:p>
    <w:p w14:paraId="2DA13EF5" w14:textId="77777777"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Implement Multi Factor Authentication using Conditional Access for WVD </w:t>
      </w:r>
    </w:p>
    <w:p w14:paraId="1DF918A5" w14:textId="248A61D2" w:rsidR="00952DB2" w:rsidRPr="00214586" w:rsidRDefault="00952DB2"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Implement Azure Firewall or a Network Appliance to restrict access only to WVD Resources </w:t>
      </w:r>
    </w:p>
    <w:p w14:paraId="6BD76C0F" w14:textId="1F2745DD" w:rsidR="00DC6F91" w:rsidRPr="00214586" w:rsidRDefault="00DC6F91" w:rsidP="00214586">
      <w:pPr>
        <w:pStyle w:val="ListParagraph"/>
        <w:numPr>
          <w:ilvl w:val="0"/>
          <w:numId w:val="47"/>
        </w:numPr>
        <w:spacing w:after="0" w:line="276" w:lineRule="auto"/>
        <w:contextualSpacing w:val="0"/>
        <w:jc w:val="both"/>
        <w:textAlignment w:val="baseline"/>
        <w:rPr>
          <w:rFonts w:ascii="Segoe UI" w:hAnsi="Segoe UI" w:cs="Segoe UI"/>
          <w:sz w:val="20"/>
          <w:szCs w:val="20"/>
        </w:rPr>
      </w:pPr>
      <w:r w:rsidRPr="00214586">
        <w:rPr>
          <w:rFonts w:ascii="Segoe UI" w:hAnsi="Segoe UI" w:cs="Segoe UI"/>
          <w:sz w:val="20"/>
          <w:szCs w:val="20"/>
        </w:rPr>
        <w:t xml:space="preserve">Azure has the broadest </w:t>
      </w:r>
      <w:hyperlink r:id="rId78" w:history="1">
        <w:r w:rsidRPr="00214586">
          <w:rPr>
            <w:rStyle w:val="Hyperlink"/>
            <w:rFonts w:ascii="Segoe UI" w:hAnsi="Segoe UI" w:cs="Segoe UI"/>
            <w:sz w:val="20"/>
            <w:szCs w:val="20"/>
          </w:rPr>
          <w:t>compliance coverage</w:t>
        </w:r>
      </w:hyperlink>
      <w:r w:rsidRPr="00214586">
        <w:rPr>
          <w:rFonts w:ascii="Segoe UI" w:hAnsi="Segoe UI" w:cs="Segoe UI"/>
          <w:sz w:val="20"/>
          <w:szCs w:val="20"/>
        </w:rPr>
        <w:t xml:space="preserve"> in the industry, including key independent certifications and attestations such as ISO 27001, ISO 27017, ISO 27018, ISO 22301, ISO 9001, ISO 20000-1, SOC 1/2/3, PCI DSS Level 1, HITRUST, CSA STAR Certification, CSA STAR Attestation, US FedRAMP High, Australia IRAP, Germany C5, Japan CS Mark Gold, Singapore MTCS Level 3, Spain ENS High, UK G-Cloud and Cyber Essentials Plus, and many more.</w:t>
      </w:r>
    </w:p>
    <w:p w14:paraId="682A605C" w14:textId="77777777" w:rsidR="00DC6F91" w:rsidRPr="00214586" w:rsidRDefault="00DC6F91"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b/>
          <w:bCs/>
          <w:sz w:val="20"/>
          <w:szCs w:val="20"/>
        </w:rPr>
        <w:t>Microsoft Intelligent Security Graph</w:t>
      </w:r>
      <w:r w:rsidRPr="00214586">
        <w:rPr>
          <w:rFonts w:ascii="Segoe UI" w:hAnsi="Segoe UI" w:cs="Segoe UI"/>
          <w:sz w:val="20"/>
          <w:szCs w:val="20"/>
        </w:rPr>
        <w:t>: Microsoft Intelligent Security Graph uses advanced analytics to synthesize massive amounts of threat intelligence and security signals obtained across Microsoft products, services, and partners to combat cyberthreats. Millions of unique threat indicators across the most diverse set of sources are generated every day by Microsoft and its partners and shared across Microsoft products and services.</w:t>
      </w:r>
    </w:p>
    <w:p w14:paraId="0BC6E420" w14:textId="3F66928F" w:rsidR="00DC6F91" w:rsidRPr="00214586" w:rsidRDefault="00DC6F91"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b/>
          <w:bCs/>
          <w:sz w:val="20"/>
          <w:szCs w:val="20"/>
        </w:rPr>
        <w:t>Azure Policy</w:t>
      </w:r>
      <w:r w:rsidRPr="00214586">
        <w:rPr>
          <w:rFonts w:ascii="Segoe UI" w:hAnsi="Segoe UI" w:cs="Segoe UI"/>
          <w:sz w:val="20"/>
          <w:szCs w:val="20"/>
        </w:rPr>
        <w:t>: It enables effective governance of Azure resources by creating, assigning. and managing policies. These policies enforce various rules over provisioned Azure resources to keep them compliant with specific customer corporate security and privacy standards. For example, one of the built-in policies for Allowed Locations can be used to restrict available locations for new resources to enforce customer’s geo-compliance requirements. Azure Policy provides a comprehensive compliance view of all provisioned resources and enables cloud policy management and security at scale.</w:t>
      </w:r>
    </w:p>
    <w:p w14:paraId="6D9D137C" w14:textId="7A63C66D" w:rsidR="009D5E18" w:rsidRPr="00214586" w:rsidRDefault="009D5E18" w:rsidP="00214586">
      <w:pPr>
        <w:pStyle w:val="ListParagraph"/>
        <w:numPr>
          <w:ilvl w:val="0"/>
          <w:numId w:val="47"/>
        </w:numPr>
        <w:spacing w:after="0" w:line="276" w:lineRule="auto"/>
        <w:jc w:val="both"/>
        <w:textAlignment w:val="baseline"/>
        <w:rPr>
          <w:rFonts w:ascii="Segoe UI" w:hAnsi="Segoe UI" w:cs="Segoe UI"/>
          <w:sz w:val="20"/>
          <w:szCs w:val="20"/>
        </w:rPr>
      </w:pPr>
      <w:r w:rsidRPr="00214586">
        <w:rPr>
          <w:rFonts w:ascii="Segoe UI" w:hAnsi="Segoe UI" w:cs="Segoe UI"/>
          <w:b/>
          <w:bCs/>
          <w:sz w:val="20"/>
          <w:szCs w:val="20"/>
        </w:rPr>
        <w:t>Microsoft Azure blueprint for Zero Trust</w:t>
      </w:r>
      <w:r w:rsidRPr="00214586">
        <w:rPr>
          <w:rFonts w:ascii="Segoe UI" w:hAnsi="Segoe UI" w:cs="Segoe UI"/>
          <w:sz w:val="20"/>
          <w:szCs w:val="20"/>
        </w:rPr>
        <w:t>: Many of Microsoft customers in regulated industries are adopting a Zero Trust architecture, moving to a security model that more effectively adapts to the complexity of the modern environment, embraces the mobile workforce, and protects people, devices, applications, and data wherever they’re located. A Zero Trust approach should extend throughout the entire digital estate and serve as an integrated security philosophy and end-to-end strategy, across three primary principles: (1) verify explicitly, (2) enforce least privilege access, and (3) assume breach.</w:t>
      </w:r>
    </w:p>
    <w:p w14:paraId="3C3BDCAB" w14:textId="77777777" w:rsidR="00B82B9D" w:rsidRPr="00214586" w:rsidRDefault="00B82B9D" w:rsidP="00214586">
      <w:pPr>
        <w:spacing w:after="0" w:line="276" w:lineRule="auto"/>
        <w:ind w:left="555"/>
        <w:jc w:val="both"/>
        <w:textAlignment w:val="baseline"/>
        <w:rPr>
          <w:rFonts w:ascii="Segoe UI" w:hAnsi="Segoe UI" w:cs="Segoe UI"/>
          <w:sz w:val="20"/>
          <w:szCs w:val="20"/>
        </w:rPr>
      </w:pPr>
    </w:p>
    <w:p w14:paraId="5F8D6668" w14:textId="77777777" w:rsidR="00B82B9D" w:rsidRPr="00214586" w:rsidRDefault="00B82B9D" w:rsidP="00214586">
      <w:pPr>
        <w:spacing w:after="0" w:line="276" w:lineRule="auto"/>
        <w:jc w:val="both"/>
        <w:rPr>
          <w:rFonts w:ascii="Segoe UI" w:hAnsi="Segoe UI" w:cs="Segoe UI"/>
          <w:b/>
          <w:sz w:val="20"/>
          <w:szCs w:val="20"/>
        </w:rPr>
      </w:pPr>
      <w:r w:rsidRPr="00214586">
        <w:rPr>
          <w:rFonts w:ascii="Segoe UI" w:hAnsi="Segoe UI" w:cs="Segoe UI"/>
          <w:b/>
          <w:sz w:val="20"/>
          <w:szCs w:val="20"/>
        </w:rPr>
        <w:t xml:space="preserve">Business Continuity and Disaster Recovery </w:t>
      </w:r>
    </w:p>
    <w:p w14:paraId="4E9E9F43" w14:textId="77777777" w:rsidR="00B82B9D" w:rsidRPr="00214586" w:rsidRDefault="00B82B9D" w:rsidP="00214586">
      <w:pPr>
        <w:spacing w:after="0" w:line="276" w:lineRule="auto"/>
        <w:jc w:val="both"/>
        <w:textAlignment w:val="baseline"/>
        <w:rPr>
          <w:rFonts w:ascii="Segoe UI" w:hAnsi="Segoe UI" w:cs="Segoe UI"/>
          <w:sz w:val="20"/>
          <w:szCs w:val="20"/>
        </w:rPr>
      </w:pPr>
      <w:r w:rsidRPr="00214586">
        <w:rPr>
          <w:rFonts w:ascii="Segoe UI" w:hAnsi="Segoe UI" w:cs="Segoe UI"/>
          <w:color w:val="171717"/>
          <w:sz w:val="20"/>
          <w:szCs w:val="20"/>
          <w:shd w:val="clear" w:color="auto" w:fill="FFFFFF"/>
        </w:rPr>
        <w:lastRenderedPageBreak/>
        <w:t>Customers can implement BCDR for their Session hosts using ASR. This would protect the VMs and provide faster recovery from disasters.</w:t>
      </w:r>
      <w:r w:rsidRPr="00214586">
        <w:rPr>
          <w:rFonts w:ascii="Segoe UI" w:hAnsi="Segoe UI" w:cs="Segoe UI"/>
          <w:sz w:val="20"/>
          <w:szCs w:val="20"/>
        </w:rPr>
        <w:t> </w:t>
      </w:r>
    </w:p>
    <w:p w14:paraId="43179531" w14:textId="77777777" w:rsidR="00952DB2" w:rsidRPr="00AB2093" w:rsidRDefault="00952DB2" w:rsidP="008310D3">
      <w:pPr>
        <w:pStyle w:val="Heading3"/>
      </w:pPr>
      <w:bookmarkStart w:id="189" w:name="_Toc43321912"/>
      <w:r>
        <w:t>Identity and Access Management</w:t>
      </w:r>
      <w:bookmarkEnd w:id="189"/>
      <w:r>
        <w:t> </w:t>
      </w:r>
    </w:p>
    <w:p w14:paraId="410D0A67" w14:textId="10D29D21"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Each partner (or customer) will take </w:t>
      </w:r>
      <w:r w:rsidR="00E25330" w:rsidRPr="00214586">
        <w:rPr>
          <w:rFonts w:ascii="Segoe UI" w:hAnsi="Segoe UI" w:cs="Segoe UI"/>
          <w:sz w:val="20"/>
          <w:szCs w:val="20"/>
        </w:rPr>
        <w:t xml:space="preserve">some time </w:t>
      </w:r>
      <w:r w:rsidRPr="00214586">
        <w:rPr>
          <w:rFonts w:ascii="Segoe UI" w:hAnsi="Segoe UI" w:cs="Segoe UI"/>
          <w:sz w:val="20"/>
          <w:szCs w:val="20"/>
        </w:rPr>
        <w:t>to setup the identity and access management aspects for the WVD deployment. Please ensure that the Active Directory requirements mentioned in </w:t>
      </w:r>
      <w:hyperlink r:id="rId79" w:anchor="requirements" w:tgtFrame="_blank" w:history="1">
        <w:r w:rsidRPr="00214586">
          <w:rPr>
            <w:rFonts w:ascii="Segoe UI" w:hAnsi="Segoe UI" w:cs="Segoe UI"/>
            <w:b/>
            <w:bCs/>
            <w:color w:val="0078D4"/>
            <w:sz w:val="20"/>
            <w:szCs w:val="20"/>
            <w:u w:val="single"/>
          </w:rPr>
          <w:t>WVD requirements</w:t>
        </w:r>
      </w:hyperlink>
      <w:r w:rsidRPr="00214586">
        <w:rPr>
          <w:rFonts w:ascii="Segoe UI" w:hAnsi="Segoe UI" w:cs="Segoe UI"/>
          <w:b/>
          <w:bCs/>
          <w:sz w:val="20"/>
          <w:szCs w:val="20"/>
          <w:u w:val="single"/>
        </w:rPr>
        <w:t> </w:t>
      </w:r>
      <w:r w:rsidRPr="00214586">
        <w:rPr>
          <w:rFonts w:ascii="Segoe UI" w:hAnsi="Segoe UI" w:cs="Segoe UI"/>
          <w:sz w:val="20"/>
          <w:szCs w:val="20"/>
        </w:rPr>
        <w:t> are completed before the additional steps in the below section can be accomplished.</w:t>
      </w:r>
      <w:r w:rsidRPr="00214586">
        <w:rPr>
          <w:rFonts w:ascii="Segoe UI" w:hAnsi="Segoe UI" w:cs="Segoe UI"/>
          <w:b/>
          <w:bCs/>
          <w:sz w:val="20"/>
          <w:szCs w:val="20"/>
        </w:rPr>
        <w:t> </w:t>
      </w:r>
      <w:r w:rsidRPr="00214586">
        <w:rPr>
          <w:rFonts w:ascii="Segoe UI" w:hAnsi="Segoe UI" w:cs="Segoe UI"/>
          <w:sz w:val="20"/>
          <w:szCs w:val="20"/>
        </w:rPr>
        <w:t> </w:t>
      </w:r>
    </w:p>
    <w:p w14:paraId="2C54E198" w14:textId="77777777" w:rsidR="00952DB2" w:rsidRPr="00214586" w:rsidRDefault="00952DB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Deploy/utilize one of the following for AD Domain Services presence in the VNET where Session Hosts are deployed </w:t>
      </w:r>
    </w:p>
    <w:p w14:paraId="4F5F4555"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Utilize a hybrid architecture with S2S VPN or Express Route </w:t>
      </w:r>
    </w:p>
    <w:p w14:paraId="14F3A1CD"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Have an on-prem AD server sync with Azure AD using AD Connect or </w:t>
      </w:r>
    </w:p>
    <w:p w14:paraId="6192F9B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 xml:space="preserve">Have an on-prem AD server sync with an IaaS AD VM in Azure and install AD </w:t>
      </w:r>
    </w:p>
    <w:p w14:paraId="5E8366FB"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Connect on the IaaS VM to sync with Azure AD </w:t>
      </w:r>
    </w:p>
    <w:p w14:paraId="7212822C"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Deploy Azure AD Domain Services for Cloud Native deployments </w:t>
      </w:r>
    </w:p>
    <w:p w14:paraId="4B18CDC4"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AD Organization Unit (OU) structure for WVD Session Hosts </w:t>
      </w:r>
    </w:p>
    <w:p w14:paraId="119AB4BE" w14:textId="77777777"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GPOs to manage access and security on the WVD Session Hosts </w:t>
      </w:r>
    </w:p>
    <w:p w14:paraId="77149D02" w14:textId="59007315" w:rsidR="00952DB2" w:rsidRPr="00214586" w:rsidRDefault="00952DB2" w:rsidP="00214586">
      <w:pPr>
        <w:pStyle w:val="ListParagraph"/>
        <w:numPr>
          <w:ilvl w:val="0"/>
          <w:numId w:val="48"/>
        </w:numPr>
        <w:spacing w:after="0" w:line="276" w:lineRule="auto"/>
        <w:jc w:val="both"/>
        <w:textAlignment w:val="baseline"/>
        <w:rPr>
          <w:rFonts w:ascii="Segoe UI" w:hAnsi="Segoe UI" w:cs="Segoe UI"/>
          <w:sz w:val="20"/>
          <w:szCs w:val="20"/>
        </w:rPr>
      </w:pPr>
      <w:r w:rsidRPr="00214586">
        <w:rPr>
          <w:rFonts w:ascii="Segoe UI" w:hAnsi="Segoe UI" w:cs="Segoe UI"/>
          <w:sz w:val="20"/>
          <w:szCs w:val="20"/>
        </w:rPr>
        <w:t>Create Users and AD Security Groups as required </w:t>
      </w:r>
    </w:p>
    <w:p w14:paraId="014BCFFD" w14:textId="21BA2C9B" w:rsidR="00DC6F91" w:rsidRPr="00214586" w:rsidRDefault="00DC6F91" w:rsidP="00214586">
      <w:pPr>
        <w:spacing w:after="0" w:line="276" w:lineRule="auto"/>
        <w:jc w:val="both"/>
        <w:textAlignment w:val="baseline"/>
        <w:rPr>
          <w:rFonts w:ascii="Segoe UI" w:hAnsi="Segoe UI" w:cs="Segoe UI"/>
          <w:sz w:val="20"/>
          <w:szCs w:val="20"/>
        </w:rPr>
      </w:pPr>
    </w:p>
    <w:p w14:paraId="1163C4A4" w14:textId="77777777" w:rsidR="00DC6F91" w:rsidRPr="00214586" w:rsidRDefault="00DC6F91" w:rsidP="00214586">
      <w:pPr>
        <w:spacing w:after="0" w:line="276" w:lineRule="auto"/>
        <w:jc w:val="both"/>
        <w:rPr>
          <w:rFonts w:ascii="Segoe UI" w:eastAsia="Calibri" w:hAnsi="Segoe UI" w:cs="Segoe UI"/>
          <w:sz w:val="20"/>
          <w:szCs w:val="20"/>
        </w:rPr>
      </w:pPr>
      <w:r w:rsidRPr="00214586">
        <w:rPr>
          <w:rFonts w:ascii="Segoe UI" w:eastAsia="Calibri" w:hAnsi="Segoe UI" w:cs="Segoe UI"/>
          <w:b/>
          <w:bCs/>
          <w:sz w:val="20"/>
          <w:szCs w:val="20"/>
        </w:rPr>
        <w:t>Common customer concerns, including</w:t>
      </w:r>
      <w:r w:rsidRPr="00214586">
        <w:rPr>
          <w:rFonts w:ascii="Segoe UI" w:eastAsia="Calibri" w:hAnsi="Segoe UI" w:cs="Segoe UI"/>
          <w:sz w:val="20"/>
          <w:szCs w:val="20"/>
        </w:rPr>
        <w:t>:</w:t>
      </w:r>
    </w:p>
    <w:p w14:paraId="3B7B847F" w14:textId="04E09DE9"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 xml:space="preserve">Data residency and data sovereignty: </w:t>
      </w:r>
      <w:r w:rsidRPr="00214586">
        <w:rPr>
          <w:rFonts w:ascii="Segoe UI" w:hAnsi="Segoe UI" w:cs="Segoe UI"/>
          <w:sz w:val="20"/>
          <w:szCs w:val="20"/>
        </w:rPr>
        <w:t>Microsoft provides strong customer commitments regarding cloud services data residency and transfer policies</w:t>
      </w:r>
    </w:p>
    <w:p w14:paraId="0C96C977"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Government access to customer data, including CLOUD Act related questions</w:t>
      </w:r>
    </w:p>
    <w:p w14:paraId="0FBB9F18"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Data encryption, including customer control of encryption keys</w:t>
      </w:r>
    </w:p>
    <w:p w14:paraId="2BD30C6C"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Access to customer data by Microsoft personnel</w:t>
      </w:r>
    </w:p>
    <w:p w14:paraId="5A90679F"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Threat detection and prevention</w:t>
      </w:r>
    </w:p>
    <w:p w14:paraId="70E4172D"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Private and hybrid cloud options</w:t>
      </w:r>
    </w:p>
    <w:p w14:paraId="795A0012" w14:textId="77777777"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Cloud compliance and certifications</w:t>
      </w:r>
    </w:p>
    <w:p w14:paraId="0CC1B3F2" w14:textId="3D529E02" w:rsidR="00DC6F91" w:rsidRPr="00214586" w:rsidRDefault="00DC6F91" w:rsidP="00214586">
      <w:pPr>
        <w:pStyle w:val="ListParagraph"/>
        <w:numPr>
          <w:ilvl w:val="0"/>
          <w:numId w:val="169"/>
        </w:numPr>
        <w:spacing w:line="276" w:lineRule="auto"/>
        <w:jc w:val="both"/>
        <w:rPr>
          <w:rFonts w:ascii="Segoe UI" w:eastAsia="Calibri" w:hAnsi="Segoe UI" w:cs="Segoe UI"/>
          <w:sz w:val="20"/>
          <w:szCs w:val="20"/>
        </w:rPr>
      </w:pPr>
      <w:r w:rsidRPr="00214586">
        <w:rPr>
          <w:rFonts w:ascii="Segoe UI" w:eastAsia="Calibri" w:hAnsi="Segoe UI" w:cs="Segoe UI"/>
          <w:sz w:val="20"/>
          <w:szCs w:val="20"/>
        </w:rPr>
        <w:t>Conceptual architecture for classified workloads</w:t>
      </w:r>
    </w:p>
    <w:p w14:paraId="110F2A7B" w14:textId="77777777" w:rsidR="0088450F" w:rsidRPr="00214586" w:rsidRDefault="0088450F" w:rsidP="00214586">
      <w:pPr>
        <w:spacing w:after="60" w:line="276" w:lineRule="auto"/>
        <w:jc w:val="both"/>
        <w:rPr>
          <w:rFonts w:ascii="Segoe UI" w:hAnsi="Segoe UI" w:cs="Segoe UI"/>
          <w:b/>
          <w:sz w:val="20"/>
          <w:szCs w:val="20"/>
        </w:rPr>
      </w:pPr>
      <w:r w:rsidRPr="00214586">
        <w:rPr>
          <w:rFonts w:ascii="Segoe UI" w:hAnsi="Segoe UI" w:cs="Segoe UI"/>
          <w:b/>
          <w:sz w:val="20"/>
          <w:szCs w:val="20"/>
        </w:rPr>
        <w:t>Windows Virtual Desktop RBAC:</w:t>
      </w:r>
    </w:p>
    <w:p w14:paraId="0DDD5C85"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has a delegated access model that lets you define the amount of access a particular user is allowed to have by assigning them a role. A role assignment has three components: security principal, role definition, and scope. The Windows Virtual Desktop delegated access model is based on the Azure RBAC model.</w:t>
      </w:r>
    </w:p>
    <w:p w14:paraId="003317C3"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sz w:val="20"/>
          <w:szCs w:val="20"/>
        </w:rPr>
        <w:t>Windows Virtual Desktop delegated access supports the following values for each element of the role assignment:</w:t>
      </w:r>
    </w:p>
    <w:p w14:paraId="43234538"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Security principal</w:t>
      </w:r>
    </w:p>
    <w:p w14:paraId="3B2343B9"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Users</w:t>
      </w:r>
    </w:p>
    <w:p w14:paraId="52E9D1EB"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User groups</w:t>
      </w:r>
    </w:p>
    <w:p w14:paraId="6F2709AC" w14:textId="77777777" w:rsidR="0088450F" w:rsidRPr="00214586" w:rsidRDefault="0088450F" w:rsidP="00214586">
      <w:pPr>
        <w:pStyle w:val="ListParagraph"/>
        <w:numPr>
          <w:ilvl w:val="0"/>
          <w:numId w:val="79"/>
        </w:numPr>
        <w:spacing w:line="276" w:lineRule="auto"/>
        <w:jc w:val="both"/>
        <w:rPr>
          <w:rFonts w:ascii="Segoe UI" w:hAnsi="Segoe UI" w:cs="Segoe UI"/>
          <w:sz w:val="20"/>
          <w:szCs w:val="20"/>
        </w:rPr>
      </w:pPr>
      <w:r w:rsidRPr="00214586">
        <w:rPr>
          <w:rFonts w:ascii="Segoe UI" w:hAnsi="Segoe UI" w:cs="Segoe UI"/>
          <w:sz w:val="20"/>
          <w:szCs w:val="20"/>
        </w:rPr>
        <w:t>Service principals</w:t>
      </w:r>
    </w:p>
    <w:p w14:paraId="47AAFB8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Role definition</w:t>
      </w:r>
    </w:p>
    <w:p w14:paraId="057F4C9F"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Built-in roles</w:t>
      </w:r>
    </w:p>
    <w:p w14:paraId="7FAB318C" w14:textId="77777777" w:rsidR="0088450F" w:rsidRPr="00214586" w:rsidRDefault="0088450F" w:rsidP="00214586">
      <w:pPr>
        <w:pStyle w:val="ListParagraph"/>
        <w:numPr>
          <w:ilvl w:val="0"/>
          <w:numId w:val="82"/>
        </w:numPr>
        <w:spacing w:line="276" w:lineRule="auto"/>
        <w:jc w:val="both"/>
        <w:rPr>
          <w:rFonts w:ascii="Segoe UI" w:hAnsi="Segoe UI" w:cs="Segoe UI"/>
          <w:sz w:val="20"/>
          <w:szCs w:val="20"/>
        </w:rPr>
      </w:pPr>
      <w:r w:rsidRPr="00214586">
        <w:rPr>
          <w:rFonts w:ascii="Segoe UI" w:hAnsi="Segoe UI" w:cs="Segoe UI"/>
          <w:sz w:val="20"/>
          <w:szCs w:val="20"/>
        </w:rPr>
        <w:t>Custom roles</w:t>
      </w:r>
    </w:p>
    <w:p w14:paraId="6598B421" w14:textId="77777777" w:rsidR="0088450F" w:rsidRPr="00214586" w:rsidRDefault="0088450F" w:rsidP="00214586">
      <w:pPr>
        <w:pStyle w:val="ListParagraph"/>
        <w:numPr>
          <w:ilvl w:val="0"/>
          <w:numId w:val="46"/>
        </w:numPr>
        <w:spacing w:line="276" w:lineRule="auto"/>
        <w:jc w:val="both"/>
        <w:rPr>
          <w:rFonts w:ascii="Segoe UI" w:hAnsi="Segoe UI" w:cs="Segoe UI"/>
          <w:sz w:val="20"/>
          <w:szCs w:val="20"/>
        </w:rPr>
      </w:pPr>
      <w:r w:rsidRPr="00214586">
        <w:rPr>
          <w:rFonts w:ascii="Segoe UI" w:hAnsi="Segoe UI" w:cs="Segoe UI"/>
          <w:sz w:val="20"/>
          <w:szCs w:val="20"/>
        </w:rPr>
        <w:t>Scope</w:t>
      </w:r>
    </w:p>
    <w:p w14:paraId="2E4341F6"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Host pools</w:t>
      </w:r>
    </w:p>
    <w:p w14:paraId="65464A63" w14:textId="77777777" w:rsidR="0088450F" w:rsidRPr="00214586" w:rsidRDefault="0088450F" w:rsidP="00214586">
      <w:pPr>
        <w:pStyle w:val="ListParagraph"/>
        <w:numPr>
          <w:ilvl w:val="0"/>
          <w:numId w:val="83"/>
        </w:numPr>
        <w:spacing w:line="276" w:lineRule="auto"/>
        <w:jc w:val="both"/>
        <w:rPr>
          <w:rFonts w:ascii="Segoe UI" w:hAnsi="Segoe UI" w:cs="Segoe UI"/>
          <w:sz w:val="20"/>
          <w:szCs w:val="20"/>
        </w:rPr>
      </w:pPr>
      <w:r w:rsidRPr="00214586">
        <w:rPr>
          <w:rFonts w:ascii="Segoe UI" w:hAnsi="Segoe UI" w:cs="Segoe UI"/>
          <w:sz w:val="20"/>
          <w:szCs w:val="20"/>
        </w:rPr>
        <w:t>App groups</w:t>
      </w:r>
    </w:p>
    <w:p w14:paraId="54A0B7DE" w14:textId="77777777" w:rsidR="0088450F" w:rsidRPr="00214586" w:rsidRDefault="0088450F" w:rsidP="00214586">
      <w:pPr>
        <w:pStyle w:val="ListParagraph"/>
        <w:numPr>
          <w:ilvl w:val="0"/>
          <w:numId w:val="83"/>
        </w:numPr>
        <w:spacing w:after="0" w:line="276" w:lineRule="auto"/>
        <w:jc w:val="both"/>
        <w:rPr>
          <w:rFonts w:ascii="Segoe UI" w:hAnsi="Segoe UI" w:cs="Segoe UI"/>
          <w:sz w:val="20"/>
          <w:szCs w:val="20"/>
        </w:rPr>
      </w:pPr>
      <w:r w:rsidRPr="00214586">
        <w:rPr>
          <w:rFonts w:ascii="Segoe UI" w:hAnsi="Segoe UI" w:cs="Segoe UI"/>
          <w:sz w:val="20"/>
          <w:szCs w:val="20"/>
        </w:rPr>
        <w:lastRenderedPageBreak/>
        <w:t>Workspaces</w:t>
      </w:r>
    </w:p>
    <w:p w14:paraId="34BA9BD0" w14:textId="77777777" w:rsidR="0088450F" w:rsidRPr="00214586" w:rsidRDefault="0088450F" w:rsidP="00214586">
      <w:pPr>
        <w:spacing w:after="0" w:line="276" w:lineRule="auto"/>
        <w:jc w:val="both"/>
        <w:rPr>
          <w:rFonts w:ascii="Segoe UI" w:hAnsi="Segoe UI" w:cs="Segoe UI"/>
          <w:sz w:val="20"/>
          <w:szCs w:val="20"/>
        </w:rPr>
      </w:pPr>
      <w:r w:rsidRPr="00214586">
        <w:rPr>
          <w:rFonts w:ascii="Segoe UI" w:hAnsi="Segoe UI" w:cs="Segoe UI"/>
          <w:b/>
          <w:sz w:val="20"/>
          <w:szCs w:val="20"/>
        </w:rPr>
        <w:t>Built-in roles</w:t>
      </w:r>
      <w:r w:rsidRPr="00214586">
        <w:rPr>
          <w:rFonts w:ascii="Segoe UI" w:hAnsi="Segoe UI" w:cs="Segoe UI"/>
          <w:sz w:val="20"/>
          <w:szCs w:val="20"/>
        </w:rPr>
        <w:t>: Delegated access in Windows Virtual Desktop has several built-in role definitions you can assign to users and service principals.</w:t>
      </w:r>
    </w:p>
    <w:p w14:paraId="75F83E12"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Owner can manage everything, including access to resources.</w:t>
      </w:r>
    </w:p>
    <w:p w14:paraId="4F722BA1"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Contributor can manage everything but cannot access resources.</w:t>
      </w:r>
    </w:p>
    <w:p w14:paraId="6A009953"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Reader can view everything but cannot make any changes.</w:t>
      </w:r>
    </w:p>
    <w:p w14:paraId="3406FD30" w14:textId="77777777" w:rsidR="0088450F" w:rsidRPr="00214586" w:rsidRDefault="0088450F" w:rsidP="00214586">
      <w:pPr>
        <w:pStyle w:val="ListParagraph"/>
        <w:numPr>
          <w:ilvl w:val="0"/>
          <w:numId w:val="88"/>
        </w:numPr>
        <w:spacing w:line="276" w:lineRule="auto"/>
        <w:jc w:val="both"/>
        <w:rPr>
          <w:rFonts w:ascii="Segoe UI" w:hAnsi="Segoe UI" w:cs="Segoe UI"/>
          <w:sz w:val="20"/>
          <w:szCs w:val="20"/>
        </w:rPr>
      </w:pPr>
      <w:r w:rsidRPr="00214586">
        <w:rPr>
          <w:rFonts w:ascii="Segoe UI" w:hAnsi="Segoe UI" w:cs="Segoe UI"/>
          <w:sz w:val="20"/>
          <w:szCs w:val="20"/>
        </w:rPr>
        <w:t>An RDS Operator can view diagnostic activities.</w:t>
      </w:r>
    </w:p>
    <w:p w14:paraId="0141FB10" w14:textId="73B2AAA1" w:rsidR="0060150B" w:rsidRDefault="0060150B" w:rsidP="008310D3">
      <w:pPr>
        <w:pStyle w:val="Heading3"/>
      </w:pPr>
      <w:bookmarkStart w:id="190" w:name="_Toc43321913"/>
      <w:r w:rsidRPr="00952DB2">
        <w:t>Cost Management</w:t>
      </w:r>
      <w:bookmarkEnd w:id="190"/>
    </w:p>
    <w:p w14:paraId="6FEE2FFB" w14:textId="0B89AD96"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Azure Pricing Calculator</w:t>
      </w:r>
    </w:p>
    <w:p w14:paraId="064D1B29" w14:textId="77777777"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Pay only for the virtual machines (VMs), storage, and networking consumed when your users are using the service</w:t>
      </w:r>
      <w:r w:rsidRPr="00F732EA">
        <w:rPr>
          <w:rFonts w:ascii="Segoe UI" w:hAnsi="Segoe UI" w:cs="Segoe UI"/>
          <w:sz w:val="20"/>
          <w:szCs w:val="20"/>
        </w:rPr>
        <w:t> </w:t>
      </w:r>
    </w:p>
    <w:p w14:paraId="5717AF29" w14:textId="6A9A0495" w:rsidR="00114B18" w:rsidRPr="00F732EA" w:rsidRDefault="00114B18" w:rsidP="00214586">
      <w:pPr>
        <w:spacing w:after="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You have the flexibility to pick any VM and storage options to match your use cases.</w:t>
      </w:r>
      <w:r w:rsidRPr="00F732EA">
        <w:rPr>
          <w:rFonts w:ascii="Segoe UI" w:hAnsi="Segoe UI" w:cs="Segoe UI"/>
          <w:sz w:val="20"/>
          <w:szCs w:val="20"/>
        </w:rPr>
        <w:t> </w:t>
      </w:r>
    </w:p>
    <w:p w14:paraId="42A7ABBC" w14:textId="12D03BDB"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color w:val="171717"/>
          <w:sz w:val="20"/>
          <w:szCs w:val="20"/>
          <w:shd w:val="clear" w:color="auto" w:fill="FFFFFF"/>
        </w:rPr>
        <w:t>Take advantage of options such as</w:t>
      </w:r>
      <w:r w:rsidRPr="00F732EA">
        <w:rPr>
          <w:rFonts w:ascii="Segoe UI" w:hAnsi="Segoe UI" w:cs="Segoe UI"/>
          <w:color w:val="282828"/>
          <w:sz w:val="20"/>
          <w:szCs w:val="20"/>
        </w:rPr>
        <w:t> </w:t>
      </w:r>
      <w:hyperlink r:id="rId80" w:tgtFrame="_blank" w:history="1">
        <w:r w:rsidRPr="00F732EA">
          <w:rPr>
            <w:rFonts w:ascii="Segoe UI" w:hAnsi="Segoe UI" w:cs="Segoe UI"/>
            <w:color w:val="0278D4"/>
            <w:sz w:val="20"/>
            <w:szCs w:val="20"/>
            <w:u w:val="single"/>
          </w:rPr>
          <w:t>one-year or three-year Azure Reserved Virtual Machine Instances</w:t>
        </w:r>
      </w:hyperlink>
      <w:r w:rsidRPr="00F732EA">
        <w:rPr>
          <w:rFonts w:ascii="Segoe UI" w:hAnsi="Segoe UI" w:cs="Segoe UI"/>
          <w:color w:val="0278D4"/>
          <w:sz w:val="20"/>
          <w:szCs w:val="20"/>
          <w:u w:val="single"/>
        </w:rPr>
        <w:t>,</w:t>
      </w:r>
      <w:r w:rsidRPr="00F732EA">
        <w:rPr>
          <w:rFonts w:ascii="Segoe UI" w:hAnsi="Segoe UI" w:cs="Segoe UI"/>
          <w:color w:val="0278D4"/>
          <w:sz w:val="20"/>
          <w:szCs w:val="20"/>
        </w:rPr>
        <w:t> </w:t>
      </w:r>
      <w:r w:rsidRPr="00F732EA">
        <w:rPr>
          <w:rFonts w:ascii="Segoe UI" w:hAnsi="Segoe UI" w:cs="Segoe UI"/>
          <w:color w:val="171717"/>
          <w:sz w:val="20"/>
          <w:szCs w:val="20"/>
          <w:shd w:val="clear" w:color="auto" w:fill="FFFFFF"/>
        </w:rPr>
        <w:t>which can save you up to 72 percent versus pay-as-you-go pricing. Reserved Virtual Machine Instances are flexible and can easily be exchanged or returned.</w:t>
      </w:r>
      <w:r w:rsidRPr="00F732EA">
        <w:rPr>
          <w:rFonts w:ascii="Segoe UI" w:hAnsi="Segoe UI" w:cs="Segoe UI"/>
          <w:sz w:val="20"/>
          <w:szCs w:val="20"/>
        </w:rPr>
        <w:t> </w:t>
      </w:r>
    </w:p>
    <w:p w14:paraId="03577F1F" w14:textId="3B22A215"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Simple</w:t>
      </w:r>
    </w:p>
    <w:p w14:paraId="2B66F772" w14:textId="4FEED527" w:rsidR="00114B18" w:rsidRPr="00F732EA" w:rsidRDefault="00114B18" w:rsidP="00214586">
      <w:pPr>
        <w:spacing w:after="120" w:line="276" w:lineRule="auto"/>
        <w:jc w:val="both"/>
        <w:textAlignment w:val="baseline"/>
        <w:rPr>
          <w:rFonts w:ascii="Segoe UI" w:hAnsi="Segoe UI" w:cs="Segoe UI"/>
          <w:sz w:val="20"/>
          <w:szCs w:val="20"/>
        </w:rPr>
      </w:pPr>
      <w:r w:rsidRPr="00F732EA">
        <w:rPr>
          <w:rFonts w:ascii="Segoe UI" w:hAnsi="Segoe UI" w:cs="Segoe UI"/>
          <w:sz w:val="20"/>
          <w:szCs w:val="20"/>
        </w:rPr>
        <w:t>This tool breaks down WVD requirements into a series of questions about users and user requirements and includes a short how-to guide. You can also watch Windows Virtual Desktop – Customer Targeting for an overview of the tool and various input fields. The output of this tool is estimated Azure Infrastructure costs. Microsoft recommends using this tool for WVD cost estimations.</w:t>
      </w:r>
    </w:p>
    <w:p w14:paraId="33E1D090" w14:textId="35C9B8F7" w:rsidR="00114B18" w:rsidRPr="00F732EA" w:rsidRDefault="00114B18" w:rsidP="00214586">
      <w:pPr>
        <w:spacing w:after="0" w:line="276" w:lineRule="auto"/>
        <w:jc w:val="both"/>
        <w:textAlignment w:val="baseline"/>
        <w:rPr>
          <w:rFonts w:ascii="Segoe UI" w:hAnsi="Segoe UI" w:cs="Segoe UI"/>
          <w:b/>
          <w:sz w:val="20"/>
          <w:szCs w:val="20"/>
        </w:rPr>
      </w:pPr>
      <w:r w:rsidRPr="00F732EA">
        <w:rPr>
          <w:rFonts w:ascii="Segoe UI" w:hAnsi="Segoe UI" w:cs="Segoe UI"/>
          <w:b/>
          <w:sz w:val="20"/>
          <w:szCs w:val="20"/>
        </w:rPr>
        <w:t>WVD Solution Configurator - Comprehensive</w:t>
      </w:r>
    </w:p>
    <w:p w14:paraId="289F5CC3" w14:textId="77777777" w:rsidR="00114B18" w:rsidRPr="00F732EA" w:rsidRDefault="00114B18" w:rsidP="00F732EA">
      <w:pPr>
        <w:spacing w:line="276" w:lineRule="auto"/>
        <w:jc w:val="both"/>
        <w:textAlignment w:val="baseline"/>
        <w:rPr>
          <w:rFonts w:ascii="Segoe UI" w:hAnsi="Segoe UI" w:cs="Segoe UI"/>
          <w:sz w:val="20"/>
          <w:szCs w:val="20"/>
        </w:rPr>
      </w:pPr>
      <w:r w:rsidRPr="00F732EA">
        <w:rPr>
          <w:rFonts w:ascii="Segoe UI" w:hAnsi="Segoe UI" w:cs="Segoe UI"/>
          <w:sz w:val="20"/>
          <w:szCs w:val="20"/>
        </w:rPr>
        <w:t>The Comprehensive version of the WVD Solution Configurator allows you to incorporate licensing and management costs into your calculation for a more comprehensive estimate of total WVD costs</w:t>
      </w:r>
    </w:p>
    <w:p w14:paraId="6A54120C" w14:textId="49025E9A" w:rsidR="00D62740" w:rsidRDefault="1D6F1302" w:rsidP="00FE62F2">
      <w:pPr>
        <w:pStyle w:val="Heading2"/>
        <w:spacing w:after="120"/>
        <w:jc w:val="both"/>
      </w:pPr>
      <w:bookmarkStart w:id="191" w:name="_Toc43321914"/>
      <w:r>
        <w:t>Manage</w:t>
      </w:r>
      <w:bookmarkEnd w:id="191"/>
    </w:p>
    <w:p w14:paraId="7AF41E32" w14:textId="1C14D13C" w:rsidR="00376897" w:rsidRPr="00214586" w:rsidRDefault="00376897" w:rsidP="00214586">
      <w:pPr>
        <w:spacing w:line="276" w:lineRule="auto"/>
        <w:jc w:val="both"/>
        <w:rPr>
          <w:rFonts w:ascii="Segoe UI" w:hAnsi="Segoe UI" w:cs="Segoe UI"/>
          <w:sz w:val="20"/>
        </w:rPr>
      </w:pPr>
      <w:r w:rsidRPr="00214586">
        <w:rPr>
          <w:rFonts w:ascii="Segoe UI" w:hAnsi="Segoe UI" w:cs="Segoe UI"/>
          <w:color w:val="171717"/>
          <w:sz w:val="20"/>
          <w:shd w:val="clear" w:color="auto" w:fill="FFFFFF"/>
        </w:rPr>
        <w:t>Managing the ongoing operation of the digital assets that deliver business outcomes is a key to this process. Unless, we have a plan to manage the operations, the efforts put in planning, readiness and adoption will yield little value. The following details will help develop the business approach to provide cloud management.</w:t>
      </w:r>
    </w:p>
    <w:p w14:paraId="09D9279A" w14:textId="3C672BDF" w:rsidR="00720782" w:rsidRDefault="00720782" w:rsidP="008310D3">
      <w:pPr>
        <w:pStyle w:val="Heading3"/>
      </w:pPr>
      <w:bookmarkStart w:id="192" w:name="_Toc40375951"/>
      <w:bookmarkStart w:id="193" w:name="_Toc40737267"/>
      <w:bookmarkStart w:id="194" w:name="_Toc40972006"/>
      <w:bookmarkStart w:id="195" w:name="_Toc40985590"/>
      <w:bookmarkStart w:id="196" w:name="_Toc43321915"/>
      <w:bookmarkEnd w:id="192"/>
      <w:bookmarkEnd w:id="193"/>
      <w:bookmarkEnd w:id="194"/>
      <w:bookmarkEnd w:id="195"/>
      <w:r w:rsidRPr="00720782">
        <w:t>WVD Management and Monitoring</w:t>
      </w:r>
      <w:bookmarkEnd w:id="196"/>
      <w:r w:rsidRPr="00720782">
        <w:t> </w:t>
      </w:r>
    </w:p>
    <w:p w14:paraId="5C2F1287" w14:textId="350A4073"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Install WVD PowerShell Module:</w:t>
      </w:r>
    </w:p>
    <w:p w14:paraId="6557571D" w14:textId="0787856D" w:rsidR="00EF7C5C" w:rsidRPr="00F732EA" w:rsidRDefault="00EF7C5C" w:rsidP="00214586">
      <w:pPr>
        <w:spacing w:after="0" w:line="276" w:lineRule="auto"/>
        <w:jc w:val="both"/>
        <w:rPr>
          <w:rFonts w:ascii="Segoe UI" w:hAnsi="Segoe UI" w:cs="Segoe UI"/>
          <w:sz w:val="20"/>
          <w:szCs w:val="20"/>
        </w:rPr>
      </w:pPr>
      <w:r w:rsidRPr="00F732EA">
        <w:rPr>
          <w:rFonts w:ascii="Segoe UI" w:hAnsi="Segoe UI" w:cs="Segoe UI"/>
          <w:sz w:val="20"/>
          <w:szCs w:val="20"/>
        </w:rPr>
        <w:t>Windows virtual desktop cmdlets for Windows Power</w:t>
      </w:r>
      <w:r w:rsidR="00FE62F2" w:rsidRPr="00F732EA">
        <w:rPr>
          <w:rFonts w:ascii="Segoe UI" w:hAnsi="Segoe UI" w:cs="Segoe UI"/>
          <w:sz w:val="20"/>
          <w:szCs w:val="20"/>
        </w:rPr>
        <w:t>S</w:t>
      </w:r>
      <w:r w:rsidRPr="00F732EA">
        <w:rPr>
          <w:rFonts w:ascii="Segoe UI" w:hAnsi="Segoe UI" w:cs="Segoe UI"/>
          <w:sz w:val="20"/>
          <w:szCs w:val="20"/>
        </w:rPr>
        <w:t>hell:</w:t>
      </w:r>
      <w:r w:rsidR="00E347F1" w:rsidRPr="00F732EA">
        <w:rPr>
          <w:rFonts w:ascii="Segoe UI" w:hAnsi="Segoe UI" w:cs="Segoe UI"/>
          <w:sz w:val="20"/>
          <w:szCs w:val="20"/>
        </w:rPr>
        <w:t xml:space="preserve"> </w:t>
      </w:r>
      <w:r w:rsidRPr="00F732EA">
        <w:rPr>
          <w:rFonts w:ascii="Segoe UI" w:hAnsi="Segoe UI" w:cs="Segoe UI"/>
          <w:sz w:val="20"/>
          <w:szCs w:val="20"/>
        </w:rPr>
        <w:t xml:space="preserve">Here you will find the resources for PowerShell modules targeting Windows Virtual Desktop. </w:t>
      </w:r>
      <w:hyperlink r:id="rId81" w:history="1">
        <w:r w:rsidRPr="00F732EA">
          <w:rPr>
            <w:rStyle w:val="Hyperlink"/>
            <w:rFonts w:ascii="Segoe UI" w:hAnsi="Segoe UI" w:cs="Segoe UI"/>
            <w:sz w:val="20"/>
            <w:szCs w:val="20"/>
          </w:rPr>
          <w:t>Click here</w:t>
        </w:r>
      </w:hyperlink>
    </w:p>
    <w:p w14:paraId="39AE247D" w14:textId="435FA4A5" w:rsidR="00EF7C5C" w:rsidRPr="00F732EA" w:rsidRDefault="00EF7C5C" w:rsidP="00214586">
      <w:pPr>
        <w:spacing w:line="276" w:lineRule="auto"/>
        <w:jc w:val="both"/>
        <w:rPr>
          <w:rFonts w:ascii="Segoe UI" w:hAnsi="Segoe UI" w:cs="Segoe UI"/>
          <w:sz w:val="20"/>
          <w:szCs w:val="20"/>
        </w:rPr>
      </w:pPr>
      <w:r w:rsidRPr="00F732EA">
        <w:rPr>
          <w:rFonts w:ascii="Segoe UI" w:hAnsi="Segoe UI" w:cs="Segoe UI"/>
          <w:sz w:val="20"/>
          <w:szCs w:val="20"/>
        </w:rPr>
        <w:t xml:space="preserve">PowerShell cmdlets for managing and interacting with Windows Virtual Desktop </w:t>
      </w:r>
      <w:hyperlink r:id="rId82" w:history="1">
        <w:r w:rsidRPr="00F732EA">
          <w:rPr>
            <w:rStyle w:val="Hyperlink"/>
            <w:rFonts w:ascii="Segoe UI" w:hAnsi="Segoe UI" w:cs="Segoe UI"/>
            <w:sz w:val="20"/>
            <w:szCs w:val="20"/>
          </w:rPr>
          <w:t>Click here</w:t>
        </w:r>
      </w:hyperlink>
    </w:p>
    <w:p w14:paraId="473C18CB" w14:textId="35DDADF5"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 xml:space="preserve">Deploy WVD Management UI: </w:t>
      </w:r>
    </w:p>
    <w:p w14:paraId="14675F35" w14:textId="69E40327" w:rsidR="00EF7C5C" w:rsidRPr="00F732EA" w:rsidRDefault="00EF7C5C" w:rsidP="00F732EA">
      <w:pPr>
        <w:spacing w:after="0" w:line="276" w:lineRule="auto"/>
        <w:jc w:val="both"/>
        <w:rPr>
          <w:rFonts w:ascii="Segoe UI" w:hAnsi="Segoe UI" w:cs="Segoe UI"/>
          <w:sz w:val="20"/>
          <w:szCs w:val="20"/>
        </w:rPr>
      </w:pPr>
      <w:r w:rsidRPr="00F732EA">
        <w:rPr>
          <w:rFonts w:ascii="Segoe UI" w:hAnsi="Segoe UI" w:cs="Segoe UI"/>
          <w:sz w:val="20"/>
          <w:szCs w:val="20"/>
        </w:rPr>
        <w:t xml:space="preserve">You can manage WVD with </w:t>
      </w:r>
      <w:r w:rsidR="00DB0905" w:rsidRPr="00F732EA">
        <w:rPr>
          <w:rFonts w:ascii="Segoe UI" w:hAnsi="Segoe UI" w:cs="Segoe UI"/>
          <w:sz w:val="20"/>
          <w:szCs w:val="20"/>
        </w:rPr>
        <w:t xml:space="preserve">Management tool </w:t>
      </w:r>
      <w:r w:rsidRPr="00F732EA">
        <w:rPr>
          <w:rFonts w:ascii="Segoe UI" w:hAnsi="Segoe UI" w:cs="Segoe UI"/>
          <w:sz w:val="20"/>
          <w:szCs w:val="20"/>
        </w:rPr>
        <w:t>GUI</w:t>
      </w:r>
      <w:r w:rsidR="008246D4" w:rsidRPr="00F732EA">
        <w:rPr>
          <w:rFonts w:ascii="Segoe UI" w:hAnsi="Segoe UI" w:cs="Segoe UI"/>
          <w:sz w:val="20"/>
          <w:szCs w:val="20"/>
        </w:rPr>
        <w:t>.</w:t>
      </w:r>
      <w:r w:rsidRPr="00F732EA">
        <w:rPr>
          <w:rFonts w:ascii="Segoe UI" w:hAnsi="Segoe UI" w:cs="Segoe UI"/>
          <w:sz w:val="20"/>
          <w:szCs w:val="20"/>
        </w:rPr>
        <w:t xml:space="preserve"> </w:t>
      </w:r>
      <w:r w:rsidR="008246D4" w:rsidRPr="00F732EA">
        <w:rPr>
          <w:rFonts w:ascii="Segoe UI" w:hAnsi="Segoe UI" w:cs="Segoe UI"/>
          <w:sz w:val="20"/>
          <w:szCs w:val="20"/>
        </w:rPr>
        <w:t>D</w:t>
      </w:r>
      <w:r w:rsidRPr="00F732EA">
        <w:rPr>
          <w:rFonts w:ascii="Segoe UI" w:hAnsi="Segoe UI" w:cs="Segoe UI"/>
          <w:sz w:val="20"/>
          <w:szCs w:val="20"/>
        </w:rPr>
        <w:t xml:space="preserve">eploy the management tool in your environment. To deploy management </w:t>
      </w:r>
      <w:r w:rsidR="00DB0905" w:rsidRPr="00F732EA">
        <w:rPr>
          <w:rFonts w:ascii="Segoe UI" w:hAnsi="Segoe UI" w:cs="Segoe UI"/>
          <w:sz w:val="20"/>
          <w:szCs w:val="20"/>
        </w:rPr>
        <w:t>tool,</w:t>
      </w:r>
      <w:r w:rsidRPr="00F732EA">
        <w:rPr>
          <w:rFonts w:ascii="Segoe UI" w:hAnsi="Segoe UI" w:cs="Segoe UI"/>
          <w:sz w:val="20"/>
          <w:szCs w:val="20"/>
        </w:rPr>
        <w:t xml:space="preserve"> follow </w:t>
      </w:r>
      <w:r w:rsidR="00A73690" w:rsidRPr="00F732EA">
        <w:rPr>
          <w:rFonts w:ascii="Segoe UI" w:hAnsi="Segoe UI" w:cs="Segoe UI"/>
          <w:sz w:val="20"/>
          <w:szCs w:val="20"/>
        </w:rPr>
        <w:t xml:space="preserve">any one of </w:t>
      </w:r>
      <w:r w:rsidRPr="00F732EA">
        <w:rPr>
          <w:rFonts w:ascii="Segoe UI" w:hAnsi="Segoe UI" w:cs="Segoe UI"/>
          <w:sz w:val="20"/>
          <w:szCs w:val="20"/>
        </w:rPr>
        <w:t xml:space="preserve">the below </w:t>
      </w:r>
      <w:r w:rsidR="00FE62F2" w:rsidRPr="00F732EA">
        <w:rPr>
          <w:rFonts w:ascii="Segoe UI" w:hAnsi="Segoe UI" w:cs="Segoe UI"/>
          <w:sz w:val="20"/>
          <w:szCs w:val="20"/>
        </w:rPr>
        <w:t>approaches</w:t>
      </w:r>
      <w:r w:rsidRPr="00F732EA">
        <w:rPr>
          <w:rFonts w:ascii="Segoe UI" w:hAnsi="Segoe UI" w:cs="Segoe UI"/>
          <w:sz w:val="20"/>
          <w:szCs w:val="20"/>
        </w:rPr>
        <w:t>.</w:t>
      </w:r>
    </w:p>
    <w:p w14:paraId="2CCED40B" w14:textId="7926BF45" w:rsidR="00DB0905" w:rsidRPr="00F732EA" w:rsidRDefault="00DB0905" w:rsidP="00F732EA">
      <w:pPr>
        <w:pStyle w:val="ListParagraph"/>
        <w:numPr>
          <w:ilvl w:val="0"/>
          <w:numId w:val="170"/>
        </w:numPr>
        <w:spacing w:line="276" w:lineRule="auto"/>
        <w:jc w:val="both"/>
        <w:rPr>
          <w:rFonts w:ascii="Segoe UI" w:hAnsi="Segoe UI" w:cs="Segoe UI"/>
          <w:sz w:val="20"/>
          <w:szCs w:val="20"/>
        </w:rPr>
      </w:pPr>
      <w:r w:rsidRPr="00F732EA">
        <w:rPr>
          <w:rFonts w:ascii="Segoe UI" w:hAnsi="Segoe UI" w:cs="Segoe UI"/>
          <w:sz w:val="20"/>
          <w:szCs w:val="20"/>
        </w:rPr>
        <w:t xml:space="preserve">Azure Resource Manager Template. </w:t>
      </w:r>
      <w:hyperlink r:id="rId83" w:history="1">
        <w:r w:rsidRPr="00F732EA">
          <w:rPr>
            <w:rStyle w:val="Hyperlink"/>
            <w:rFonts w:ascii="Segoe UI" w:hAnsi="Segoe UI" w:cs="Segoe UI"/>
            <w:sz w:val="20"/>
            <w:szCs w:val="20"/>
          </w:rPr>
          <w:t>Click here</w:t>
        </w:r>
      </w:hyperlink>
    </w:p>
    <w:p w14:paraId="41FB5ECF" w14:textId="4C739604" w:rsidR="00DB0905" w:rsidRPr="00F732EA" w:rsidRDefault="00DB0905" w:rsidP="00F732EA">
      <w:pPr>
        <w:pStyle w:val="ListParagraph"/>
        <w:numPr>
          <w:ilvl w:val="0"/>
          <w:numId w:val="170"/>
        </w:numPr>
        <w:spacing w:line="276" w:lineRule="auto"/>
        <w:jc w:val="both"/>
        <w:rPr>
          <w:rStyle w:val="Hyperlink"/>
          <w:rFonts w:ascii="Segoe UI" w:hAnsi="Segoe UI" w:cs="Segoe UI"/>
          <w:color w:val="auto"/>
          <w:sz w:val="20"/>
          <w:szCs w:val="20"/>
          <w:u w:val="none"/>
        </w:rPr>
      </w:pPr>
      <w:r w:rsidRPr="00F732EA">
        <w:rPr>
          <w:rFonts w:ascii="Segoe UI" w:hAnsi="Segoe UI" w:cs="Segoe UI"/>
          <w:sz w:val="20"/>
          <w:szCs w:val="20"/>
        </w:rPr>
        <w:t xml:space="preserve">PowerShell. </w:t>
      </w:r>
      <w:hyperlink r:id="rId84" w:history="1">
        <w:r w:rsidRPr="00F732EA">
          <w:rPr>
            <w:rStyle w:val="Hyperlink"/>
            <w:rFonts w:ascii="Segoe UI" w:hAnsi="Segoe UI" w:cs="Segoe UI"/>
            <w:sz w:val="20"/>
            <w:szCs w:val="20"/>
          </w:rPr>
          <w:t>Click here</w:t>
        </w:r>
      </w:hyperlink>
    </w:p>
    <w:p w14:paraId="094EFE8F" w14:textId="77777777" w:rsidR="00F732EA" w:rsidRPr="00F732EA" w:rsidRDefault="00F732EA" w:rsidP="00F732EA">
      <w:pPr>
        <w:spacing w:line="276" w:lineRule="auto"/>
        <w:jc w:val="both"/>
        <w:rPr>
          <w:rFonts w:ascii="Segoe UI" w:hAnsi="Segoe UI" w:cs="Segoe UI"/>
          <w:sz w:val="20"/>
          <w:szCs w:val="20"/>
        </w:rPr>
      </w:pPr>
    </w:p>
    <w:p w14:paraId="1AFA7D4E" w14:textId="13036585"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b/>
          <w:bCs/>
          <w:sz w:val="20"/>
          <w:szCs w:val="20"/>
        </w:rPr>
        <w:lastRenderedPageBreak/>
        <w:t>Deploy WVD Diagnostic Tool</w:t>
      </w:r>
      <w:r w:rsidRPr="00214586">
        <w:rPr>
          <w:rFonts w:ascii="Segoe UI" w:hAnsi="Segoe UI" w:cs="Segoe UI"/>
          <w:sz w:val="20"/>
          <w:szCs w:val="20"/>
        </w:rPr>
        <w:t xml:space="preserve">: </w:t>
      </w:r>
    </w:p>
    <w:p w14:paraId="045A6408" w14:textId="6CEE3A56" w:rsidR="00DB0905" w:rsidRPr="00214586" w:rsidRDefault="00DB0905"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manage diagnostic activities of users. To deploy diagnostic tool </w:t>
      </w:r>
      <w:hyperlink r:id="rId85" w:history="1">
        <w:r w:rsidRPr="00214586">
          <w:rPr>
            <w:rStyle w:val="Hyperlink"/>
            <w:rFonts w:ascii="Segoe UI" w:hAnsi="Segoe UI" w:cs="Segoe UI"/>
            <w:sz w:val="20"/>
            <w:szCs w:val="20"/>
          </w:rPr>
          <w:t>click here</w:t>
        </w:r>
      </w:hyperlink>
      <w:r w:rsidRPr="00214586">
        <w:rPr>
          <w:rFonts w:ascii="Segoe UI" w:hAnsi="Segoe UI" w:cs="Segoe UI"/>
          <w:sz w:val="20"/>
          <w:szCs w:val="20"/>
        </w:rPr>
        <w:t>. Here is what the diagnostics tool for Windows Virtual Desktop can do for you:</w:t>
      </w:r>
    </w:p>
    <w:p w14:paraId="6E4FB07D" w14:textId="7777777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Look up diagnostic activities (management, connection, or feed) for a single user over a period of one week.</w:t>
      </w:r>
    </w:p>
    <w:p w14:paraId="02328C5F" w14:textId="7777777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Gather session host information for connection activities from your Log Analytics workspace.</w:t>
      </w:r>
    </w:p>
    <w:p w14:paraId="683FCDC9" w14:textId="2411283C"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Review virtual machine (VM) performance details for a particular host.</w:t>
      </w:r>
    </w:p>
    <w:p w14:paraId="72C6777A" w14:textId="1905B1D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See which users are signed into the session host.</w:t>
      </w:r>
    </w:p>
    <w:p w14:paraId="42E283E6" w14:textId="77777777" w:rsidR="00DB0905" w:rsidRPr="00214586" w:rsidRDefault="00DB0905" w:rsidP="00214586">
      <w:pPr>
        <w:numPr>
          <w:ilvl w:val="0"/>
          <w:numId w:val="171"/>
        </w:numPr>
        <w:shd w:val="clear" w:color="auto" w:fill="FFFFFF"/>
        <w:spacing w:after="0" w:line="276" w:lineRule="auto"/>
        <w:ind w:left="570"/>
        <w:jc w:val="both"/>
        <w:rPr>
          <w:rFonts w:ascii="Segoe UI" w:hAnsi="Segoe UI" w:cs="Segoe UI"/>
          <w:color w:val="171717"/>
          <w:sz w:val="20"/>
          <w:szCs w:val="20"/>
        </w:rPr>
      </w:pPr>
      <w:r w:rsidRPr="00214586">
        <w:rPr>
          <w:rFonts w:ascii="Segoe UI" w:hAnsi="Segoe UI" w:cs="Segoe UI"/>
          <w:color w:val="171717"/>
          <w:sz w:val="20"/>
          <w:szCs w:val="20"/>
        </w:rPr>
        <w:t>Send message to active users on a specific session host.</w:t>
      </w:r>
    </w:p>
    <w:p w14:paraId="06EADCB5" w14:textId="77777777" w:rsidR="00DB0905" w:rsidRPr="00214586" w:rsidRDefault="00DB0905" w:rsidP="00214586">
      <w:pPr>
        <w:numPr>
          <w:ilvl w:val="0"/>
          <w:numId w:val="171"/>
        </w:numPr>
        <w:shd w:val="clear" w:color="auto" w:fill="FFFFFF"/>
        <w:spacing w:line="276" w:lineRule="auto"/>
        <w:ind w:left="576"/>
        <w:jc w:val="both"/>
        <w:rPr>
          <w:rFonts w:ascii="Segoe UI" w:hAnsi="Segoe UI" w:cs="Segoe UI"/>
          <w:color w:val="171717"/>
          <w:sz w:val="20"/>
          <w:szCs w:val="20"/>
        </w:rPr>
      </w:pPr>
      <w:r w:rsidRPr="00214586">
        <w:rPr>
          <w:rFonts w:ascii="Segoe UI" w:hAnsi="Segoe UI" w:cs="Segoe UI"/>
          <w:color w:val="171717"/>
          <w:sz w:val="20"/>
          <w:szCs w:val="20"/>
        </w:rPr>
        <w:t>Sign users out of a session host.</w:t>
      </w:r>
    </w:p>
    <w:p w14:paraId="6D6DB341" w14:textId="34C65D11" w:rsidR="00EF7C5C" w:rsidRPr="00214586" w:rsidRDefault="00EF7C5C" w:rsidP="00214586">
      <w:pPr>
        <w:spacing w:after="0" w:line="276" w:lineRule="auto"/>
        <w:jc w:val="both"/>
        <w:rPr>
          <w:rFonts w:ascii="Segoe UI" w:hAnsi="Segoe UI" w:cs="Segoe UI"/>
          <w:b/>
          <w:bCs/>
          <w:sz w:val="20"/>
          <w:szCs w:val="20"/>
        </w:rPr>
      </w:pPr>
      <w:r w:rsidRPr="00214586">
        <w:rPr>
          <w:rFonts w:ascii="Segoe UI" w:hAnsi="Segoe UI" w:cs="Segoe UI"/>
          <w:b/>
          <w:bCs/>
          <w:sz w:val="20"/>
          <w:szCs w:val="20"/>
        </w:rPr>
        <w:t>Scale session hosts using Azure Automation:</w:t>
      </w:r>
    </w:p>
    <w:p w14:paraId="5D0AEFC3" w14:textId="4BEBAE12" w:rsidR="00EF7C5C" w:rsidRPr="00214586" w:rsidRDefault="00EF7C5C" w:rsidP="00214586">
      <w:pPr>
        <w:spacing w:after="0" w:line="276" w:lineRule="auto"/>
        <w:jc w:val="both"/>
        <w:rPr>
          <w:rFonts w:ascii="Segoe UI" w:hAnsi="Segoe UI" w:cs="Segoe UI"/>
          <w:sz w:val="20"/>
          <w:szCs w:val="20"/>
        </w:rPr>
      </w:pPr>
      <w:r w:rsidRPr="00214586">
        <w:rPr>
          <w:rFonts w:ascii="Segoe UI" w:hAnsi="Segoe UI" w:cs="Segoe UI"/>
          <w:sz w:val="20"/>
          <w:szCs w:val="20"/>
        </w:rPr>
        <w:t xml:space="preserve">You can reduce your total Windows Virtual Desktop deployment cost by scaling your virtual machines (VMs). This means shutting down and deallocating session host VMs during off-peak usage hours, then turning them back on and reallocating them during peak hours. To configure scaling </w:t>
      </w:r>
      <w:hyperlink r:id="rId86" w:history="1">
        <w:r w:rsidRPr="00214586">
          <w:rPr>
            <w:rStyle w:val="Hyperlink"/>
            <w:rFonts w:ascii="Segoe UI" w:hAnsi="Segoe UI" w:cs="Segoe UI"/>
            <w:sz w:val="20"/>
            <w:szCs w:val="20"/>
          </w:rPr>
          <w:t>Click here</w:t>
        </w:r>
      </w:hyperlink>
    </w:p>
    <w:p w14:paraId="6B477E0B" w14:textId="16372B43" w:rsidR="00720782" w:rsidRPr="00214586" w:rsidRDefault="00720782" w:rsidP="00214586">
      <w:pPr>
        <w:spacing w:after="0" w:line="276" w:lineRule="auto"/>
        <w:jc w:val="both"/>
        <w:textAlignment w:val="baseline"/>
        <w:rPr>
          <w:rFonts w:ascii="Segoe UI" w:hAnsi="Segoe UI" w:cs="Segoe UI"/>
          <w:sz w:val="20"/>
          <w:szCs w:val="20"/>
        </w:rPr>
      </w:pPr>
      <w:r w:rsidRPr="00214586">
        <w:rPr>
          <w:rFonts w:ascii="Segoe UI" w:hAnsi="Segoe UI" w:cs="Segoe UI"/>
          <w:sz w:val="20"/>
          <w:szCs w:val="20"/>
        </w:rPr>
        <w:t>The section</w:t>
      </w:r>
      <w:r w:rsidR="0088450F" w:rsidRPr="00214586">
        <w:rPr>
          <w:rFonts w:ascii="Segoe UI" w:hAnsi="Segoe UI" w:cs="Segoe UI"/>
          <w:sz w:val="20"/>
          <w:szCs w:val="20"/>
        </w:rPr>
        <w:t xml:space="preserve"> </w:t>
      </w:r>
      <w:r w:rsidRPr="00214586">
        <w:rPr>
          <w:rFonts w:ascii="Segoe UI" w:hAnsi="Segoe UI" w:cs="Segoe UI"/>
          <w:sz w:val="20"/>
          <w:szCs w:val="20"/>
        </w:rPr>
        <w:t>describes the steps to install and configure</w:t>
      </w:r>
      <w:r w:rsidR="00A73690" w:rsidRPr="00214586">
        <w:rPr>
          <w:rFonts w:ascii="Segoe UI" w:hAnsi="Segoe UI" w:cs="Segoe UI"/>
          <w:sz w:val="20"/>
          <w:szCs w:val="20"/>
        </w:rPr>
        <w:t xml:space="preserve"> </w:t>
      </w:r>
      <w:r w:rsidRPr="00214586">
        <w:rPr>
          <w:rFonts w:ascii="Segoe UI" w:hAnsi="Segoe UI" w:cs="Segoe UI"/>
          <w:sz w:val="20"/>
          <w:szCs w:val="20"/>
        </w:rPr>
        <w:t>the required WVD management and monitoring options.   </w:t>
      </w:r>
    </w:p>
    <w:p w14:paraId="30BB6801"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Install </w:t>
      </w:r>
      <w:hyperlink r:id="rId87" w:tgtFrame="_blank" w:history="1">
        <w:r w:rsidRPr="00214586">
          <w:rPr>
            <w:rFonts w:ascii="Segoe UI" w:hAnsi="Segoe UI" w:cs="Segoe UI"/>
            <w:color w:val="0563C1"/>
            <w:sz w:val="20"/>
            <w:szCs w:val="20"/>
            <w:u w:val="single"/>
          </w:rPr>
          <w:t>WVD PowerShell</w:t>
        </w:r>
      </w:hyperlink>
      <w:r w:rsidRPr="00214586">
        <w:rPr>
          <w:rFonts w:ascii="Segoe UI" w:hAnsi="Segoe UI" w:cs="Segoe UI"/>
          <w:sz w:val="20"/>
          <w:szCs w:val="20"/>
        </w:rPr>
        <w:t> module. </w:t>
      </w:r>
    </w:p>
    <w:p w14:paraId="2091B985"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w:t>
      </w:r>
      <w:hyperlink r:id="rId88" w:tgtFrame="_blank" w:history="1">
        <w:r w:rsidRPr="00214586">
          <w:rPr>
            <w:rFonts w:ascii="Segoe UI" w:hAnsi="Segoe UI" w:cs="Segoe UI"/>
            <w:color w:val="0563C1"/>
            <w:sz w:val="20"/>
            <w:szCs w:val="20"/>
            <w:u w:val="single"/>
          </w:rPr>
          <w:t>WVD Management UI</w:t>
        </w:r>
      </w:hyperlink>
      <w:r w:rsidRPr="00214586">
        <w:rPr>
          <w:rFonts w:ascii="Segoe UI" w:hAnsi="Segoe UI" w:cs="Segoe UI"/>
          <w:sz w:val="20"/>
          <w:szCs w:val="20"/>
        </w:rPr>
        <w:t> in the subscription using GitHub ARM Template </w:t>
      </w:r>
    </w:p>
    <w:p w14:paraId="1186DDEA"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a </w:t>
      </w:r>
      <w:hyperlink r:id="rId89" w:tgtFrame="_blank" w:history="1">
        <w:r w:rsidRPr="00214586">
          <w:rPr>
            <w:rFonts w:ascii="Segoe UI" w:hAnsi="Segoe UI" w:cs="Segoe UI"/>
            <w:color w:val="0563C1"/>
            <w:sz w:val="20"/>
            <w:szCs w:val="20"/>
            <w:u w:val="single"/>
          </w:rPr>
          <w:t>WVD Diagnostics Portal</w:t>
        </w:r>
      </w:hyperlink>
      <w:r w:rsidRPr="00214586">
        <w:rPr>
          <w:rFonts w:ascii="Segoe UI" w:hAnsi="Segoe UI" w:cs="Segoe UI"/>
          <w:sz w:val="20"/>
          <w:szCs w:val="20"/>
        </w:rPr>
        <w:t> in the subscription using GitHub ARM Template </w:t>
      </w:r>
    </w:p>
    <w:p w14:paraId="7DFC0F21" w14:textId="77777777" w:rsidR="00720782" w:rsidRPr="00214586" w:rsidRDefault="00720782" w:rsidP="00214586">
      <w:pPr>
        <w:numPr>
          <w:ilvl w:val="0"/>
          <w:numId w:val="51"/>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w:t>
      </w:r>
      <w:hyperlink r:id="rId90" w:tgtFrame="_blank" w:history="1">
        <w:r w:rsidRPr="00214586">
          <w:rPr>
            <w:rFonts w:ascii="Segoe UI" w:hAnsi="Segoe UI" w:cs="Segoe UI"/>
            <w:color w:val="0563C1"/>
            <w:sz w:val="20"/>
            <w:szCs w:val="20"/>
            <w:u w:val="single"/>
          </w:rPr>
          <w:t>Scaling Script</w:t>
        </w:r>
      </w:hyperlink>
      <w:r w:rsidRPr="00214586">
        <w:rPr>
          <w:rFonts w:ascii="Segoe UI" w:hAnsi="Segoe UI" w:cs="Segoe UI"/>
          <w:sz w:val="20"/>
          <w:szCs w:val="20"/>
        </w:rPr>
        <w:t> to Auto On/Off Session host VMs based on the current user load </w:t>
      </w:r>
    </w:p>
    <w:p w14:paraId="49DD5CE0" w14:textId="77777777" w:rsidR="00720782" w:rsidRPr="00214586" w:rsidRDefault="00F55797"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hyperlink r:id="rId91" w:tgtFrame="_blank" w:history="1">
        <w:r w:rsidR="00720782" w:rsidRPr="00214586">
          <w:rPr>
            <w:rFonts w:ascii="Segoe UI" w:hAnsi="Segoe UI" w:cs="Segoe UI"/>
            <w:color w:val="0563C1"/>
            <w:sz w:val="20"/>
            <w:szCs w:val="20"/>
            <w:u w:val="single"/>
          </w:rPr>
          <w:t>Load Balancing strategies</w:t>
        </w:r>
      </w:hyperlink>
      <w:r w:rsidR="00720782" w:rsidRPr="00214586">
        <w:rPr>
          <w:rFonts w:ascii="Segoe UI" w:hAnsi="Segoe UI" w:cs="Segoe UI"/>
          <w:sz w:val="20"/>
          <w:szCs w:val="20"/>
        </w:rPr>
        <w:t> – Depth First vs Breadth First vs Persistent </w:t>
      </w:r>
    </w:p>
    <w:p w14:paraId="4C40C8D4"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RBAC Roles and privileges available for WVD Access Control </w:t>
      </w:r>
    </w:p>
    <w:p w14:paraId="6C65437B"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Deploy and integrate a Log Analytics workspace to the WVD Tenant using PowerShell </w:t>
      </w:r>
    </w:p>
    <w:p w14:paraId="03DAB70E"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Run queries in the workspace to gather data on CPU Usage trends etc., for the Session host VMs </w:t>
      </w:r>
    </w:p>
    <w:p w14:paraId="78AD40D1" w14:textId="77777777" w:rsidR="00720782" w:rsidRPr="00214586" w:rsidRDefault="00720782" w:rsidP="00214586">
      <w:pPr>
        <w:numPr>
          <w:ilvl w:val="0"/>
          <w:numId w:val="52"/>
        </w:numPr>
        <w:tabs>
          <w:tab w:val="clear" w:pos="720"/>
          <w:tab w:val="num" w:pos="360"/>
          <w:tab w:val="left" w:pos="1080"/>
        </w:tabs>
        <w:spacing w:after="0" w:line="276" w:lineRule="auto"/>
        <w:ind w:firstLine="0"/>
        <w:jc w:val="both"/>
        <w:textAlignment w:val="baseline"/>
        <w:rPr>
          <w:rFonts w:ascii="Segoe UI" w:hAnsi="Segoe UI" w:cs="Segoe UI"/>
          <w:sz w:val="20"/>
          <w:szCs w:val="20"/>
        </w:rPr>
      </w:pPr>
      <w:r w:rsidRPr="00214586">
        <w:rPr>
          <w:rFonts w:ascii="Segoe UI" w:hAnsi="Segoe UI" w:cs="Segoe UI"/>
          <w:sz w:val="20"/>
          <w:szCs w:val="20"/>
        </w:rPr>
        <w:t>Check </w:t>
      </w:r>
      <w:hyperlink r:id="rId92" w:tgtFrame="_blank" w:history="1">
        <w:r w:rsidRPr="00214586">
          <w:rPr>
            <w:rFonts w:ascii="Segoe UI" w:hAnsi="Segoe UI" w:cs="Segoe UI"/>
            <w:color w:val="0563C1"/>
            <w:sz w:val="20"/>
            <w:szCs w:val="20"/>
            <w:u w:val="single"/>
          </w:rPr>
          <w:t>VM health and performance</w:t>
        </w:r>
      </w:hyperlink>
      <w:r w:rsidRPr="00214586">
        <w:rPr>
          <w:rFonts w:ascii="Segoe UI" w:hAnsi="Segoe UI" w:cs="Segoe UI"/>
          <w:sz w:val="20"/>
          <w:szCs w:val="20"/>
        </w:rPr>
        <w:t> using Azure Monitor </w:t>
      </w:r>
    </w:p>
    <w:p w14:paraId="299C7CA0" w14:textId="77777777" w:rsidR="00720782" w:rsidRPr="00720782" w:rsidRDefault="00720782" w:rsidP="00492EC3">
      <w:pPr>
        <w:spacing w:after="0"/>
        <w:jc w:val="both"/>
        <w:textAlignment w:val="baseline"/>
        <w:rPr>
          <w:rFonts w:ascii="Calibri" w:hAnsi="Calibri" w:cs="Calibri"/>
          <w:szCs w:val="22"/>
        </w:rPr>
      </w:pPr>
      <w:r w:rsidRPr="00720782">
        <w:rPr>
          <w:rFonts w:ascii="Calibri" w:hAnsi="Calibri" w:cs="Calibri"/>
          <w:szCs w:val="22"/>
        </w:rPr>
        <w:t> </w:t>
      </w:r>
    </w:p>
    <w:p w14:paraId="7365D2C6" w14:textId="77777777" w:rsidR="00720782" w:rsidRPr="001D7C2E" w:rsidRDefault="00720782" w:rsidP="008310D3">
      <w:pPr>
        <w:pStyle w:val="Heading3"/>
      </w:pPr>
      <w:bookmarkStart w:id="197" w:name="_Toc43321916"/>
      <w:r w:rsidRPr="001D7C2E">
        <w:t>Patch Management</w:t>
      </w:r>
      <w:bookmarkEnd w:id="197"/>
      <w:r w:rsidRPr="001D7C2E">
        <w:t> </w:t>
      </w:r>
    </w:p>
    <w:p w14:paraId="2453EF2A" w14:textId="02BE28F9"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 xml:space="preserve">Patch Management is the process of updating and patching the Session host VMs to avoid any security vulnerabilities and applying any configuration controls as required. Since the Session host VMs are in Availability Set, it will automatically ensure that all of them are </w:t>
      </w:r>
      <w:r w:rsidR="00A73690" w:rsidRPr="00214586">
        <w:rPr>
          <w:rFonts w:ascii="Segoe UI" w:hAnsi="Segoe UI" w:cs="Segoe UI"/>
          <w:sz w:val="20"/>
          <w:szCs w:val="22"/>
        </w:rPr>
        <w:t xml:space="preserve">not </w:t>
      </w:r>
      <w:r w:rsidRPr="00214586">
        <w:rPr>
          <w:rFonts w:ascii="Segoe UI" w:hAnsi="Segoe UI" w:cs="Segoe UI"/>
          <w:sz w:val="20"/>
          <w:szCs w:val="22"/>
        </w:rPr>
        <w:t>down at the same time. Customers can also utilize their existing management services such as SCCM or any 3</w:t>
      </w:r>
      <w:r w:rsidRPr="00214586">
        <w:rPr>
          <w:rFonts w:ascii="Segoe UI" w:hAnsi="Segoe UI" w:cs="Segoe UI"/>
          <w:sz w:val="20"/>
          <w:szCs w:val="22"/>
          <w:vertAlign w:val="superscript"/>
        </w:rPr>
        <w:t>rd</w:t>
      </w:r>
      <w:r w:rsidRPr="00214586">
        <w:rPr>
          <w:rFonts w:ascii="Segoe UI" w:hAnsi="Segoe UI" w:cs="Segoe UI"/>
          <w:sz w:val="20"/>
          <w:szCs w:val="22"/>
        </w:rPr>
        <w:t> party services. </w:t>
      </w:r>
      <w:r w:rsidR="00A73690" w:rsidRPr="00214586">
        <w:rPr>
          <w:rFonts w:ascii="Segoe UI" w:hAnsi="Segoe UI" w:cs="Segoe UI"/>
          <w:sz w:val="20"/>
          <w:szCs w:val="22"/>
        </w:rPr>
        <w:t>Below instructions are given for managing Windows updates using Azure Automation.</w:t>
      </w:r>
    </w:p>
    <w:p w14:paraId="430AF433" w14:textId="29B9D8FE" w:rsidR="00720782" w:rsidRPr="00214586" w:rsidRDefault="00720782" w:rsidP="00214586">
      <w:pPr>
        <w:spacing w:after="0" w:line="276" w:lineRule="auto"/>
        <w:jc w:val="both"/>
        <w:textAlignment w:val="baseline"/>
        <w:rPr>
          <w:rFonts w:ascii="Segoe UI" w:hAnsi="Segoe UI" w:cs="Segoe UI"/>
          <w:sz w:val="20"/>
          <w:szCs w:val="22"/>
        </w:rPr>
      </w:pPr>
      <w:r w:rsidRPr="00214586">
        <w:rPr>
          <w:rFonts w:ascii="Segoe UI" w:hAnsi="Segoe UI" w:cs="Segoe UI"/>
          <w:sz w:val="20"/>
          <w:szCs w:val="22"/>
        </w:rPr>
        <w:t>The section describe</w:t>
      </w:r>
      <w:r w:rsidR="0088450F" w:rsidRPr="00214586">
        <w:rPr>
          <w:rFonts w:ascii="Segoe UI" w:hAnsi="Segoe UI" w:cs="Segoe UI"/>
          <w:sz w:val="20"/>
          <w:szCs w:val="22"/>
        </w:rPr>
        <w:t>s</w:t>
      </w:r>
      <w:r w:rsidRPr="00214586">
        <w:rPr>
          <w:rFonts w:ascii="Segoe UI" w:hAnsi="Segoe UI" w:cs="Segoe UI"/>
          <w:sz w:val="20"/>
          <w:szCs w:val="22"/>
        </w:rPr>
        <w:t xml:space="preserve"> how Patch Management i</w:t>
      </w:r>
      <w:r w:rsidR="00A73690" w:rsidRPr="00214586">
        <w:rPr>
          <w:rFonts w:ascii="Segoe UI" w:hAnsi="Segoe UI" w:cs="Segoe UI"/>
          <w:sz w:val="20"/>
          <w:szCs w:val="22"/>
        </w:rPr>
        <w:t>s</w:t>
      </w:r>
      <w:r w:rsidRPr="00214586">
        <w:rPr>
          <w:rFonts w:ascii="Segoe UI" w:hAnsi="Segoe UI" w:cs="Segoe UI"/>
          <w:sz w:val="20"/>
          <w:szCs w:val="22"/>
        </w:rPr>
        <w:t xml:space="preserve"> implemented in WVD Session hosts to avoid any security vulnerabilities. </w:t>
      </w:r>
    </w:p>
    <w:p w14:paraId="16472F7B" w14:textId="77777777" w:rsidR="00720782" w:rsidRPr="00214586" w:rsidRDefault="00720782" w:rsidP="00214586">
      <w:pPr>
        <w:numPr>
          <w:ilvl w:val="0"/>
          <w:numId w:val="54"/>
        </w:numPr>
        <w:tabs>
          <w:tab w:val="clear" w:pos="720"/>
          <w:tab w:val="num" w:pos="360"/>
          <w:tab w:val="left" w:pos="1080"/>
        </w:tabs>
        <w:spacing w:after="0" w:line="276" w:lineRule="auto"/>
        <w:ind w:firstLine="0"/>
        <w:jc w:val="both"/>
        <w:textAlignment w:val="baseline"/>
        <w:rPr>
          <w:rFonts w:ascii="Segoe UI" w:hAnsi="Segoe UI" w:cs="Segoe UI"/>
          <w:sz w:val="20"/>
          <w:szCs w:val="22"/>
        </w:rPr>
      </w:pPr>
      <w:r w:rsidRPr="00214586">
        <w:rPr>
          <w:rFonts w:ascii="Segoe UI" w:hAnsi="Segoe UI" w:cs="Segoe UI"/>
          <w:sz w:val="20"/>
          <w:szCs w:val="22"/>
        </w:rPr>
        <w:t>Create an </w:t>
      </w:r>
      <w:hyperlink r:id="rId93" w:tgtFrame="_blank" w:history="1">
        <w:r w:rsidRPr="00214586">
          <w:rPr>
            <w:rFonts w:ascii="Segoe UI" w:hAnsi="Segoe UI" w:cs="Segoe UI"/>
            <w:color w:val="0563C1"/>
            <w:sz w:val="20"/>
            <w:szCs w:val="22"/>
            <w:u w:val="single"/>
          </w:rPr>
          <w:t>Azure Automation Account</w:t>
        </w:r>
      </w:hyperlink>
      <w:r w:rsidRPr="00214586">
        <w:rPr>
          <w:rFonts w:ascii="Segoe UI" w:hAnsi="Segoe UI" w:cs="Segoe UI"/>
          <w:sz w:val="20"/>
          <w:szCs w:val="22"/>
        </w:rPr>
        <w:t> </w:t>
      </w:r>
    </w:p>
    <w:p w14:paraId="43F54B30" w14:textId="77777777" w:rsidR="00720782" w:rsidRPr="00214586" w:rsidRDefault="00F55797" w:rsidP="00214586">
      <w:pPr>
        <w:numPr>
          <w:ilvl w:val="0"/>
          <w:numId w:val="55"/>
        </w:numPr>
        <w:tabs>
          <w:tab w:val="clear" w:pos="720"/>
          <w:tab w:val="num" w:pos="360"/>
          <w:tab w:val="left" w:pos="1080"/>
        </w:tabs>
        <w:spacing w:after="0" w:line="276" w:lineRule="auto"/>
        <w:ind w:firstLine="0"/>
        <w:jc w:val="both"/>
        <w:textAlignment w:val="baseline"/>
        <w:rPr>
          <w:rFonts w:ascii="Segoe UI" w:hAnsi="Segoe UI" w:cs="Segoe UI"/>
          <w:sz w:val="20"/>
          <w:szCs w:val="22"/>
        </w:rPr>
      </w:pPr>
      <w:hyperlink r:id="rId94" w:anchor="enable-update-management" w:tgtFrame="_blank" w:history="1">
        <w:r w:rsidR="00720782" w:rsidRPr="00214586">
          <w:rPr>
            <w:rFonts w:ascii="Segoe UI" w:hAnsi="Segoe UI" w:cs="Segoe UI"/>
            <w:color w:val="0563C1"/>
            <w:sz w:val="20"/>
            <w:szCs w:val="22"/>
            <w:u w:val="single"/>
          </w:rPr>
          <w:t>Enable Update Management</w:t>
        </w:r>
      </w:hyperlink>
      <w:r w:rsidR="00720782" w:rsidRPr="00214586">
        <w:rPr>
          <w:rFonts w:ascii="Segoe UI" w:hAnsi="Segoe UI" w:cs="Segoe UI"/>
          <w:sz w:val="20"/>
          <w:szCs w:val="22"/>
        </w:rPr>
        <w:t> </w:t>
      </w:r>
    </w:p>
    <w:p w14:paraId="3452518C" w14:textId="77777777" w:rsidR="00720782" w:rsidRPr="00214586" w:rsidRDefault="00F55797" w:rsidP="00214586">
      <w:pPr>
        <w:numPr>
          <w:ilvl w:val="0"/>
          <w:numId w:val="55"/>
        </w:numPr>
        <w:tabs>
          <w:tab w:val="clear" w:pos="720"/>
          <w:tab w:val="num" w:pos="360"/>
          <w:tab w:val="left" w:pos="1080"/>
        </w:tabs>
        <w:spacing w:after="0" w:line="276" w:lineRule="auto"/>
        <w:ind w:firstLine="0"/>
        <w:jc w:val="both"/>
        <w:textAlignment w:val="baseline"/>
        <w:rPr>
          <w:rFonts w:ascii="Segoe UI" w:hAnsi="Segoe UI" w:cs="Segoe UI"/>
          <w:sz w:val="20"/>
          <w:szCs w:val="22"/>
        </w:rPr>
      </w:pPr>
      <w:hyperlink r:id="rId95" w:anchor="view-update-assessment" w:tgtFrame="_blank" w:history="1">
        <w:r w:rsidR="00720782" w:rsidRPr="00214586">
          <w:rPr>
            <w:rFonts w:ascii="Segoe UI" w:hAnsi="Segoe UI" w:cs="Segoe UI"/>
            <w:color w:val="0563C1"/>
            <w:sz w:val="20"/>
            <w:szCs w:val="22"/>
            <w:u w:val="single"/>
          </w:rPr>
          <w:t>View Update Assessment</w:t>
        </w:r>
      </w:hyperlink>
      <w:r w:rsidR="00720782" w:rsidRPr="00214586">
        <w:rPr>
          <w:rFonts w:ascii="Segoe UI" w:hAnsi="Segoe UI" w:cs="Segoe UI"/>
          <w:sz w:val="20"/>
          <w:szCs w:val="22"/>
        </w:rPr>
        <w:t> </w:t>
      </w:r>
    </w:p>
    <w:p w14:paraId="550F2AEB" w14:textId="77777777" w:rsidR="00720782" w:rsidRPr="00214586" w:rsidRDefault="00F55797" w:rsidP="00214586">
      <w:pPr>
        <w:numPr>
          <w:ilvl w:val="0"/>
          <w:numId w:val="55"/>
        </w:numPr>
        <w:tabs>
          <w:tab w:val="clear" w:pos="720"/>
          <w:tab w:val="num" w:pos="360"/>
          <w:tab w:val="left" w:pos="1080"/>
        </w:tabs>
        <w:spacing w:after="0" w:line="276" w:lineRule="auto"/>
        <w:ind w:firstLine="0"/>
        <w:jc w:val="both"/>
        <w:textAlignment w:val="baseline"/>
        <w:rPr>
          <w:rFonts w:ascii="Segoe UI" w:hAnsi="Segoe UI" w:cs="Segoe UI"/>
          <w:sz w:val="20"/>
          <w:szCs w:val="22"/>
        </w:rPr>
      </w:pPr>
      <w:hyperlink r:id="rId96" w:anchor="view-update-assessment" w:tgtFrame="_blank" w:history="1">
        <w:r w:rsidR="00720782" w:rsidRPr="00214586">
          <w:rPr>
            <w:rFonts w:ascii="Segoe UI" w:hAnsi="Segoe UI" w:cs="Segoe UI"/>
            <w:color w:val="0563C1"/>
            <w:sz w:val="20"/>
            <w:szCs w:val="22"/>
            <w:u w:val="single"/>
          </w:rPr>
          <w:t>Schedule an update deployment</w:t>
        </w:r>
      </w:hyperlink>
      <w:r w:rsidR="00720782" w:rsidRPr="00214586">
        <w:rPr>
          <w:rFonts w:ascii="Segoe UI" w:hAnsi="Segoe UI" w:cs="Segoe UI"/>
          <w:sz w:val="20"/>
          <w:szCs w:val="22"/>
        </w:rPr>
        <w:t> </w:t>
      </w:r>
    </w:p>
    <w:p w14:paraId="43C805C6" w14:textId="77777777" w:rsidR="00C819EA" w:rsidRPr="00C819EA" w:rsidRDefault="00C819EA" w:rsidP="00492EC3">
      <w:pPr>
        <w:spacing w:after="0"/>
        <w:jc w:val="both"/>
        <w:textAlignment w:val="baseline"/>
        <w:rPr>
          <w:rFonts w:ascii="Calibri Light" w:hAnsi="Calibri Light" w:cs="Calibri Light"/>
          <w:sz w:val="24"/>
        </w:rPr>
      </w:pPr>
    </w:p>
    <w:p w14:paraId="7E2993E2" w14:textId="6C9EDA93" w:rsidR="16B95071" w:rsidRDefault="1DF07643" w:rsidP="00492EC3">
      <w:pPr>
        <w:pStyle w:val="Heading1"/>
        <w:numPr>
          <w:ilvl w:val="0"/>
          <w:numId w:val="90"/>
        </w:numPr>
        <w:ind w:left="360"/>
        <w:jc w:val="both"/>
      </w:pPr>
      <w:bookmarkStart w:id="198" w:name="_Toc43321917"/>
      <w:r w:rsidRPr="14CF19B1">
        <w:t>Appendix A – Technical References</w:t>
      </w:r>
      <w:bookmarkEnd w:id="198"/>
    </w:p>
    <w:p w14:paraId="22FF691D" w14:textId="0C0C4F35" w:rsidR="16B95071" w:rsidRDefault="00F55797" w:rsidP="000E3629">
      <w:pPr>
        <w:spacing w:after="480" w:line="257" w:lineRule="auto"/>
        <w:jc w:val="both"/>
        <w:rPr>
          <w:rStyle w:val="Hyperlink"/>
          <w:rFonts w:ascii="Calibri Light" w:eastAsia="Calibri Light" w:hAnsi="Calibri Light" w:cs="Calibri Light"/>
          <w:color w:val="0000FF"/>
        </w:rPr>
      </w:pPr>
      <w:hyperlink r:id="rId97">
        <w:r w:rsidR="16B95071" w:rsidRPr="064BC978">
          <w:rPr>
            <w:rStyle w:val="Hyperlink"/>
            <w:rFonts w:ascii="Calibri Light" w:eastAsia="Calibri Light" w:hAnsi="Calibri Light" w:cs="Calibri Light"/>
            <w:color w:val="0000FF"/>
          </w:rPr>
          <w:t>C</w:t>
        </w:r>
      </w:hyperlink>
      <w:r w:rsidR="16B95071" w:rsidRPr="064BC978">
        <w:rPr>
          <w:rFonts w:ascii="Calibri Light" w:eastAsia="Calibri Light" w:hAnsi="Calibri Light" w:cs="Calibri Light"/>
          <w:color w:val="0000FF"/>
          <w:u w:val="single"/>
        </w:rPr>
        <w:t xml:space="preserve">loud Adoption </w:t>
      </w:r>
      <w:hyperlink r:id="rId98">
        <w:r w:rsidR="16B95071" w:rsidRPr="064BC978">
          <w:rPr>
            <w:rStyle w:val="Hyperlink"/>
            <w:rFonts w:ascii="Calibri Light" w:eastAsia="Calibri Light" w:hAnsi="Calibri Light" w:cs="Calibri Light"/>
            <w:color w:val="0000FF"/>
          </w:rPr>
          <w:t>Framework</w:t>
        </w:r>
      </w:hyperlink>
    </w:p>
    <w:p w14:paraId="4F47619F" w14:textId="46CB8109" w:rsidR="0088450F" w:rsidRDefault="0088450F" w:rsidP="0088450F">
      <w:pPr>
        <w:pStyle w:val="Heading1"/>
        <w:numPr>
          <w:ilvl w:val="0"/>
          <w:numId w:val="90"/>
        </w:numPr>
        <w:ind w:left="360"/>
        <w:jc w:val="both"/>
        <w:rPr>
          <w:rFonts w:ascii="Calibri Light" w:eastAsia="Calibri Light" w:hAnsi="Calibri Light" w:cs="Calibri Light"/>
          <w:color w:val="000000" w:themeColor="text1"/>
        </w:rPr>
      </w:pPr>
      <w:bookmarkStart w:id="199" w:name="_Toc43321918"/>
      <w:r w:rsidRPr="0088450F">
        <w:lastRenderedPageBreak/>
        <w:t>Deleted</w:t>
      </w:r>
      <w:r>
        <w:t xml:space="preserve"> Content</w:t>
      </w:r>
      <w:bookmarkEnd w:id="199"/>
    </w:p>
    <w:p w14:paraId="22B4F8D1" w14:textId="77777777" w:rsidR="0088450F" w:rsidRPr="00214586" w:rsidRDefault="0088450F" w:rsidP="0088450F">
      <w:pPr>
        <w:spacing w:after="120"/>
        <w:jc w:val="both"/>
        <w:rPr>
          <w:rFonts w:ascii="Segoe UI" w:hAnsi="Segoe UI" w:cs="Segoe UI"/>
          <w:b/>
        </w:rPr>
      </w:pPr>
      <w:r w:rsidRPr="00214586">
        <w:rPr>
          <w:rFonts w:ascii="Segoe UI" w:hAnsi="Segoe UI" w:cs="Segoe UI"/>
          <w:b/>
        </w:rPr>
        <w:t>Licensing and Entitlements</w:t>
      </w:r>
    </w:p>
    <w:p w14:paraId="13BA1E01" w14:textId="77777777" w:rsidR="0088450F" w:rsidRPr="00214586" w:rsidRDefault="0088450F" w:rsidP="00214586">
      <w:pPr>
        <w:spacing w:after="0" w:line="276" w:lineRule="auto"/>
        <w:jc w:val="both"/>
        <w:textAlignment w:val="baseline"/>
        <w:rPr>
          <w:rFonts w:ascii="Segoe UI" w:hAnsi="Segoe UI" w:cs="Segoe UI"/>
          <w:sz w:val="20"/>
        </w:rPr>
      </w:pPr>
      <w:r w:rsidRPr="00214586">
        <w:rPr>
          <w:rFonts w:ascii="Segoe UI" w:hAnsi="Segoe UI" w:cs="Segoe UI"/>
          <w:sz w:val="20"/>
        </w:rPr>
        <w:t>The details of auditing licenses for users to remain compliant with Microsoft licensing terms are given below. Ensure all users have one of the following Licenses/Entitlements or has procured as required.</w:t>
      </w:r>
    </w:p>
    <w:p w14:paraId="661DC90E" w14:textId="77777777" w:rsidR="0088450F" w:rsidRPr="00AF1888" w:rsidRDefault="0088450F" w:rsidP="0088450F">
      <w:pPr>
        <w:spacing w:after="0" w:line="360" w:lineRule="auto"/>
        <w:jc w:val="both"/>
        <w:textAlignment w:val="baseline"/>
        <w:rPr>
          <w:rFonts w:cstheme="minorHAnsi"/>
        </w:rPr>
      </w:pPr>
      <w:r w:rsidRPr="00AF1888">
        <w:rPr>
          <w:rFonts w:cstheme="minorHAnsi"/>
        </w:rPr>
        <w:t> </w:t>
      </w:r>
    </w:p>
    <w:tbl>
      <w:tblPr>
        <w:tblW w:w="9637" w:type="dxa"/>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412"/>
        <w:gridCol w:w="6225"/>
      </w:tblGrid>
      <w:tr w:rsidR="0088450F" w:rsidRPr="00214586" w14:paraId="5A817BBD"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FB6FCDF"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b/>
                <w:bCs/>
                <w:color w:val="000000"/>
                <w:sz w:val="20"/>
              </w:rPr>
              <w:t>OS</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A0FC83C"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b/>
                <w:bCs/>
                <w:color w:val="000000"/>
                <w:sz w:val="20"/>
              </w:rPr>
              <w:t>Required license</w:t>
            </w:r>
            <w:r w:rsidRPr="00214586">
              <w:rPr>
                <w:rFonts w:ascii="Segoe UI" w:hAnsi="Segoe UI" w:cs="Segoe UI"/>
                <w:sz w:val="20"/>
              </w:rPr>
              <w:t> </w:t>
            </w:r>
          </w:p>
        </w:tc>
      </w:tr>
      <w:tr w:rsidR="0088450F" w:rsidRPr="00214586" w14:paraId="539C5895"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3474E89D"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10 Enterprise multi-session or Windows 10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40C988B" w14:textId="77777777" w:rsidR="0088450F" w:rsidRPr="00214586" w:rsidRDefault="0088450F" w:rsidP="00214586">
            <w:pPr>
              <w:spacing w:after="0" w:line="276" w:lineRule="auto"/>
              <w:ind w:left="90"/>
              <w:textAlignment w:val="baseline"/>
              <w:rPr>
                <w:rFonts w:ascii="Segoe UI" w:hAnsi="Segoe UI" w:cs="Segoe UI"/>
                <w:color w:val="000000"/>
                <w:sz w:val="20"/>
              </w:rPr>
            </w:pPr>
            <w:r w:rsidRPr="00214586">
              <w:rPr>
                <w:rFonts w:ascii="Segoe UI" w:hAnsi="Segoe UI" w:cs="Segoe UI"/>
                <w:color w:val="000000"/>
                <w:sz w:val="20"/>
              </w:rPr>
              <w:t xml:space="preserve">Microsoft 365 E3, E5, A3, A5, F1, </w:t>
            </w:r>
          </w:p>
          <w:p w14:paraId="7244C73D"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Business</w:t>
            </w:r>
            <w:r w:rsidRPr="00214586">
              <w:rPr>
                <w:rFonts w:ascii="Segoe UI" w:hAnsi="Segoe UI" w:cs="Segoe UI"/>
                <w:sz w:val="20"/>
              </w:rPr>
              <w:t> </w:t>
            </w:r>
            <w:r w:rsidRPr="00214586">
              <w:rPr>
                <w:rFonts w:ascii="Segoe UI" w:hAnsi="Segoe UI" w:cs="Segoe UI"/>
                <w:color w:val="000000"/>
                <w:sz w:val="20"/>
              </w:rPr>
              <w:t>Windows E3, E5, A3, A5</w:t>
            </w:r>
            <w:r w:rsidRPr="00214586">
              <w:rPr>
                <w:rFonts w:ascii="Segoe UI" w:hAnsi="Segoe UI" w:cs="Segoe UI"/>
                <w:sz w:val="20"/>
              </w:rPr>
              <w:t> </w:t>
            </w:r>
          </w:p>
        </w:tc>
      </w:tr>
      <w:tr w:rsidR="0088450F" w:rsidRPr="00214586" w14:paraId="588A3CAA"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2FFF3BD9"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7 Enterprise</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6DA7C700" w14:textId="77777777" w:rsidR="0088450F" w:rsidRPr="00214586" w:rsidRDefault="0088450F" w:rsidP="00214586">
            <w:pPr>
              <w:spacing w:after="0" w:line="276" w:lineRule="auto"/>
              <w:ind w:left="90"/>
              <w:textAlignment w:val="baseline"/>
              <w:rPr>
                <w:rFonts w:ascii="Segoe UI" w:hAnsi="Segoe UI" w:cs="Segoe UI"/>
                <w:sz w:val="20"/>
              </w:rPr>
            </w:pPr>
            <w:r w:rsidRPr="00214586">
              <w:rPr>
                <w:rFonts w:ascii="Segoe UI" w:hAnsi="Segoe UI" w:cs="Segoe UI"/>
                <w:color w:val="000000"/>
                <w:sz w:val="20"/>
              </w:rPr>
              <w:t>Microsoft 365 E3, E5, A3, A5, F1, Business Windows E3, E5, A3, A5</w:t>
            </w:r>
            <w:r w:rsidRPr="00214586">
              <w:rPr>
                <w:rFonts w:ascii="Segoe UI" w:hAnsi="Segoe UI" w:cs="Segoe UI"/>
                <w:sz w:val="20"/>
              </w:rPr>
              <w:t> </w:t>
            </w:r>
          </w:p>
        </w:tc>
      </w:tr>
      <w:tr w:rsidR="0088450F" w:rsidRPr="00214586" w14:paraId="75EEF62B" w14:textId="77777777" w:rsidTr="00EA2238">
        <w:trPr>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4A4634BA"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Windows Server 2012 R2, 2016, 2019</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02619DCA"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RDS Client Access License (CAL) with Software Assurance</w:t>
            </w:r>
            <w:r w:rsidRPr="00214586">
              <w:rPr>
                <w:rFonts w:ascii="Segoe UI" w:hAnsi="Segoe UI" w:cs="Segoe UI"/>
                <w:sz w:val="20"/>
              </w:rPr>
              <w:t> </w:t>
            </w:r>
          </w:p>
        </w:tc>
      </w:tr>
      <w:tr w:rsidR="0088450F" w:rsidRPr="00214586" w14:paraId="784C609D" w14:textId="77777777" w:rsidTr="00EA2238">
        <w:trPr>
          <w:trHeight w:val="1191"/>
          <w:jc w:val="center"/>
        </w:trPr>
        <w:tc>
          <w:tcPr>
            <w:tcW w:w="3412" w:type="dxa"/>
            <w:tcBorders>
              <w:top w:val="single" w:sz="6" w:space="0" w:color="auto"/>
              <w:left w:val="single" w:sz="6" w:space="0" w:color="auto"/>
              <w:bottom w:val="single" w:sz="6" w:space="0" w:color="auto"/>
              <w:right w:val="single" w:sz="6" w:space="0" w:color="auto"/>
            </w:tcBorders>
            <w:shd w:val="clear" w:color="auto" w:fill="FFFFFF"/>
            <w:hideMark/>
          </w:tcPr>
          <w:p w14:paraId="6B66BAC5" w14:textId="77777777" w:rsidR="0088450F" w:rsidRPr="00214586" w:rsidRDefault="0088450F" w:rsidP="00214586">
            <w:pPr>
              <w:spacing w:after="0" w:line="276" w:lineRule="auto"/>
              <w:ind w:left="78"/>
              <w:jc w:val="both"/>
              <w:textAlignment w:val="baseline"/>
              <w:rPr>
                <w:rFonts w:ascii="Segoe UI" w:hAnsi="Segoe UI" w:cs="Segoe UI"/>
                <w:sz w:val="20"/>
              </w:rPr>
            </w:pPr>
            <w:r w:rsidRPr="00214586">
              <w:rPr>
                <w:rFonts w:ascii="Segoe UI" w:hAnsi="Segoe UI" w:cs="Segoe UI"/>
                <w:color w:val="000000"/>
                <w:sz w:val="20"/>
              </w:rPr>
              <w:t>FSLogix</w:t>
            </w:r>
            <w:r w:rsidRPr="00214586">
              <w:rPr>
                <w:rFonts w:ascii="Segoe UI" w:hAnsi="Segoe UI" w:cs="Segoe UI"/>
                <w:sz w:val="20"/>
              </w:rPr>
              <w:t> </w:t>
            </w:r>
          </w:p>
        </w:tc>
        <w:tc>
          <w:tcPr>
            <w:tcW w:w="6225" w:type="dxa"/>
            <w:tcBorders>
              <w:top w:val="single" w:sz="6" w:space="0" w:color="auto"/>
              <w:left w:val="single" w:sz="6" w:space="0" w:color="auto"/>
              <w:bottom w:val="single" w:sz="6" w:space="0" w:color="auto"/>
              <w:right w:val="single" w:sz="6" w:space="0" w:color="auto"/>
            </w:tcBorders>
            <w:shd w:val="clear" w:color="auto" w:fill="FFFFFF"/>
            <w:hideMark/>
          </w:tcPr>
          <w:p w14:paraId="5F17FEBE" w14:textId="77777777" w:rsidR="0088450F" w:rsidRPr="00214586" w:rsidRDefault="0088450F" w:rsidP="00214586">
            <w:pPr>
              <w:spacing w:after="0" w:line="276" w:lineRule="auto"/>
              <w:ind w:left="90"/>
              <w:jc w:val="both"/>
              <w:textAlignment w:val="baseline"/>
              <w:rPr>
                <w:rFonts w:ascii="Segoe UI" w:hAnsi="Segoe UI" w:cs="Segoe UI"/>
                <w:color w:val="000000"/>
                <w:sz w:val="20"/>
                <w:shd w:val="clear" w:color="auto" w:fill="FFFFFF"/>
              </w:rPr>
            </w:pPr>
            <w:r w:rsidRPr="00214586">
              <w:rPr>
                <w:rFonts w:ascii="Segoe UI" w:hAnsi="Segoe UI" w:cs="Segoe UI"/>
                <w:color w:val="000000"/>
                <w:sz w:val="20"/>
                <w:shd w:val="clear" w:color="auto" w:fill="FFFFFF"/>
              </w:rPr>
              <w:t xml:space="preserve">Microsoft 365 E3, E5, A3, A5, Student User Benefits, F1, </w:t>
            </w:r>
          </w:p>
          <w:p w14:paraId="36949D82"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shd w:val="clear" w:color="auto" w:fill="FFFFFF"/>
              </w:rPr>
              <w:t>Business</w:t>
            </w:r>
            <w:r w:rsidRPr="00214586">
              <w:rPr>
                <w:rFonts w:ascii="Segoe UI" w:hAnsi="Segoe UI" w:cs="Segoe UI"/>
                <w:sz w:val="20"/>
              </w:rPr>
              <w:t> W</w:t>
            </w:r>
            <w:r w:rsidRPr="00214586">
              <w:rPr>
                <w:rFonts w:ascii="Segoe UI" w:hAnsi="Segoe UI" w:cs="Segoe UI"/>
                <w:color w:val="000000"/>
                <w:sz w:val="20"/>
                <w:shd w:val="clear" w:color="auto" w:fill="FFFFFF"/>
              </w:rPr>
              <w:t>indows E3, E5, A3, A5</w:t>
            </w:r>
            <w:r w:rsidRPr="00214586">
              <w:rPr>
                <w:rFonts w:ascii="Segoe UI" w:hAnsi="Segoe UI" w:cs="Segoe UI"/>
                <w:sz w:val="20"/>
              </w:rPr>
              <w:t> </w:t>
            </w:r>
          </w:p>
          <w:p w14:paraId="7E6B5FEF" w14:textId="77777777" w:rsidR="0088450F" w:rsidRPr="00214586" w:rsidRDefault="0088450F" w:rsidP="00214586">
            <w:pPr>
              <w:spacing w:after="0" w:line="276" w:lineRule="auto"/>
              <w:ind w:left="90"/>
              <w:jc w:val="both"/>
              <w:textAlignment w:val="baseline"/>
              <w:rPr>
                <w:rFonts w:ascii="Segoe UI" w:hAnsi="Segoe UI" w:cs="Segoe UI"/>
                <w:sz w:val="20"/>
              </w:rPr>
            </w:pPr>
            <w:r w:rsidRPr="00214586">
              <w:rPr>
                <w:rFonts w:ascii="Segoe UI" w:hAnsi="Segoe UI" w:cs="Segoe UI"/>
                <w:color w:val="000000"/>
                <w:sz w:val="20"/>
              </w:rPr>
              <w:t>Windows 10 VDS Per User, RDS CAL, RDS SAL</w:t>
            </w:r>
            <w:r w:rsidRPr="00214586">
              <w:rPr>
                <w:rFonts w:ascii="Segoe UI" w:hAnsi="Segoe UI" w:cs="Segoe UI"/>
                <w:sz w:val="20"/>
              </w:rPr>
              <w:t> </w:t>
            </w:r>
          </w:p>
        </w:tc>
      </w:tr>
    </w:tbl>
    <w:p w14:paraId="25234C91" w14:textId="77777777" w:rsidR="0088450F" w:rsidRDefault="0088450F" w:rsidP="0088450F">
      <w:pPr>
        <w:spacing w:after="0"/>
        <w:jc w:val="both"/>
        <w:textAlignment w:val="baseline"/>
        <w:rPr>
          <w:rFonts w:cstheme="minorHAnsi"/>
          <w:sz w:val="18"/>
          <w:szCs w:val="18"/>
        </w:rPr>
      </w:pPr>
    </w:p>
    <w:p w14:paraId="563D0EF2" w14:textId="77777777" w:rsidR="0088450F" w:rsidRDefault="0088450F" w:rsidP="0088450F">
      <w:pPr>
        <w:spacing w:after="0"/>
        <w:jc w:val="both"/>
        <w:textAlignment w:val="baseline"/>
        <w:rPr>
          <w:rFonts w:cstheme="minorHAnsi"/>
          <w:sz w:val="18"/>
          <w:szCs w:val="18"/>
        </w:rPr>
      </w:pPr>
    </w:p>
    <w:p w14:paraId="7F73438F" w14:textId="77777777" w:rsidR="0088450F" w:rsidRPr="00214586" w:rsidRDefault="0088450F" w:rsidP="00214586">
      <w:pPr>
        <w:spacing w:after="0" w:line="276" w:lineRule="auto"/>
        <w:jc w:val="both"/>
        <w:rPr>
          <w:rFonts w:ascii="Segoe UI" w:eastAsia="Calibri" w:hAnsi="Segoe UI" w:cs="Segoe UI"/>
          <w:b/>
          <w:bCs/>
          <w:sz w:val="20"/>
          <w:szCs w:val="20"/>
        </w:rPr>
      </w:pPr>
      <w:r w:rsidRPr="00214586">
        <w:rPr>
          <w:rFonts w:ascii="Segoe UI" w:eastAsia="Calibri" w:hAnsi="Segoe UI" w:cs="Segoe UI"/>
          <w:b/>
          <w:bCs/>
          <w:sz w:val="20"/>
          <w:szCs w:val="20"/>
        </w:rPr>
        <w:t>Azure Virtual Machines NVv3-series:</w:t>
      </w:r>
    </w:p>
    <w:p w14:paraId="03F3C980" w14:textId="77777777" w:rsidR="0088450F" w:rsidRPr="00214586" w:rsidRDefault="0088450F" w:rsidP="00214586">
      <w:pPr>
        <w:spacing w:after="0" w:line="276" w:lineRule="auto"/>
        <w:jc w:val="both"/>
        <w:rPr>
          <w:rFonts w:ascii="Segoe UI" w:eastAsia="Calibri" w:hAnsi="Segoe UI" w:cs="Segoe UI"/>
          <w:sz w:val="20"/>
          <w:szCs w:val="20"/>
        </w:rPr>
      </w:pPr>
      <w:r w:rsidRPr="00214586">
        <w:rPr>
          <w:rFonts w:ascii="Segoe UI" w:eastAsia="Calibri" w:hAnsi="Segoe UI" w:cs="Segoe UI"/>
          <w:sz w:val="20"/>
          <w:szCs w:val="20"/>
        </w:rPr>
        <w:t>GPU optimized VM sizes are specialized virtual machines available with single or multiple NVIDIA GPUs. These sizes are designed for compute-intensive, graphics-intensive, and visualization workloads. NVv3-series sizes are optimized and designed for remote visualization, streaming, gaming, encoding, and VDI scenarios using frameworks such as OpenGL and DirectX.</w:t>
      </w:r>
    </w:p>
    <w:p w14:paraId="3A85F36A" w14:textId="77777777" w:rsidR="0088450F" w:rsidRPr="00214586" w:rsidRDefault="0088450F" w:rsidP="00214586">
      <w:pPr>
        <w:spacing w:line="276" w:lineRule="auto"/>
        <w:jc w:val="both"/>
        <w:rPr>
          <w:rFonts w:ascii="Segoe UI" w:hAnsi="Segoe UI" w:cs="Segoe UI"/>
          <w:sz w:val="20"/>
          <w:szCs w:val="20"/>
        </w:rPr>
      </w:pPr>
      <w:r w:rsidRPr="00214586">
        <w:rPr>
          <w:rFonts w:ascii="Segoe UI" w:eastAsia="Calibri" w:hAnsi="Segoe UI" w:cs="Segoe UI"/>
          <w:sz w:val="20"/>
          <w:szCs w:val="20"/>
        </w:rPr>
        <w:t>Each GPU in NVv3 instance comes with a GRID license. This license gives you the flexibility to use an NV instance as a virtual workstation for a single user, or 25 concurrent users can connect to the VM for a virtual application scenario.</w:t>
      </w:r>
    </w:p>
    <w:p w14:paraId="0CDDBED5" w14:textId="77777777" w:rsidR="002E1815" w:rsidRPr="00214586" w:rsidRDefault="002E1815" w:rsidP="00214586">
      <w:pPr>
        <w:pStyle w:val="NoSpacing"/>
        <w:spacing w:line="276" w:lineRule="auto"/>
        <w:jc w:val="both"/>
        <w:rPr>
          <w:rFonts w:ascii="Segoe UI" w:hAnsi="Segoe UI" w:cs="Segoe UI"/>
          <w:b/>
          <w:bCs/>
          <w:sz w:val="20"/>
          <w:szCs w:val="20"/>
        </w:rPr>
      </w:pPr>
      <w:r w:rsidRPr="00214586">
        <w:rPr>
          <w:rFonts w:ascii="Segoe UI" w:hAnsi="Segoe UI" w:cs="Segoe UI"/>
          <w:b/>
          <w:bCs/>
          <w:sz w:val="20"/>
          <w:szCs w:val="20"/>
        </w:rPr>
        <w:t>Cosmos DB Data Migration Tool</w:t>
      </w:r>
    </w:p>
    <w:p w14:paraId="31EEB5CA" w14:textId="62C10AAD" w:rsidR="002E1815" w:rsidRPr="00214586" w:rsidRDefault="002E1815"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color w:val="171717"/>
          <w:sz w:val="20"/>
          <w:szCs w:val="20"/>
          <w:lang w:eastAsia="en-IN"/>
        </w:rPr>
        <w:t>Azure Cosmos DB Data Migration tool can import data from various sources into Azure Cosmos DB collections and tables. You can import from JSON files, CSV files, SQL, MongoDB, Azure Table storage, Amazon DynamoDB, and even Azure Cosmos DB SQL API collections. The Data Migration tool can also be used when migrating from a single partition collection to a multipartition collection for the SQL API.</w:t>
      </w:r>
    </w:p>
    <w:p w14:paraId="0D970F5A" w14:textId="659A695B" w:rsidR="003E581E" w:rsidRPr="00214586" w:rsidRDefault="003E581E" w:rsidP="00214586">
      <w:pPr>
        <w:pStyle w:val="NoSpacing"/>
        <w:spacing w:line="276" w:lineRule="auto"/>
        <w:jc w:val="both"/>
        <w:rPr>
          <w:rFonts w:ascii="Segoe UI" w:hAnsi="Segoe UI" w:cs="Segoe UI"/>
          <w:color w:val="171717"/>
          <w:sz w:val="20"/>
          <w:szCs w:val="20"/>
          <w:lang w:eastAsia="en-IN"/>
        </w:rPr>
      </w:pPr>
      <w:r w:rsidRPr="00214586">
        <w:rPr>
          <w:rFonts w:ascii="Segoe UI" w:hAnsi="Segoe UI" w:cs="Segoe UI"/>
          <w:noProof/>
          <w:sz w:val="20"/>
          <w:szCs w:val="20"/>
        </w:rPr>
        <w:drawing>
          <wp:anchor distT="0" distB="0" distL="114300" distR="114300" simplePos="0" relativeHeight="251658242" behindDoc="0" locked="0" layoutInCell="1" allowOverlap="1" wp14:anchorId="5DBDE29C" wp14:editId="15F5EFD2">
            <wp:simplePos x="0" y="0"/>
            <wp:positionH relativeFrom="column">
              <wp:posOffset>41275</wp:posOffset>
            </wp:positionH>
            <wp:positionV relativeFrom="paragraph">
              <wp:posOffset>213995</wp:posOffset>
            </wp:positionV>
            <wp:extent cx="962025" cy="619760"/>
            <wp:effectExtent l="0" t="0" r="0" b="0"/>
            <wp:wrapTopAndBottom/>
            <wp:docPr id="1190701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9">
                      <a:extLst>
                        <a:ext uri="{28A0092B-C50C-407E-A947-70E740481C1C}">
                          <a14:useLocalDpi xmlns:a14="http://schemas.microsoft.com/office/drawing/2010/main" val="0"/>
                        </a:ext>
                      </a:extLst>
                    </a:blip>
                    <a:stretch>
                      <a:fillRect/>
                    </a:stretch>
                  </pic:blipFill>
                  <pic:spPr>
                    <a:xfrm>
                      <a:off x="0" y="0"/>
                      <a:ext cx="962025" cy="619760"/>
                    </a:xfrm>
                    <a:prstGeom prst="rect">
                      <a:avLst/>
                    </a:prstGeom>
                  </pic:spPr>
                </pic:pic>
              </a:graphicData>
            </a:graphic>
          </wp:anchor>
        </w:drawing>
      </w:r>
    </w:p>
    <w:p w14:paraId="0B6FFB51" w14:textId="77777777" w:rsidR="003E581E" w:rsidRPr="00214586" w:rsidRDefault="003E581E" w:rsidP="00214586">
      <w:pPr>
        <w:spacing w:after="60" w:line="276" w:lineRule="auto"/>
        <w:jc w:val="both"/>
        <w:rPr>
          <w:rFonts w:ascii="Segoe UI" w:hAnsi="Segoe UI" w:cs="Segoe UI"/>
          <w:b/>
          <w:sz w:val="20"/>
          <w:szCs w:val="20"/>
        </w:rPr>
      </w:pPr>
    </w:p>
    <w:p w14:paraId="6A2AC2CB" w14:textId="39624EA6" w:rsidR="003E581E" w:rsidRPr="00214586" w:rsidRDefault="003E581E" w:rsidP="00214586">
      <w:pPr>
        <w:spacing w:after="60" w:line="276" w:lineRule="auto"/>
        <w:jc w:val="both"/>
        <w:rPr>
          <w:rFonts w:ascii="Segoe UI" w:hAnsi="Segoe UI" w:cs="Segoe UI"/>
          <w:b/>
          <w:sz w:val="20"/>
          <w:szCs w:val="20"/>
        </w:rPr>
      </w:pPr>
      <w:r w:rsidRPr="00214586">
        <w:rPr>
          <w:rFonts w:ascii="Segoe UI" w:hAnsi="Segoe UI" w:cs="Segoe UI"/>
          <w:b/>
          <w:sz w:val="20"/>
          <w:szCs w:val="20"/>
        </w:rPr>
        <w:t>Refactor scenario</w:t>
      </w:r>
    </w:p>
    <w:p w14:paraId="057FE414"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Platform as a service (PaaS) options can reduce the operational costs that are associated with many applications. It is a good idea to slightly refactor an application to fit a PaaS-based model.</w:t>
      </w:r>
    </w:p>
    <w:p w14:paraId="165D902F" w14:textId="77777777" w:rsidR="003E581E" w:rsidRPr="00214586" w:rsidRDefault="003E581E" w:rsidP="00214586">
      <w:pPr>
        <w:spacing w:after="0" w:line="276" w:lineRule="auto"/>
        <w:jc w:val="both"/>
        <w:rPr>
          <w:rFonts w:ascii="Segoe UI" w:hAnsi="Segoe UI" w:cs="Segoe UI"/>
          <w:i/>
          <w:iCs/>
          <w:sz w:val="20"/>
          <w:szCs w:val="20"/>
        </w:rPr>
      </w:pPr>
      <w:r w:rsidRPr="00214586">
        <w:rPr>
          <w:rFonts w:ascii="Segoe UI" w:hAnsi="Segoe UI" w:cs="Segoe UI"/>
          <w:i/>
          <w:iCs/>
          <w:sz w:val="20"/>
          <w:szCs w:val="20"/>
        </w:rPr>
        <w:t>"Refactor" also refers to the application development process of refactoring code to enable an application for delivering on new business opportunities.</w:t>
      </w:r>
    </w:p>
    <w:p w14:paraId="205D7987" w14:textId="081266E2" w:rsidR="003E581E" w:rsidRPr="00214586" w:rsidRDefault="003E581E" w:rsidP="00214586">
      <w:pPr>
        <w:pStyle w:val="NoSpacing"/>
        <w:spacing w:line="276" w:lineRule="auto"/>
        <w:jc w:val="both"/>
        <w:rPr>
          <w:rFonts w:ascii="Segoe UI" w:hAnsi="Segoe UI" w:cs="Segoe UI"/>
          <w:color w:val="171717"/>
          <w:sz w:val="20"/>
          <w:szCs w:val="20"/>
          <w:lang w:eastAsia="en-IN"/>
        </w:rPr>
      </w:pPr>
    </w:p>
    <w:p w14:paraId="559120A4" w14:textId="77777777" w:rsidR="003E581E" w:rsidRPr="00214586" w:rsidRDefault="003E581E" w:rsidP="00214586">
      <w:pPr>
        <w:spacing w:after="0" w:line="276" w:lineRule="auto"/>
        <w:jc w:val="both"/>
        <w:rPr>
          <w:rFonts w:ascii="Segoe UI" w:hAnsi="Segoe UI" w:cs="Segoe UI"/>
          <w:b/>
          <w:sz w:val="20"/>
          <w:szCs w:val="20"/>
        </w:rPr>
      </w:pPr>
      <w:r w:rsidRPr="00214586">
        <w:rPr>
          <w:rFonts w:ascii="Segoe UI" w:hAnsi="Segoe UI" w:cs="Segoe UI"/>
          <w:b/>
          <w:sz w:val="20"/>
          <w:szCs w:val="20"/>
        </w:rPr>
        <w:t>Replace scenario</w:t>
      </w:r>
    </w:p>
    <w:p w14:paraId="3B9E0E64" w14:textId="77777777" w:rsidR="003E581E" w:rsidRPr="00214586" w:rsidRDefault="003E581E" w:rsidP="00214586">
      <w:pPr>
        <w:spacing w:line="276" w:lineRule="auto"/>
        <w:jc w:val="both"/>
        <w:rPr>
          <w:rFonts w:ascii="Segoe UI" w:hAnsi="Segoe UI" w:cs="Segoe UI"/>
          <w:iCs/>
          <w:sz w:val="20"/>
          <w:szCs w:val="20"/>
        </w:rPr>
      </w:pPr>
      <w:r w:rsidRPr="00214586">
        <w:rPr>
          <w:rFonts w:ascii="Segoe UI" w:hAnsi="Segoe UI" w:cs="Segoe UI"/>
          <w:iCs/>
          <w:sz w:val="20"/>
          <w:szCs w:val="20"/>
        </w:rPr>
        <w:lastRenderedPageBreak/>
        <w:t>Solutions are typically implemented by using the best technology and approach available at the time. Sometimes software as a service (SaaS) applications can provide all the necessary functionality for the hosted application. In these scenarios, a workload can be scheduled for future replacement, effectively removing it from the transformation effort.</w:t>
      </w:r>
    </w:p>
    <w:p w14:paraId="256BE28E" w14:textId="77777777" w:rsidR="009911FD" w:rsidRPr="009911FD" w:rsidRDefault="009911FD" w:rsidP="009911FD">
      <w:pPr>
        <w:spacing w:before="120" w:after="0" w:line="276" w:lineRule="auto"/>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Azure migration:</w:t>
      </w:r>
    </w:p>
    <w:p w14:paraId="36DF2C71" w14:textId="77777777" w:rsidR="009911FD" w:rsidRPr="009911FD" w:rsidRDefault="009911FD" w:rsidP="009911FD">
      <w:pPr>
        <w:pStyle w:val="ListParagraph"/>
        <w:numPr>
          <w:ilvl w:val="1"/>
          <w:numId w:val="148"/>
        </w:numPr>
        <w:spacing w:after="0" w:line="276" w:lineRule="auto"/>
        <w:ind w:left="288" w:hanging="288"/>
        <w:contextualSpacing w:val="0"/>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Before you start:</w:t>
      </w:r>
    </w:p>
    <w:p w14:paraId="2AB8B023"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 each workload's technical fit: Validate the technical readiness and suitability for migration.</w:t>
      </w:r>
    </w:p>
    <w:p w14:paraId="0A49F454"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Migrate your services: Perform the actual migration, by replicating on-premises resources to Azure.</w:t>
      </w:r>
    </w:p>
    <w:p w14:paraId="522EE42D"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Manage costs and billing: Understand the tools required to control costs in Azure.</w:t>
      </w:r>
    </w:p>
    <w:p w14:paraId="6BF46BE2"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Optimize and promote: Optimize for cost and performance balance before promoting your workload to production.</w:t>
      </w:r>
    </w:p>
    <w:p w14:paraId="1ADBBFA1" w14:textId="77777777" w:rsidR="009911FD" w:rsidRPr="009911FD" w:rsidRDefault="009911FD" w:rsidP="009911FD">
      <w:pPr>
        <w:numPr>
          <w:ilvl w:val="0"/>
          <w:numId w:val="150"/>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Get assistance: Get help and support during your migration or post-migration activities.</w:t>
      </w:r>
    </w:p>
    <w:p w14:paraId="7B534725" w14:textId="77777777" w:rsidR="009911FD" w:rsidRPr="009911FD" w:rsidRDefault="009911FD" w:rsidP="009911FD">
      <w:pPr>
        <w:pStyle w:val="ListParagraph"/>
        <w:numPr>
          <w:ilvl w:val="1"/>
          <w:numId w:val="148"/>
        </w:numPr>
        <w:spacing w:before="240" w:after="0" w:line="276" w:lineRule="auto"/>
        <w:ind w:left="288" w:hanging="288"/>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Assess workloads and refine plans:</w:t>
      </w:r>
    </w:p>
    <w:p w14:paraId="44DD5778"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 xml:space="preserve">Azure Migrate is the native tool for assessing </w:t>
      </w:r>
      <w:r w:rsidRPr="009911FD">
        <w:rPr>
          <w:rStyle w:val="Strong"/>
          <w:rFonts w:ascii="Segoe UI" w:eastAsiaTheme="majorEastAsia" w:hAnsi="Segoe UI" w:cs="Segoe UI"/>
          <w:b w:val="0"/>
          <w:color w:val="171717"/>
          <w:sz w:val="20"/>
          <w:szCs w:val="20"/>
        </w:rPr>
        <w:t>and</w:t>
      </w:r>
      <w:r w:rsidRPr="009911FD">
        <w:rPr>
          <w:rFonts w:ascii="Segoe UI" w:hAnsi="Segoe UI" w:cs="Segoe UI"/>
          <w:color w:val="171717"/>
          <w:sz w:val="20"/>
          <w:szCs w:val="20"/>
          <w:shd w:val="clear" w:color="auto" w:fill="FFFFFF"/>
        </w:rPr>
        <w:t xml:space="preserve"> migrating to Azure.</w:t>
      </w:r>
    </w:p>
    <w:p w14:paraId="7A716856" w14:textId="77777777" w:rsidR="009911FD" w:rsidRPr="009911FD" w:rsidRDefault="009911FD" w:rsidP="009911FD">
      <w:p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assesses on-premises infrastructure, applications, and data for migration to Azure. This service:</w:t>
      </w:r>
    </w:p>
    <w:p w14:paraId="6BBCB1F6"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Assesses the migration suitability of on-premises assets.</w:t>
      </w:r>
    </w:p>
    <w:p w14:paraId="41041AFC"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Performs performance-based sizing.</w:t>
      </w:r>
    </w:p>
    <w:p w14:paraId="558C0FAF" w14:textId="77777777" w:rsidR="009911FD" w:rsidRPr="009911FD" w:rsidRDefault="009911FD" w:rsidP="009911FD">
      <w:pPr>
        <w:numPr>
          <w:ilvl w:val="0"/>
          <w:numId w:val="151"/>
        </w:numPr>
        <w:spacing w:after="0" w:line="276" w:lineRule="auto"/>
        <w:ind w:left="57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Provides cost estimates for running on-premises assets in Azure.</w:t>
      </w:r>
    </w:p>
    <w:p w14:paraId="79429A1E"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color w:val="333333"/>
          <w:sz w:val="20"/>
          <w:szCs w:val="20"/>
          <w:lang w:eastAsia="en-IN"/>
        </w:rPr>
      </w:pPr>
      <w:r w:rsidRPr="009911FD">
        <w:rPr>
          <w:rFonts w:ascii="Segoe UI" w:hAnsi="Segoe UI" w:cs="Segoe UI"/>
          <w:b/>
          <w:color w:val="171717"/>
          <w:sz w:val="20"/>
          <w:szCs w:val="20"/>
          <w:shd w:val="clear" w:color="auto" w:fill="FFFFFF"/>
        </w:rPr>
        <w:t>Deploy workloads and assets (infrastructure, apps, and data):</w:t>
      </w:r>
    </w:p>
    <w:p w14:paraId="0B1F602C" w14:textId="77777777" w:rsidR="009911FD" w:rsidRPr="009911FD" w:rsidRDefault="009911FD" w:rsidP="009911FD">
      <w:pPr>
        <w:pStyle w:val="ListParagraph"/>
        <w:spacing w:before="300" w:after="0" w:line="276" w:lineRule="auto"/>
        <w:ind w:left="0"/>
        <w:jc w:val="both"/>
        <w:rPr>
          <w:rFonts w:ascii="Segoe UI" w:hAnsi="Segoe UI" w:cs="Segoe UI"/>
          <w:color w:val="171717"/>
          <w:sz w:val="20"/>
          <w:szCs w:val="20"/>
          <w:shd w:val="clear" w:color="auto" w:fill="FFFFFF"/>
        </w:rPr>
      </w:pPr>
      <w:r w:rsidRPr="009911FD">
        <w:rPr>
          <w:rFonts w:ascii="Segoe UI" w:hAnsi="Segoe UI" w:cs="Segoe UI"/>
          <w:color w:val="171717"/>
          <w:sz w:val="20"/>
          <w:szCs w:val="20"/>
          <w:shd w:val="clear" w:color="auto" w:fill="FFFFFF"/>
        </w:rPr>
        <w:t>In this phase of the journey, you use the output of the Assess phase to initiate the migration of the environment.</w:t>
      </w:r>
    </w:p>
    <w:p w14:paraId="4DB9216B" w14:textId="77777777" w:rsidR="009911FD" w:rsidRPr="009911FD" w:rsidRDefault="009911FD" w:rsidP="009911FD">
      <w:pPr>
        <w:spacing w:after="0" w:line="276" w:lineRule="auto"/>
        <w:ind w:left="-14"/>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Azure Migrate provides the following functionality:</w:t>
      </w:r>
    </w:p>
    <w:p w14:paraId="5243F0DE" w14:textId="77777777" w:rsidR="009911FD" w:rsidRPr="009911FD" w:rsidRDefault="009911FD" w:rsidP="009911FD">
      <w:pPr>
        <w:numPr>
          <w:ilvl w:val="0"/>
          <w:numId w:val="152"/>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Enhanced assessment and migration capabilities: </w:t>
      </w:r>
    </w:p>
    <w:p w14:paraId="137C5D2D"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Hyper-V assessments.</w:t>
      </w:r>
    </w:p>
    <w:p w14:paraId="250F49BC"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Improved VMware assessment.</w:t>
      </w:r>
    </w:p>
    <w:p w14:paraId="568C8896" w14:textId="77777777" w:rsidR="009911FD" w:rsidRPr="009911FD" w:rsidRDefault="009911FD" w:rsidP="009911FD">
      <w:pPr>
        <w:numPr>
          <w:ilvl w:val="1"/>
          <w:numId w:val="153"/>
        </w:numPr>
        <w:tabs>
          <w:tab w:val="clear" w:pos="1440"/>
          <w:tab w:val="num" w:pos="1650"/>
        </w:tabs>
        <w:spacing w:after="0" w:line="276" w:lineRule="auto"/>
        <w:ind w:left="135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Agentless migration of VMware virtual machines to Azure.</w:t>
      </w:r>
    </w:p>
    <w:p w14:paraId="6860D3C8" w14:textId="77777777" w:rsidR="009911FD" w:rsidRPr="009911FD" w:rsidRDefault="009911FD" w:rsidP="009911FD">
      <w:pPr>
        <w:numPr>
          <w:ilvl w:val="0"/>
          <w:numId w:val="153"/>
        </w:numPr>
        <w:tabs>
          <w:tab w:val="clear" w:pos="720"/>
          <w:tab w:val="num" w:pos="930"/>
        </w:tabs>
        <w:spacing w:after="0" w:line="276" w:lineRule="auto"/>
        <w:ind w:left="780"/>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Unified assessment, migration, and progress tracking.</w:t>
      </w:r>
    </w:p>
    <w:p w14:paraId="65A99212" w14:textId="77777777" w:rsidR="009911FD" w:rsidRPr="009911FD" w:rsidRDefault="009911FD" w:rsidP="009911FD">
      <w:pPr>
        <w:numPr>
          <w:ilvl w:val="0"/>
          <w:numId w:val="153"/>
        </w:numPr>
        <w:tabs>
          <w:tab w:val="clear" w:pos="720"/>
          <w:tab w:val="num" w:pos="930"/>
        </w:tabs>
        <w:spacing w:line="276" w:lineRule="auto"/>
        <w:ind w:left="778"/>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Extensible approach with ISV integration (such as </w:t>
      </w:r>
      <w:proofErr w:type="spellStart"/>
      <w:r w:rsidRPr="009911FD">
        <w:rPr>
          <w:rFonts w:ascii="Segoe UI" w:hAnsi="Segoe UI" w:cs="Segoe UI"/>
          <w:color w:val="171717"/>
          <w:sz w:val="20"/>
          <w:szCs w:val="20"/>
          <w:lang w:eastAsia="en-IN"/>
        </w:rPr>
        <w:t>Cloudamize</w:t>
      </w:r>
      <w:proofErr w:type="spellEnd"/>
      <w:r w:rsidRPr="009911FD">
        <w:rPr>
          <w:rFonts w:ascii="Segoe UI" w:hAnsi="Segoe UI" w:cs="Segoe UI"/>
          <w:color w:val="171717"/>
          <w:sz w:val="20"/>
          <w:szCs w:val="20"/>
          <w:lang w:eastAsia="en-IN"/>
        </w:rPr>
        <w:t>).</w:t>
      </w:r>
    </w:p>
    <w:p w14:paraId="3555A464"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Release workloads (test, optimize, and handoff):</w:t>
      </w:r>
    </w:p>
    <w:p w14:paraId="319060BA"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This phase is also an opportunity to optimize your environment and perform possible transformations of the environment. For example, you may have performed a "rehost" migration, and now that your services are running on Azure, you can revisit the solutions configuration or consumed services, and possibly perform some "refactoring" to modernize and increase the functionality of your solution.</w:t>
      </w:r>
    </w:p>
    <w:p w14:paraId="0ADB9597" w14:textId="77777777" w:rsidR="009911FD" w:rsidRPr="009911FD" w:rsidRDefault="009911FD" w:rsidP="009911FD">
      <w:pPr>
        <w:pStyle w:val="ListParagraph"/>
        <w:numPr>
          <w:ilvl w:val="1"/>
          <w:numId w:val="148"/>
        </w:numPr>
        <w:spacing w:before="300" w:after="0" w:line="276" w:lineRule="auto"/>
        <w:ind w:left="284" w:hanging="284"/>
        <w:jc w:val="both"/>
        <w:rPr>
          <w:rFonts w:ascii="Segoe UI" w:hAnsi="Segoe UI" w:cs="Segoe UI"/>
          <w:b/>
          <w:color w:val="171717"/>
          <w:sz w:val="20"/>
          <w:szCs w:val="20"/>
          <w:shd w:val="clear" w:color="auto" w:fill="FFFFFF"/>
        </w:rPr>
      </w:pPr>
      <w:r w:rsidRPr="009911FD">
        <w:rPr>
          <w:rFonts w:ascii="Segoe UI" w:hAnsi="Segoe UI" w:cs="Segoe UI"/>
          <w:b/>
          <w:color w:val="171717"/>
          <w:sz w:val="20"/>
          <w:szCs w:val="20"/>
          <w:shd w:val="clear" w:color="auto" w:fill="FFFFFF"/>
        </w:rPr>
        <w:t>Migration-focused cost control mechanisms:</w:t>
      </w:r>
    </w:p>
    <w:p w14:paraId="2506896A" w14:textId="77777777" w:rsidR="009911FD" w:rsidRPr="009911FD" w:rsidRDefault="009911FD" w:rsidP="009911FD">
      <w:pPr>
        <w:spacing w:before="120"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Prior to migration of any asset (infrastructure, app, or data), there is an opportunity to estimate costs and refine sizing based on observed performance criteria for those assets.</w:t>
      </w:r>
    </w:p>
    <w:p w14:paraId="06D26CE5" w14:textId="77777777" w:rsidR="009911FD" w:rsidRPr="009911FD" w:rsidRDefault="009911FD" w:rsidP="009911FD">
      <w:pPr>
        <w:spacing w:after="0" w:line="276" w:lineRule="auto"/>
        <w:jc w:val="both"/>
        <w:rPr>
          <w:rFonts w:ascii="Segoe UI" w:hAnsi="Segoe UI" w:cs="Segoe UI"/>
          <w:color w:val="171717"/>
          <w:sz w:val="20"/>
          <w:szCs w:val="20"/>
          <w:shd w:val="clear" w:color="auto" w:fill="FFFFFF"/>
        </w:rPr>
      </w:pPr>
      <w:r w:rsidRPr="009911FD">
        <w:rPr>
          <w:rFonts w:ascii="Segoe UI" w:hAnsi="Segoe UI" w:cs="Segoe UI"/>
          <w:color w:val="171717"/>
          <w:sz w:val="20"/>
          <w:szCs w:val="20"/>
          <w:lang w:eastAsia="en-IN"/>
        </w:rPr>
        <w:t>Cost calculators: there are two handy calculators</w:t>
      </w:r>
    </w:p>
    <w:p w14:paraId="51A8484F"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The </w:t>
      </w:r>
      <w:hyperlink r:id="rId100" w:history="1">
        <w:r w:rsidRPr="009911FD">
          <w:rPr>
            <w:rStyle w:val="Hyperlink"/>
            <w:rFonts w:ascii="Segoe UI" w:eastAsiaTheme="majorEastAsia" w:hAnsi="Segoe UI" w:cs="Segoe UI"/>
            <w:sz w:val="20"/>
            <w:szCs w:val="20"/>
          </w:rPr>
          <w:t>Azure pricing calculator</w:t>
        </w:r>
      </w:hyperlink>
      <w:r w:rsidRPr="009911FD">
        <w:rPr>
          <w:rFonts w:ascii="Segoe UI" w:hAnsi="Segoe UI" w:cs="Segoe UI"/>
          <w:color w:val="171717"/>
          <w:sz w:val="20"/>
          <w:szCs w:val="20"/>
          <w:lang w:eastAsia="en-IN"/>
        </w:rPr>
        <w:t xml:space="preserve"> provides cost estimates for the Azure products you select.</w:t>
      </w:r>
    </w:p>
    <w:p w14:paraId="3FEAE49A" w14:textId="77777777" w:rsidR="009911FD" w:rsidRPr="009911FD" w:rsidRDefault="009911FD" w:rsidP="009911FD">
      <w:pPr>
        <w:pStyle w:val="ListParagraph"/>
        <w:numPr>
          <w:ilvl w:val="0"/>
          <w:numId w:val="155"/>
        </w:numPr>
        <w:spacing w:after="0"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 xml:space="preserve">Sometimes decisions require a comparison of the future cloud costs and the current on-premises costs. The </w:t>
      </w:r>
      <w:hyperlink r:id="rId101" w:history="1">
        <w:r w:rsidRPr="009911FD">
          <w:rPr>
            <w:rStyle w:val="Hyperlink"/>
            <w:rFonts w:ascii="Segoe UI" w:eastAsiaTheme="majorEastAsia" w:hAnsi="Segoe UI" w:cs="Segoe UI"/>
            <w:sz w:val="20"/>
            <w:szCs w:val="20"/>
          </w:rPr>
          <w:t>Total Cost of Ownership (TCO) calculator</w:t>
        </w:r>
      </w:hyperlink>
      <w:r w:rsidRPr="009911FD">
        <w:rPr>
          <w:rFonts w:ascii="Segoe UI" w:hAnsi="Segoe UI" w:cs="Segoe UI"/>
          <w:color w:val="171717"/>
          <w:sz w:val="20"/>
          <w:szCs w:val="20"/>
          <w:lang w:eastAsia="en-IN"/>
        </w:rPr>
        <w:t xml:space="preserve"> can provide such a comparison.</w:t>
      </w:r>
    </w:p>
    <w:p w14:paraId="3150C2FC" w14:textId="77777777" w:rsidR="009911FD" w:rsidRPr="009911FD" w:rsidRDefault="009911FD" w:rsidP="009911FD">
      <w:pPr>
        <w:spacing w:line="276" w:lineRule="auto"/>
        <w:jc w:val="both"/>
        <w:rPr>
          <w:rFonts w:ascii="Segoe UI" w:hAnsi="Segoe UI" w:cs="Segoe UI"/>
          <w:b/>
          <w:sz w:val="20"/>
          <w:szCs w:val="20"/>
        </w:rPr>
      </w:pPr>
      <w:r w:rsidRPr="009911FD">
        <w:rPr>
          <w:rFonts w:ascii="Segoe UI" w:hAnsi="Segoe UI" w:cs="Segoe UI"/>
          <w:b/>
          <w:color w:val="171717"/>
          <w:sz w:val="20"/>
          <w:szCs w:val="20"/>
          <w:lang w:eastAsia="en-IN"/>
        </w:rPr>
        <w:lastRenderedPageBreak/>
        <w:t>Azure Migrate calculations</w:t>
      </w:r>
      <w:r w:rsidRPr="009911FD">
        <w:rPr>
          <w:rFonts w:ascii="Segoe UI" w:hAnsi="Segoe UI" w:cs="Segoe UI"/>
          <w:color w:val="171717"/>
          <w:sz w:val="20"/>
          <w:szCs w:val="20"/>
          <w:lang w:eastAsia="en-IN"/>
        </w:rPr>
        <w:t xml:space="preserve">: Azure Migrate calculates </w:t>
      </w:r>
      <w:r w:rsidRPr="009911FD">
        <w:rPr>
          <w:rFonts w:ascii="Segoe UI" w:hAnsi="Segoe UI" w:cs="Segoe UI"/>
          <w:b/>
          <w:sz w:val="20"/>
          <w:szCs w:val="20"/>
          <w:lang w:eastAsia="en-IN"/>
        </w:rPr>
        <w:t>monthly cost estimates</w:t>
      </w:r>
      <w:r w:rsidRPr="009911FD">
        <w:rPr>
          <w:rFonts w:ascii="Segoe UI" w:hAnsi="Segoe UI" w:cs="Segoe UI"/>
          <w:color w:val="171717"/>
          <w:sz w:val="20"/>
          <w:szCs w:val="20"/>
          <w:lang w:eastAsia="en-IN"/>
        </w:rPr>
        <w:t xml:space="preserve"> based on data captured by the collector and service map.</w:t>
      </w:r>
    </w:p>
    <w:p w14:paraId="02550BA0"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Azure Database Migration Service: </w:t>
      </w:r>
      <w:r w:rsidRPr="009911FD">
        <w:rPr>
          <w:rFonts w:ascii="Segoe UI" w:hAnsi="Segoe UI" w:cs="Segoe UI"/>
          <w:color w:val="171717"/>
          <w:sz w:val="20"/>
          <w:szCs w:val="20"/>
          <w:lang w:eastAsia="en-IN"/>
        </w:rPr>
        <w:t>The Azure Database Migration Service is a fully managed service that enables seamless migrations from multiple database sources to Azure data platforms, with minimal downtime (online migrations). The Azure Database Migration Service performs all of the required steps.</w:t>
      </w:r>
    </w:p>
    <w:p w14:paraId="13ABB6F2" w14:textId="77777777" w:rsidR="009911FD" w:rsidRPr="009911FD" w:rsidRDefault="009911FD" w:rsidP="009911FD">
      <w:pPr>
        <w:pStyle w:val="NoSpacing"/>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rPr>
        <w:t xml:space="preserve">Data Migration Assistant: </w:t>
      </w:r>
      <w:r w:rsidRPr="009911FD">
        <w:rPr>
          <w:rFonts w:ascii="Segoe UI" w:hAnsi="Segoe UI" w:cs="Segoe UI"/>
          <w:color w:val="171717"/>
          <w:sz w:val="20"/>
          <w:szCs w:val="20"/>
          <w:lang w:eastAsia="en-IN"/>
        </w:rPr>
        <w:t xml:space="preserve">The </w:t>
      </w:r>
      <w:r w:rsidRPr="009911FD">
        <w:rPr>
          <w:rFonts w:ascii="Segoe UI" w:hAnsi="Segoe UI" w:cs="Segoe UI"/>
          <w:b/>
          <w:color w:val="171717"/>
          <w:sz w:val="20"/>
          <w:szCs w:val="20"/>
          <w:lang w:eastAsia="en-IN"/>
        </w:rPr>
        <w:t>Data Migration Assistant (DMA)</w:t>
      </w:r>
      <w:r w:rsidRPr="009911FD">
        <w:rPr>
          <w:rFonts w:ascii="Segoe UI" w:hAnsi="Segoe UI" w:cs="Segoe UI"/>
          <w:color w:val="171717"/>
          <w:sz w:val="20"/>
          <w:szCs w:val="20"/>
          <w:lang w:eastAsia="en-IN"/>
        </w:rPr>
        <w:t xml:space="preserve"> helps you upgrade to a modern data platform by detecting compatibility issues that can affect database functionality in your new version of SQL Server or Azure SQL Database. DMA recommends performance and reliability improvements for your target environment and allows you to move your schema, data, and uncontained objects from your source server to your target server.</w:t>
      </w:r>
    </w:p>
    <w:p w14:paraId="3D960FC6"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SQL Server Migration Assistant</w:t>
      </w:r>
    </w:p>
    <w:p w14:paraId="40E7EFB4" w14:textId="77777777" w:rsidR="009911FD" w:rsidRPr="009911FD" w:rsidRDefault="009911FD" w:rsidP="009911FD">
      <w:pPr>
        <w:pStyle w:val="NoSpacing"/>
        <w:spacing w:after="240" w:line="276" w:lineRule="auto"/>
        <w:jc w:val="both"/>
        <w:rPr>
          <w:rFonts w:ascii="Segoe UI" w:hAnsi="Segoe UI" w:cs="Segoe UI"/>
          <w:color w:val="171717"/>
          <w:sz w:val="20"/>
          <w:szCs w:val="20"/>
          <w:shd w:val="clear" w:color="auto" w:fill="FFFFFF"/>
        </w:rPr>
      </w:pPr>
      <w:r w:rsidRPr="009911FD">
        <w:rPr>
          <w:rFonts w:ascii="Segoe UI" w:hAnsi="Segoe UI" w:cs="Segoe UI"/>
          <w:b/>
          <w:color w:val="171717"/>
          <w:sz w:val="20"/>
          <w:szCs w:val="20"/>
          <w:lang w:eastAsia="en-IN"/>
        </w:rPr>
        <w:t>Microsoft SQL Server Migration Assistant (SSMA)</w:t>
      </w:r>
      <w:r w:rsidRPr="009911FD">
        <w:rPr>
          <w:rFonts w:ascii="Segoe UI" w:hAnsi="Segoe UI" w:cs="Segoe UI"/>
          <w:color w:val="171717"/>
          <w:sz w:val="20"/>
          <w:szCs w:val="20"/>
        </w:rPr>
        <w:t xml:space="preserve"> </w:t>
      </w:r>
      <w:r w:rsidRPr="009911FD">
        <w:rPr>
          <w:rFonts w:ascii="Segoe UI" w:hAnsi="Segoe UI" w:cs="Segoe UI"/>
          <w:color w:val="171717"/>
          <w:sz w:val="20"/>
          <w:szCs w:val="20"/>
          <w:lang w:eastAsia="en-IN"/>
        </w:rPr>
        <w:t xml:space="preserve">is a tool designed to automate database migration to SQL Server from Microsoft Access, DB2, MySQL, Oracle, and SAP ASE. we recommend reviewing the detailed </w:t>
      </w:r>
      <w:hyperlink r:id="rId102" w:history="1">
        <w:r w:rsidRPr="009911FD">
          <w:rPr>
            <w:rStyle w:val="Hyperlink"/>
            <w:rFonts w:ascii="Segoe UI" w:eastAsiaTheme="majorEastAsia" w:hAnsi="Segoe UI" w:cs="Segoe UI"/>
            <w:sz w:val="20"/>
            <w:szCs w:val="20"/>
          </w:rPr>
          <w:t>SQL Server Migration Assistant documentation</w:t>
        </w:r>
      </w:hyperlink>
      <w:r w:rsidRPr="009911FD">
        <w:rPr>
          <w:rFonts w:ascii="Segoe UI" w:hAnsi="Segoe UI" w:cs="Segoe UI"/>
          <w:color w:val="171717"/>
          <w:sz w:val="20"/>
          <w:szCs w:val="20"/>
          <w:shd w:val="clear" w:color="auto" w:fill="FFFFFF"/>
        </w:rPr>
        <w:t>.</w:t>
      </w:r>
    </w:p>
    <w:p w14:paraId="1CE39EE4" w14:textId="77777777" w:rsidR="009911FD" w:rsidRPr="009911FD" w:rsidRDefault="009911FD" w:rsidP="009911FD">
      <w:pPr>
        <w:pStyle w:val="NoSpacing"/>
        <w:spacing w:line="276" w:lineRule="auto"/>
        <w:jc w:val="both"/>
        <w:rPr>
          <w:rFonts w:ascii="Segoe UI" w:hAnsi="Segoe UI" w:cs="Segoe UI"/>
          <w:b/>
          <w:sz w:val="20"/>
          <w:szCs w:val="20"/>
        </w:rPr>
      </w:pPr>
      <w:r w:rsidRPr="009911FD">
        <w:rPr>
          <w:rFonts w:ascii="Segoe UI" w:hAnsi="Segoe UI" w:cs="Segoe UI"/>
          <w:b/>
          <w:sz w:val="20"/>
          <w:szCs w:val="20"/>
        </w:rPr>
        <w:t>Database Experimentation Assistant</w:t>
      </w:r>
    </w:p>
    <w:p w14:paraId="635343C7"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Database Experimentation Assistant (DEA) is a new A/B testing solution for SQL Server upgrades. It will assist in evaluating a targeted version of SQL for a given workload. Customers who are upgrading from previous SQL Server versions (SQL Server 2005 and above) to any new version of the SQL Server can use these analysis metrics.</w:t>
      </w:r>
    </w:p>
    <w:p w14:paraId="0C5C16EB" w14:textId="77777777" w:rsidR="009911FD" w:rsidRPr="009911FD" w:rsidRDefault="009911FD" w:rsidP="009911FD">
      <w:pPr>
        <w:pStyle w:val="NoSpacing"/>
        <w:spacing w:line="276" w:lineRule="auto"/>
        <w:jc w:val="both"/>
        <w:rPr>
          <w:rFonts w:ascii="Segoe UI" w:hAnsi="Segoe UI" w:cs="Segoe UI"/>
          <w:color w:val="171717"/>
          <w:sz w:val="20"/>
          <w:szCs w:val="20"/>
          <w:lang w:eastAsia="en-IN"/>
        </w:rPr>
      </w:pPr>
      <w:r w:rsidRPr="009911FD">
        <w:rPr>
          <w:rFonts w:ascii="Segoe UI" w:hAnsi="Segoe UI" w:cs="Segoe UI"/>
          <w:color w:val="171717"/>
          <w:sz w:val="20"/>
          <w:szCs w:val="20"/>
          <w:lang w:eastAsia="en-IN"/>
        </w:rPr>
        <w:t>The Database Experimentation Assistant contains the following workflow activities:</w:t>
      </w:r>
    </w:p>
    <w:p w14:paraId="43E7DEE2"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Capture:</w:t>
      </w:r>
      <w:r w:rsidRPr="009911FD">
        <w:rPr>
          <w:rFonts w:ascii="Segoe UI" w:hAnsi="Segoe UI" w:cs="Segoe UI"/>
          <w:color w:val="171717"/>
          <w:sz w:val="20"/>
          <w:szCs w:val="20"/>
          <w:lang w:eastAsia="en-IN"/>
        </w:rPr>
        <w:t xml:space="preserve"> The first step of SQL Server A/B testing is to capture a trace on your source server. The source server usually is the production server.</w:t>
      </w:r>
    </w:p>
    <w:p w14:paraId="315E4FB5" w14:textId="77777777" w:rsidR="009911FD" w:rsidRPr="009911FD" w:rsidRDefault="009911FD" w:rsidP="009911FD">
      <w:pPr>
        <w:pStyle w:val="NoSpacing"/>
        <w:numPr>
          <w:ilvl w:val="0"/>
          <w:numId w:val="147"/>
        </w:numPr>
        <w:spacing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Replay:</w:t>
      </w:r>
      <w:r w:rsidRPr="009911FD">
        <w:rPr>
          <w:rFonts w:ascii="Segoe UI" w:hAnsi="Segoe UI" w:cs="Segoe UI"/>
          <w:color w:val="171717"/>
          <w:sz w:val="20"/>
          <w:szCs w:val="20"/>
          <w:lang w:eastAsia="en-IN"/>
        </w:rPr>
        <w:t xml:space="preserve"> The second step of SQL Server A/B testing is to replay the trace file that was captured to your target servers. Then, collect extensive traces from the replays for analysis.</w:t>
      </w:r>
    </w:p>
    <w:p w14:paraId="0A2490CC" w14:textId="77777777" w:rsidR="009911FD" w:rsidRPr="009911FD" w:rsidRDefault="009911FD" w:rsidP="009911FD">
      <w:pPr>
        <w:pStyle w:val="NoSpacing"/>
        <w:numPr>
          <w:ilvl w:val="0"/>
          <w:numId w:val="147"/>
        </w:numPr>
        <w:spacing w:after="240" w:line="276" w:lineRule="auto"/>
        <w:jc w:val="both"/>
        <w:rPr>
          <w:rFonts w:ascii="Segoe UI" w:hAnsi="Segoe UI" w:cs="Segoe UI"/>
          <w:color w:val="171717"/>
          <w:sz w:val="20"/>
          <w:szCs w:val="20"/>
          <w:lang w:eastAsia="en-IN"/>
        </w:rPr>
      </w:pPr>
      <w:r w:rsidRPr="009911FD">
        <w:rPr>
          <w:rFonts w:ascii="Segoe UI" w:hAnsi="Segoe UI" w:cs="Segoe UI"/>
          <w:b/>
          <w:sz w:val="20"/>
          <w:szCs w:val="20"/>
          <w:lang w:eastAsia="en-IN"/>
        </w:rPr>
        <w:t>Analysis:</w:t>
      </w:r>
      <w:r w:rsidRPr="009911FD">
        <w:rPr>
          <w:rFonts w:ascii="Segoe UI" w:hAnsi="Segoe UI" w:cs="Segoe UI"/>
          <w:color w:val="171717"/>
          <w:sz w:val="20"/>
          <w:szCs w:val="20"/>
          <w:lang w:eastAsia="en-IN"/>
        </w:rPr>
        <w:t xml:space="preserve"> The final step is to generate an analysis report by using the replay traces. The analysis report can help you gain insight about the performance implications of the proposed change.</w:t>
      </w:r>
    </w:p>
    <w:p w14:paraId="7567AD2F" w14:textId="77777777" w:rsidR="009911FD" w:rsidRDefault="009911FD" w:rsidP="00A40854">
      <w:pPr>
        <w:rPr>
          <w:rStyle w:val="eop"/>
          <w:rFonts w:ascii="Calibri Light" w:hAnsi="Calibri Light" w:cs="Calibri Light"/>
          <w:color w:val="000000" w:themeColor="text1"/>
        </w:rPr>
      </w:pPr>
    </w:p>
    <w:p w14:paraId="459B9D3E" w14:textId="3BF7E42E" w:rsidR="003E581E" w:rsidRDefault="003E581E" w:rsidP="00A40854">
      <w:pPr>
        <w:rPr>
          <w:rStyle w:val="eop"/>
          <w:rFonts w:ascii="Calibri Light" w:hAnsi="Calibri Light" w:cs="Calibri Light"/>
          <w:color w:val="000000" w:themeColor="text1"/>
        </w:rPr>
      </w:pPr>
    </w:p>
    <w:sectPr w:rsidR="003E581E" w:rsidSect="00B90349">
      <w:headerReference w:type="default" r:id="rId103"/>
      <w:footerReference w:type="default" r:id="rId104"/>
      <w:pgSz w:w="12240" w:h="15840" w:code="1"/>
      <w:pgMar w:top="1296" w:right="907" w:bottom="1152" w:left="907" w:header="720"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6" w:author="Farida Bharmal" w:date="2020-06-15T19:29:00Z" w:initials="FB">
    <w:p w14:paraId="3CA33FDC" w14:textId="77777777" w:rsidR="000517DE" w:rsidRDefault="000517DE" w:rsidP="000517DE">
      <w:pPr>
        <w:pStyle w:val="CommentText"/>
      </w:pPr>
      <w:r>
        <w:rPr>
          <w:rStyle w:val="CommentReference"/>
        </w:rPr>
        <w:annotationRef/>
      </w:r>
      <w:r>
        <w:t xml:space="preserve">Overall spacing between lines is inconsistent. At places it is a single line while as at others there is no spacing. The less space, the better. </w:t>
      </w:r>
    </w:p>
  </w:comment>
  <w:comment w:id="47" w:author="Farida Bharmal" w:date="2020-06-18T10:45:00Z" w:initials="FB">
    <w:p w14:paraId="5DD5A5D9" w14:textId="77777777" w:rsidR="000517DE" w:rsidRDefault="000517DE" w:rsidP="000517DE">
      <w:pPr>
        <w:pStyle w:val="CommentText"/>
      </w:pPr>
      <w:r>
        <w:rPr>
          <w:rStyle w:val="CommentReference"/>
        </w:rPr>
        <w:annotationRef/>
      </w:r>
      <w:r>
        <w:t>@Prasad - Describe CAF</w:t>
      </w:r>
    </w:p>
  </w:comment>
  <w:comment w:id="49" w:author="Farida Bharmal" w:date="2020-06-18T10:46:00Z" w:initials="FB">
    <w:p w14:paraId="41D64666" w14:textId="77777777" w:rsidR="000517DE" w:rsidRDefault="000517DE" w:rsidP="000517DE">
      <w:pPr>
        <w:pStyle w:val="CommentText"/>
      </w:pPr>
      <w:r>
        <w:rPr>
          <w:rStyle w:val="CommentReference"/>
        </w:rPr>
        <w:annotationRef/>
      </w:r>
      <w:r>
        <w:t>Add a para to link WVD with CAF</w:t>
      </w:r>
    </w:p>
  </w:comment>
  <w:comment w:id="101" w:author="Farida Bharmal" w:date="2020-06-18T10:38:00Z" w:initials="FB">
    <w:p w14:paraId="5CF30871" w14:textId="67E7DF83" w:rsidR="000517DE" w:rsidRDefault="000517DE" w:rsidP="00522AC7">
      <w:pPr>
        <w:pStyle w:val="CommentText"/>
      </w:pPr>
      <w:r>
        <w:rPr>
          <w:rStyle w:val="CommentReference"/>
        </w:rPr>
        <w:annotationRef/>
      </w:r>
      <w:r>
        <w:t>Consistency- everything either bulleted or numbered. Spacing from left should also be same</w:t>
      </w:r>
    </w:p>
  </w:comment>
  <w:comment w:id="104" w:author="Farida Bharmal" w:date="2020-06-15T19:31:00Z" w:initials="FB">
    <w:p w14:paraId="3BCF4A65" w14:textId="5A6BE458" w:rsidR="000517DE" w:rsidRDefault="000517DE" w:rsidP="0048765A">
      <w:pPr>
        <w:pStyle w:val="CommentText"/>
      </w:pPr>
      <w:r>
        <w:rPr>
          <w:rStyle w:val="CommentReference"/>
        </w:rPr>
        <w:annotationRef/>
      </w:r>
      <w:r>
        <w:t xml:space="preserve">Overall the document is good but there is not a flow. Like when we go in Strategy phase, we directly dive into the each of the categories like Cost. It starts directly with a question. </w:t>
      </w:r>
    </w:p>
  </w:comment>
  <w:comment w:id="105" w:author="Farida Bharmal" w:date="2020-06-18T10:39:00Z" w:initials="FB">
    <w:p w14:paraId="760813DF" w14:textId="2CD0C911" w:rsidR="000517DE" w:rsidRDefault="000517DE" w:rsidP="0009150E">
      <w:pPr>
        <w:pStyle w:val="CommentText"/>
      </w:pPr>
      <w:r>
        <w:rPr>
          <w:rStyle w:val="CommentReference"/>
        </w:rPr>
        <w:annotationRef/>
      </w:r>
      <w:r>
        <w:t xml:space="preserve">Bulleted? </w:t>
      </w:r>
    </w:p>
  </w:comment>
  <w:comment w:id="117" w:author="Ashish Sachdev" w:date="2020-05-28T23:08:00Z" w:initials="AS">
    <w:p w14:paraId="2E1677A4" w14:textId="2820A95C" w:rsidR="000517DE" w:rsidRDefault="000517DE">
      <w:pPr>
        <w:pStyle w:val="CommentText"/>
      </w:pPr>
      <w:r>
        <w:rPr>
          <w:rStyle w:val="CommentReference"/>
        </w:rPr>
        <w:annotationRef/>
      </w:r>
      <w:r>
        <w:rPr>
          <w:noProof/>
        </w:rPr>
        <w:t>will make this  image look  consistent with other images</w:t>
      </w:r>
    </w:p>
  </w:comment>
  <w:comment w:id="118" w:author="Ashish Sachdev" w:date="2020-05-28T23:08:00Z" w:initials="AS">
    <w:p w14:paraId="7B77F54B" w14:textId="3E25528C" w:rsidR="000517DE" w:rsidRDefault="000517D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A33FDC" w15:done="0"/>
  <w15:commentEx w15:paraId="5DD5A5D9" w15:done="0"/>
  <w15:commentEx w15:paraId="41D64666" w15:done="0"/>
  <w15:commentEx w15:paraId="5CF30871" w15:done="0"/>
  <w15:commentEx w15:paraId="3BCF4A65" w15:done="0"/>
  <w15:commentEx w15:paraId="760813DF" w15:done="0"/>
  <w15:commentEx w15:paraId="2E1677A4" w15:done="0"/>
  <w15:commentEx w15:paraId="7B77F5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445" w16cex:dateUtc="2020-06-18T15:45:00Z"/>
  <w16cex:commentExtensible w16cex:durableId="2295C47C" w16cex:dateUtc="2020-06-18T15:46:00Z"/>
  <w16cex:commentExtensible w16cex:durableId="2295C289" w16cex:dateUtc="2020-06-18T15:38:00Z"/>
  <w16cex:commentExtensible w16cex:durableId="22924B1D" w16cex:dateUtc="2020-06-16T00:31:00Z"/>
  <w16cex:commentExtensible w16cex:durableId="2295C2DE" w16cex:dateUtc="2020-06-18T15: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A33FDC" w16cid:durableId="22933419"/>
  <w16cid:commentId w16cid:paraId="5DD5A5D9" w16cid:durableId="2295C445"/>
  <w16cid:commentId w16cid:paraId="41D64666" w16cid:durableId="2295C47C"/>
  <w16cid:commentId w16cid:paraId="5CF30871" w16cid:durableId="2295C289"/>
  <w16cid:commentId w16cid:paraId="3BCF4A65" w16cid:durableId="22924B1D"/>
  <w16cid:commentId w16cid:paraId="760813DF" w16cid:durableId="2295C2DE"/>
  <w16cid:commentId w16cid:paraId="2E1677A4" w16cid:durableId="227B37E5"/>
  <w16cid:commentId w16cid:paraId="7B77F54B" w16cid:durableId="227B37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04753" w14:textId="77777777" w:rsidR="00F55797" w:rsidRDefault="00F55797" w:rsidP="00863FDA">
      <w:pPr>
        <w:spacing w:after="0"/>
      </w:pPr>
      <w:r>
        <w:separator/>
      </w:r>
    </w:p>
  </w:endnote>
  <w:endnote w:type="continuationSeparator" w:id="0">
    <w:p w14:paraId="23EA6D81" w14:textId="77777777" w:rsidR="00F55797" w:rsidRDefault="00F55797" w:rsidP="00863FDA">
      <w:pPr>
        <w:spacing w:after="0"/>
      </w:pPr>
      <w:r>
        <w:continuationSeparator/>
      </w:r>
    </w:p>
  </w:endnote>
  <w:endnote w:type="continuationNotice" w:id="1">
    <w:p w14:paraId="53664AE2" w14:textId="77777777" w:rsidR="00F55797" w:rsidRDefault="00F557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0182354"/>
      <w:docPartObj>
        <w:docPartGallery w:val="Page Numbers (Bottom of Page)"/>
        <w:docPartUnique/>
      </w:docPartObj>
    </w:sdtPr>
    <w:sdtEndPr>
      <w:rPr>
        <w:color w:val="7F7F7F" w:themeColor="background1" w:themeShade="7F"/>
        <w:spacing w:val="60"/>
      </w:rPr>
    </w:sdtEndPr>
    <w:sdtContent>
      <w:p w14:paraId="6EB3DE61" w14:textId="16F3B757" w:rsidR="000517DE" w:rsidRDefault="000517DE" w:rsidP="001025ED">
        <w:pPr>
          <w:pStyle w:val="Footer"/>
          <w:tabs>
            <w:tab w:val="clear" w:pos="9360"/>
            <w:tab w:val="right" w:pos="10260"/>
          </w:tabs>
        </w:pPr>
        <w:r>
          <w:t>MS Azure CAF Enablement Kit</w:t>
        </w:r>
        <w:r>
          <w:tab/>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F1962" w14:textId="77777777" w:rsidR="00F55797" w:rsidRDefault="00F55797" w:rsidP="00863FDA">
      <w:pPr>
        <w:spacing w:after="0"/>
      </w:pPr>
      <w:r>
        <w:separator/>
      </w:r>
    </w:p>
  </w:footnote>
  <w:footnote w:type="continuationSeparator" w:id="0">
    <w:p w14:paraId="44A2A2EF" w14:textId="77777777" w:rsidR="00F55797" w:rsidRDefault="00F55797" w:rsidP="00863FDA">
      <w:pPr>
        <w:spacing w:after="0"/>
      </w:pPr>
      <w:r>
        <w:continuationSeparator/>
      </w:r>
    </w:p>
  </w:footnote>
  <w:footnote w:type="continuationNotice" w:id="1">
    <w:p w14:paraId="05F13B3D" w14:textId="77777777" w:rsidR="00F55797" w:rsidRDefault="00F557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745A" w14:textId="303436C9" w:rsidR="000517DE" w:rsidRDefault="000517DE">
    <w:pPr>
      <w:pStyle w:val="Header"/>
    </w:pPr>
    <w:r w:rsidRPr="00B22145">
      <w:rPr>
        <w:noProof/>
      </w:rPr>
      <w:drawing>
        <wp:anchor distT="0" distB="0" distL="114300" distR="114300" simplePos="0" relativeHeight="251658240" behindDoc="0" locked="0" layoutInCell="1" allowOverlap="1" wp14:anchorId="38141698" wp14:editId="24ECD03B">
          <wp:simplePos x="0" y="0"/>
          <wp:positionH relativeFrom="column">
            <wp:posOffset>0</wp:posOffset>
          </wp:positionH>
          <wp:positionV relativeFrom="paragraph">
            <wp:posOffset>-129540</wp:posOffset>
          </wp:positionV>
          <wp:extent cx="1262270" cy="269828"/>
          <wp:effectExtent l="0" t="0" r="0" b="0"/>
          <wp:wrapTopAndBottom/>
          <wp:docPr id="27" name="Picture 27" descr="Micro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_logo_rgb_C-Gray_Tri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2270" cy="26982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796"/>
    <w:multiLevelType w:val="hybridMultilevel"/>
    <w:tmpl w:val="7B2C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52832"/>
    <w:multiLevelType w:val="multilevel"/>
    <w:tmpl w:val="9836E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F5F55"/>
    <w:multiLevelType w:val="hybridMultilevel"/>
    <w:tmpl w:val="27E6F0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E06B0"/>
    <w:multiLevelType w:val="hybridMultilevel"/>
    <w:tmpl w:val="633C8632"/>
    <w:lvl w:ilvl="0" w:tplc="04090003">
      <w:start w:val="1"/>
      <w:numFmt w:val="bullet"/>
      <w:lvlText w:val="o"/>
      <w:lvlJc w:val="left"/>
      <w:pPr>
        <w:ind w:left="720" w:hanging="360"/>
      </w:pPr>
      <w:rPr>
        <w:rFonts w:ascii="Courier New" w:hAnsi="Courier New" w:cs="Courier New" w:hint="default"/>
      </w:rPr>
    </w:lvl>
    <w:lvl w:ilvl="1" w:tplc="AFE44B06">
      <w:numFmt w:val="bullet"/>
      <w:lvlText w:val="•"/>
      <w:lvlJc w:val="left"/>
      <w:pPr>
        <w:ind w:left="1800" w:hanging="7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00A9D"/>
    <w:multiLevelType w:val="multilevel"/>
    <w:tmpl w:val="BB18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012FA"/>
    <w:multiLevelType w:val="multilevel"/>
    <w:tmpl w:val="383CD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5E630C"/>
    <w:multiLevelType w:val="multilevel"/>
    <w:tmpl w:val="A7528472"/>
    <w:lvl w:ilvl="0">
      <w:start w:val="1"/>
      <w:numFmt w:val="decimal"/>
      <w:lvlText w:val="%1."/>
      <w:lvlJc w:val="left"/>
      <w:pPr>
        <w:ind w:left="360" w:hanging="360"/>
      </w:pPr>
      <w:rPr>
        <w:rFonts w:hint="default"/>
        <w:b w:val="0"/>
        <w:bCs w:val="0"/>
      </w:rPr>
    </w:lvl>
    <w:lvl w:ilvl="1">
      <w:start w:val="1"/>
      <w:numFmt w:val="decimal"/>
      <w:lvlText w:val="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6F524AD"/>
    <w:multiLevelType w:val="hybridMultilevel"/>
    <w:tmpl w:val="4E2076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64D7F"/>
    <w:multiLevelType w:val="hybridMultilevel"/>
    <w:tmpl w:val="8D709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FE1C38"/>
    <w:multiLevelType w:val="multilevel"/>
    <w:tmpl w:val="85323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B450054"/>
    <w:multiLevelType w:val="hybridMultilevel"/>
    <w:tmpl w:val="7550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063D7B"/>
    <w:multiLevelType w:val="hybridMultilevel"/>
    <w:tmpl w:val="B8F414C8"/>
    <w:lvl w:ilvl="0" w:tplc="8D56C1B4">
      <w:start w:val="1"/>
      <w:numFmt w:val="bullet"/>
      <w:lvlText w:val=""/>
      <w:lvlJc w:val="left"/>
      <w:pPr>
        <w:ind w:left="720" w:hanging="360"/>
      </w:pPr>
      <w:rPr>
        <w:rFonts w:ascii="Symbol" w:hAnsi="Symbol" w:hint="default"/>
      </w:rPr>
    </w:lvl>
    <w:lvl w:ilvl="1" w:tplc="B7A24D84">
      <w:start w:val="1"/>
      <w:numFmt w:val="bullet"/>
      <w:lvlText w:val="o"/>
      <w:lvlJc w:val="left"/>
      <w:pPr>
        <w:ind w:left="1440" w:hanging="360"/>
      </w:pPr>
      <w:rPr>
        <w:rFonts w:ascii="Courier New" w:hAnsi="Courier New" w:hint="default"/>
      </w:rPr>
    </w:lvl>
    <w:lvl w:ilvl="2" w:tplc="57F614AA">
      <w:start w:val="1"/>
      <w:numFmt w:val="bullet"/>
      <w:lvlText w:val=""/>
      <w:lvlJc w:val="left"/>
      <w:pPr>
        <w:ind w:left="2160" w:hanging="360"/>
      </w:pPr>
      <w:rPr>
        <w:rFonts w:ascii="Wingdings" w:hAnsi="Wingdings" w:hint="default"/>
      </w:rPr>
    </w:lvl>
    <w:lvl w:ilvl="3" w:tplc="290621AA">
      <w:start w:val="1"/>
      <w:numFmt w:val="bullet"/>
      <w:lvlText w:val=""/>
      <w:lvlJc w:val="left"/>
      <w:pPr>
        <w:ind w:left="2880" w:hanging="360"/>
      </w:pPr>
      <w:rPr>
        <w:rFonts w:ascii="Symbol" w:hAnsi="Symbol" w:hint="default"/>
      </w:rPr>
    </w:lvl>
    <w:lvl w:ilvl="4" w:tplc="EEEC7366">
      <w:start w:val="1"/>
      <w:numFmt w:val="bullet"/>
      <w:lvlText w:val="o"/>
      <w:lvlJc w:val="left"/>
      <w:pPr>
        <w:ind w:left="3600" w:hanging="360"/>
      </w:pPr>
      <w:rPr>
        <w:rFonts w:ascii="Courier New" w:hAnsi="Courier New" w:hint="default"/>
      </w:rPr>
    </w:lvl>
    <w:lvl w:ilvl="5" w:tplc="AD784EFE">
      <w:start w:val="1"/>
      <w:numFmt w:val="bullet"/>
      <w:lvlText w:val=""/>
      <w:lvlJc w:val="left"/>
      <w:pPr>
        <w:ind w:left="4320" w:hanging="360"/>
      </w:pPr>
      <w:rPr>
        <w:rFonts w:ascii="Wingdings" w:hAnsi="Wingdings" w:hint="default"/>
      </w:rPr>
    </w:lvl>
    <w:lvl w:ilvl="6" w:tplc="FD5E8DD8">
      <w:start w:val="1"/>
      <w:numFmt w:val="bullet"/>
      <w:lvlText w:val=""/>
      <w:lvlJc w:val="left"/>
      <w:pPr>
        <w:ind w:left="5040" w:hanging="360"/>
      </w:pPr>
      <w:rPr>
        <w:rFonts w:ascii="Symbol" w:hAnsi="Symbol" w:hint="default"/>
      </w:rPr>
    </w:lvl>
    <w:lvl w:ilvl="7" w:tplc="11B22FEA">
      <w:start w:val="1"/>
      <w:numFmt w:val="bullet"/>
      <w:lvlText w:val="o"/>
      <w:lvlJc w:val="left"/>
      <w:pPr>
        <w:ind w:left="5760" w:hanging="360"/>
      </w:pPr>
      <w:rPr>
        <w:rFonts w:ascii="Courier New" w:hAnsi="Courier New" w:hint="default"/>
      </w:rPr>
    </w:lvl>
    <w:lvl w:ilvl="8" w:tplc="6A40BB0E">
      <w:start w:val="1"/>
      <w:numFmt w:val="bullet"/>
      <w:lvlText w:val=""/>
      <w:lvlJc w:val="left"/>
      <w:pPr>
        <w:ind w:left="6480" w:hanging="360"/>
      </w:pPr>
      <w:rPr>
        <w:rFonts w:ascii="Wingdings" w:hAnsi="Wingdings" w:hint="default"/>
      </w:rPr>
    </w:lvl>
  </w:abstractNum>
  <w:abstractNum w:abstractNumId="12" w15:restartNumberingAfterBreak="0">
    <w:nsid w:val="0F6B2B61"/>
    <w:multiLevelType w:val="hybridMultilevel"/>
    <w:tmpl w:val="DC7AF20C"/>
    <w:lvl w:ilvl="0" w:tplc="52F4E8B6">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511ACA"/>
    <w:multiLevelType w:val="hybridMultilevel"/>
    <w:tmpl w:val="FFD0895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0FA7FBC"/>
    <w:multiLevelType w:val="multilevel"/>
    <w:tmpl w:val="3D6E0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2D10172"/>
    <w:multiLevelType w:val="hybridMultilevel"/>
    <w:tmpl w:val="3C60C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CA3A0F"/>
    <w:multiLevelType w:val="hybridMultilevel"/>
    <w:tmpl w:val="2AE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2304BA"/>
    <w:multiLevelType w:val="hybridMultilevel"/>
    <w:tmpl w:val="034CDE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563C7E"/>
    <w:multiLevelType w:val="hybridMultilevel"/>
    <w:tmpl w:val="FCA01D60"/>
    <w:lvl w:ilvl="0" w:tplc="40090001">
      <w:start w:val="1"/>
      <w:numFmt w:val="bullet"/>
      <w:lvlText w:val=""/>
      <w:lvlJc w:val="left"/>
      <w:pPr>
        <w:ind w:left="2722" w:hanging="360"/>
      </w:pPr>
      <w:rPr>
        <w:rFonts w:ascii="Symbol" w:hAnsi="Symbol"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19" w15:restartNumberingAfterBreak="0">
    <w:nsid w:val="1606192C"/>
    <w:multiLevelType w:val="hybridMultilevel"/>
    <w:tmpl w:val="FFFFFFFF"/>
    <w:lvl w:ilvl="0" w:tplc="B83668D6">
      <w:start w:val="1"/>
      <w:numFmt w:val="bullet"/>
      <w:lvlText w:val=""/>
      <w:lvlJc w:val="left"/>
      <w:pPr>
        <w:ind w:left="720" w:hanging="360"/>
      </w:pPr>
      <w:rPr>
        <w:rFonts w:ascii="Symbol" w:hAnsi="Symbol" w:hint="default"/>
      </w:rPr>
    </w:lvl>
    <w:lvl w:ilvl="1" w:tplc="6178BB78">
      <w:start w:val="1"/>
      <w:numFmt w:val="bullet"/>
      <w:lvlText w:val="o"/>
      <w:lvlJc w:val="left"/>
      <w:pPr>
        <w:ind w:left="1440" w:hanging="360"/>
      </w:pPr>
      <w:rPr>
        <w:rFonts w:ascii="Courier New" w:hAnsi="Courier New" w:hint="default"/>
      </w:rPr>
    </w:lvl>
    <w:lvl w:ilvl="2" w:tplc="987EC7B2">
      <w:start w:val="1"/>
      <w:numFmt w:val="bullet"/>
      <w:lvlText w:val=""/>
      <w:lvlJc w:val="left"/>
      <w:pPr>
        <w:ind w:left="2160" w:hanging="360"/>
      </w:pPr>
      <w:rPr>
        <w:rFonts w:ascii="Wingdings" w:hAnsi="Wingdings" w:hint="default"/>
      </w:rPr>
    </w:lvl>
    <w:lvl w:ilvl="3" w:tplc="847864C6">
      <w:start w:val="1"/>
      <w:numFmt w:val="bullet"/>
      <w:lvlText w:val=""/>
      <w:lvlJc w:val="left"/>
      <w:pPr>
        <w:ind w:left="2880" w:hanging="360"/>
      </w:pPr>
      <w:rPr>
        <w:rFonts w:ascii="Symbol" w:hAnsi="Symbol" w:hint="default"/>
      </w:rPr>
    </w:lvl>
    <w:lvl w:ilvl="4" w:tplc="5A4EC748">
      <w:start w:val="1"/>
      <w:numFmt w:val="bullet"/>
      <w:lvlText w:val="o"/>
      <w:lvlJc w:val="left"/>
      <w:pPr>
        <w:ind w:left="3600" w:hanging="360"/>
      </w:pPr>
      <w:rPr>
        <w:rFonts w:ascii="Courier New" w:hAnsi="Courier New" w:hint="default"/>
      </w:rPr>
    </w:lvl>
    <w:lvl w:ilvl="5" w:tplc="8F5C5368">
      <w:start w:val="1"/>
      <w:numFmt w:val="bullet"/>
      <w:lvlText w:val=""/>
      <w:lvlJc w:val="left"/>
      <w:pPr>
        <w:ind w:left="4320" w:hanging="360"/>
      </w:pPr>
      <w:rPr>
        <w:rFonts w:ascii="Wingdings" w:hAnsi="Wingdings" w:hint="default"/>
      </w:rPr>
    </w:lvl>
    <w:lvl w:ilvl="6" w:tplc="30CEDD4E">
      <w:start w:val="1"/>
      <w:numFmt w:val="bullet"/>
      <w:lvlText w:val=""/>
      <w:lvlJc w:val="left"/>
      <w:pPr>
        <w:ind w:left="5040" w:hanging="360"/>
      </w:pPr>
      <w:rPr>
        <w:rFonts w:ascii="Symbol" w:hAnsi="Symbol" w:hint="default"/>
      </w:rPr>
    </w:lvl>
    <w:lvl w:ilvl="7" w:tplc="7D00E2FC">
      <w:start w:val="1"/>
      <w:numFmt w:val="bullet"/>
      <w:lvlText w:val="o"/>
      <w:lvlJc w:val="left"/>
      <w:pPr>
        <w:ind w:left="5760" w:hanging="360"/>
      </w:pPr>
      <w:rPr>
        <w:rFonts w:ascii="Courier New" w:hAnsi="Courier New" w:hint="default"/>
      </w:rPr>
    </w:lvl>
    <w:lvl w:ilvl="8" w:tplc="9C2489D8">
      <w:start w:val="1"/>
      <w:numFmt w:val="bullet"/>
      <w:lvlText w:val=""/>
      <w:lvlJc w:val="left"/>
      <w:pPr>
        <w:ind w:left="6480" w:hanging="360"/>
      </w:pPr>
      <w:rPr>
        <w:rFonts w:ascii="Wingdings" w:hAnsi="Wingdings" w:hint="default"/>
      </w:rPr>
    </w:lvl>
  </w:abstractNum>
  <w:abstractNum w:abstractNumId="20" w15:restartNumberingAfterBreak="0">
    <w:nsid w:val="16E86CC2"/>
    <w:multiLevelType w:val="hybridMultilevel"/>
    <w:tmpl w:val="18B0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7A366E"/>
    <w:multiLevelType w:val="hybridMultilevel"/>
    <w:tmpl w:val="C9AA147C"/>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191B50FA"/>
    <w:multiLevelType w:val="multilevel"/>
    <w:tmpl w:val="884C68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9243C94"/>
    <w:multiLevelType w:val="hybridMultilevel"/>
    <w:tmpl w:val="55181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934ECB"/>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9D35D41"/>
    <w:multiLevelType w:val="hybridMultilevel"/>
    <w:tmpl w:val="C0A89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821FB8"/>
    <w:multiLevelType w:val="hybridMultilevel"/>
    <w:tmpl w:val="362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5F3FCA"/>
    <w:multiLevelType w:val="multilevel"/>
    <w:tmpl w:val="F2040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D3E1BA5"/>
    <w:multiLevelType w:val="hybridMultilevel"/>
    <w:tmpl w:val="FFFFFFFF"/>
    <w:lvl w:ilvl="0" w:tplc="99D4E57A">
      <w:start w:val="1"/>
      <w:numFmt w:val="bullet"/>
      <w:lvlText w:val=""/>
      <w:lvlJc w:val="left"/>
      <w:pPr>
        <w:ind w:left="720" w:hanging="360"/>
      </w:pPr>
      <w:rPr>
        <w:rFonts w:ascii="Symbol" w:hAnsi="Symbol" w:hint="default"/>
      </w:rPr>
    </w:lvl>
    <w:lvl w:ilvl="1" w:tplc="08D8C964">
      <w:start w:val="1"/>
      <w:numFmt w:val="bullet"/>
      <w:lvlText w:val="o"/>
      <w:lvlJc w:val="left"/>
      <w:pPr>
        <w:ind w:left="1440" w:hanging="360"/>
      </w:pPr>
      <w:rPr>
        <w:rFonts w:ascii="Courier New" w:hAnsi="Courier New" w:hint="default"/>
      </w:rPr>
    </w:lvl>
    <w:lvl w:ilvl="2" w:tplc="7BE8D836">
      <w:start w:val="1"/>
      <w:numFmt w:val="bullet"/>
      <w:lvlText w:val=""/>
      <w:lvlJc w:val="left"/>
      <w:pPr>
        <w:ind w:left="2160" w:hanging="360"/>
      </w:pPr>
      <w:rPr>
        <w:rFonts w:ascii="Wingdings" w:hAnsi="Wingdings" w:hint="default"/>
      </w:rPr>
    </w:lvl>
    <w:lvl w:ilvl="3" w:tplc="18FE07DC">
      <w:start w:val="1"/>
      <w:numFmt w:val="bullet"/>
      <w:lvlText w:val=""/>
      <w:lvlJc w:val="left"/>
      <w:pPr>
        <w:ind w:left="2880" w:hanging="360"/>
      </w:pPr>
      <w:rPr>
        <w:rFonts w:ascii="Symbol" w:hAnsi="Symbol" w:hint="default"/>
      </w:rPr>
    </w:lvl>
    <w:lvl w:ilvl="4" w:tplc="EA30E800">
      <w:start w:val="1"/>
      <w:numFmt w:val="bullet"/>
      <w:lvlText w:val="o"/>
      <w:lvlJc w:val="left"/>
      <w:pPr>
        <w:ind w:left="3600" w:hanging="360"/>
      </w:pPr>
      <w:rPr>
        <w:rFonts w:ascii="Courier New" w:hAnsi="Courier New" w:hint="default"/>
      </w:rPr>
    </w:lvl>
    <w:lvl w:ilvl="5" w:tplc="DA80EADC">
      <w:start w:val="1"/>
      <w:numFmt w:val="bullet"/>
      <w:lvlText w:val=""/>
      <w:lvlJc w:val="left"/>
      <w:pPr>
        <w:ind w:left="4320" w:hanging="360"/>
      </w:pPr>
      <w:rPr>
        <w:rFonts w:ascii="Wingdings" w:hAnsi="Wingdings" w:hint="default"/>
      </w:rPr>
    </w:lvl>
    <w:lvl w:ilvl="6" w:tplc="86061C4A">
      <w:start w:val="1"/>
      <w:numFmt w:val="bullet"/>
      <w:lvlText w:val=""/>
      <w:lvlJc w:val="left"/>
      <w:pPr>
        <w:ind w:left="5040" w:hanging="360"/>
      </w:pPr>
      <w:rPr>
        <w:rFonts w:ascii="Symbol" w:hAnsi="Symbol" w:hint="default"/>
      </w:rPr>
    </w:lvl>
    <w:lvl w:ilvl="7" w:tplc="B36EF488">
      <w:start w:val="1"/>
      <w:numFmt w:val="bullet"/>
      <w:lvlText w:val="o"/>
      <w:lvlJc w:val="left"/>
      <w:pPr>
        <w:ind w:left="5760" w:hanging="360"/>
      </w:pPr>
      <w:rPr>
        <w:rFonts w:ascii="Courier New" w:hAnsi="Courier New" w:hint="default"/>
      </w:rPr>
    </w:lvl>
    <w:lvl w:ilvl="8" w:tplc="869EC31E">
      <w:start w:val="1"/>
      <w:numFmt w:val="bullet"/>
      <w:lvlText w:val=""/>
      <w:lvlJc w:val="left"/>
      <w:pPr>
        <w:ind w:left="6480" w:hanging="360"/>
      </w:pPr>
      <w:rPr>
        <w:rFonts w:ascii="Wingdings" w:hAnsi="Wingdings" w:hint="default"/>
      </w:rPr>
    </w:lvl>
  </w:abstractNum>
  <w:abstractNum w:abstractNumId="29" w15:restartNumberingAfterBreak="0">
    <w:nsid w:val="1EAD0982"/>
    <w:multiLevelType w:val="hybridMultilevel"/>
    <w:tmpl w:val="9482B0F6"/>
    <w:lvl w:ilvl="0" w:tplc="155A6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F5B14B2"/>
    <w:multiLevelType w:val="hybridMultilevel"/>
    <w:tmpl w:val="8F8C5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FD45296"/>
    <w:multiLevelType w:val="hybridMultilevel"/>
    <w:tmpl w:val="F9A62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661442"/>
    <w:multiLevelType w:val="multilevel"/>
    <w:tmpl w:val="EB6E64D8"/>
    <w:lvl w:ilvl="0">
      <w:start w:val="2"/>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3C0409D"/>
    <w:multiLevelType w:val="multilevel"/>
    <w:tmpl w:val="0AC8D688"/>
    <w:lvl w:ilvl="0">
      <w:start w:val="1"/>
      <w:numFmt w:val="bullet"/>
      <w:lvlText w:val="o"/>
      <w:lvlJc w:val="left"/>
      <w:pPr>
        <w:tabs>
          <w:tab w:val="num" w:pos="990"/>
        </w:tabs>
        <w:ind w:left="990" w:hanging="360"/>
      </w:pPr>
      <w:rPr>
        <w:rFonts w:ascii="Courier New" w:hAnsi="Courier New" w:hint="default"/>
        <w:sz w:val="20"/>
      </w:rPr>
    </w:lvl>
    <w:lvl w:ilvl="1" w:tentative="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34" w15:restartNumberingAfterBreak="0">
    <w:nsid w:val="25DA4909"/>
    <w:multiLevelType w:val="multilevel"/>
    <w:tmpl w:val="64CC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7825D09"/>
    <w:multiLevelType w:val="hybridMultilevel"/>
    <w:tmpl w:val="FFFFFFFF"/>
    <w:lvl w:ilvl="0" w:tplc="F76A3DBA">
      <w:start w:val="1"/>
      <w:numFmt w:val="bullet"/>
      <w:lvlText w:val=""/>
      <w:lvlJc w:val="left"/>
      <w:pPr>
        <w:ind w:left="720" w:hanging="360"/>
      </w:pPr>
      <w:rPr>
        <w:rFonts w:ascii="Symbol" w:hAnsi="Symbol" w:hint="default"/>
      </w:rPr>
    </w:lvl>
    <w:lvl w:ilvl="1" w:tplc="6374CFC8">
      <w:start w:val="1"/>
      <w:numFmt w:val="bullet"/>
      <w:lvlText w:val="o"/>
      <w:lvlJc w:val="left"/>
      <w:pPr>
        <w:ind w:left="1440" w:hanging="360"/>
      </w:pPr>
      <w:rPr>
        <w:rFonts w:ascii="Courier New" w:hAnsi="Courier New" w:hint="default"/>
      </w:rPr>
    </w:lvl>
    <w:lvl w:ilvl="2" w:tplc="A8B81962">
      <w:start w:val="1"/>
      <w:numFmt w:val="bullet"/>
      <w:lvlText w:val=""/>
      <w:lvlJc w:val="left"/>
      <w:pPr>
        <w:ind w:left="2160" w:hanging="360"/>
      </w:pPr>
      <w:rPr>
        <w:rFonts w:ascii="Wingdings" w:hAnsi="Wingdings" w:hint="default"/>
      </w:rPr>
    </w:lvl>
    <w:lvl w:ilvl="3" w:tplc="0F408154">
      <w:start w:val="1"/>
      <w:numFmt w:val="bullet"/>
      <w:lvlText w:val=""/>
      <w:lvlJc w:val="left"/>
      <w:pPr>
        <w:ind w:left="2880" w:hanging="360"/>
      </w:pPr>
      <w:rPr>
        <w:rFonts w:ascii="Symbol" w:hAnsi="Symbol" w:hint="default"/>
      </w:rPr>
    </w:lvl>
    <w:lvl w:ilvl="4" w:tplc="F8E4F3C8">
      <w:start w:val="1"/>
      <w:numFmt w:val="bullet"/>
      <w:lvlText w:val="o"/>
      <w:lvlJc w:val="left"/>
      <w:pPr>
        <w:ind w:left="3600" w:hanging="360"/>
      </w:pPr>
      <w:rPr>
        <w:rFonts w:ascii="Courier New" w:hAnsi="Courier New" w:hint="default"/>
      </w:rPr>
    </w:lvl>
    <w:lvl w:ilvl="5" w:tplc="CFE04230">
      <w:start w:val="1"/>
      <w:numFmt w:val="bullet"/>
      <w:lvlText w:val=""/>
      <w:lvlJc w:val="left"/>
      <w:pPr>
        <w:ind w:left="4320" w:hanging="360"/>
      </w:pPr>
      <w:rPr>
        <w:rFonts w:ascii="Wingdings" w:hAnsi="Wingdings" w:hint="default"/>
      </w:rPr>
    </w:lvl>
    <w:lvl w:ilvl="6" w:tplc="B94C0688">
      <w:start w:val="1"/>
      <w:numFmt w:val="bullet"/>
      <w:lvlText w:val=""/>
      <w:lvlJc w:val="left"/>
      <w:pPr>
        <w:ind w:left="5040" w:hanging="360"/>
      </w:pPr>
      <w:rPr>
        <w:rFonts w:ascii="Symbol" w:hAnsi="Symbol" w:hint="default"/>
      </w:rPr>
    </w:lvl>
    <w:lvl w:ilvl="7" w:tplc="08C4AC5A">
      <w:start w:val="1"/>
      <w:numFmt w:val="bullet"/>
      <w:lvlText w:val="o"/>
      <w:lvlJc w:val="left"/>
      <w:pPr>
        <w:ind w:left="5760" w:hanging="360"/>
      </w:pPr>
      <w:rPr>
        <w:rFonts w:ascii="Courier New" w:hAnsi="Courier New" w:hint="default"/>
      </w:rPr>
    </w:lvl>
    <w:lvl w:ilvl="8" w:tplc="6EEA7BBE">
      <w:start w:val="1"/>
      <w:numFmt w:val="bullet"/>
      <w:lvlText w:val=""/>
      <w:lvlJc w:val="left"/>
      <w:pPr>
        <w:ind w:left="6480" w:hanging="360"/>
      </w:pPr>
      <w:rPr>
        <w:rFonts w:ascii="Wingdings" w:hAnsi="Wingdings" w:hint="default"/>
      </w:rPr>
    </w:lvl>
  </w:abstractNum>
  <w:abstractNum w:abstractNumId="36" w15:restartNumberingAfterBreak="0">
    <w:nsid w:val="27CE47B4"/>
    <w:multiLevelType w:val="multilevel"/>
    <w:tmpl w:val="FC32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B4000"/>
    <w:multiLevelType w:val="hybridMultilevel"/>
    <w:tmpl w:val="3BD6F794"/>
    <w:lvl w:ilvl="0" w:tplc="5E0EBE5A">
      <w:start w:val="1"/>
      <w:numFmt w:val="decimal"/>
      <w:lvlText w:val="%1)"/>
      <w:lvlJc w:val="left"/>
      <w:pPr>
        <w:ind w:left="2722" w:hanging="360"/>
      </w:pPr>
      <w:rPr>
        <w:rFonts w:hint="default"/>
        <w:b/>
      </w:rPr>
    </w:lvl>
    <w:lvl w:ilvl="1" w:tplc="04090019" w:tentative="1">
      <w:start w:val="1"/>
      <w:numFmt w:val="lowerLetter"/>
      <w:lvlText w:val="%2."/>
      <w:lvlJc w:val="left"/>
      <w:pPr>
        <w:ind w:left="3442" w:hanging="360"/>
      </w:pPr>
    </w:lvl>
    <w:lvl w:ilvl="2" w:tplc="0409001B" w:tentative="1">
      <w:start w:val="1"/>
      <w:numFmt w:val="lowerRoman"/>
      <w:lvlText w:val="%3."/>
      <w:lvlJc w:val="right"/>
      <w:pPr>
        <w:ind w:left="4162" w:hanging="180"/>
      </w:pPr>
    </w:lvl>
    <w:lvl w:ilvl="3" w:tplc="0409000F" w:tentative="1">
      <w:start w:val="1"/>
      <w:numFmt w:val="decimal"/>
      <w:lvlText w:val="%4."/>
      <w:lvlJc w:val="left"/>
      <w:pPr>
        <w:ind w:left="4882" w:hanging="360"/>
      </w:pPr>
    </w:lvl>
    <w:lvl w:ilvl="4" w:tplc="04090019" w:tentative="1">
      <w:start w:val="1"/>
      <w:numFmt w:val="lowerLetter"/>
      <w:lvlText w:val="%5."/>
      <w:lvlJc w:val="left"/>
      <w:pPr>
        <w:ind w:left="5602" w:hanging="360"/>
      </w:pPr>
    </w:lvl>
    <w:lvl w:ilvl="5" w:tplc="0409001B" w:tentative="1">
      <w:start w:val="1"/>
      <w:numFmt w:val="lowerRoman"/>
      <w:lvlText w:val="%6."/>
      <w:lvlJc w:val="right"/>
      <w:pPr>
        <w:ind w:left="6322" w:hanging="180"/>
      </w:pPr>
    </w:lvl>
    <w:lvl w:ilvl="6" w:tplc="0409000F" w:tentative="1">
      <w:start w:val="1"/>
      <w:numFmt w:val="decimal"/>
      <w:lvlText w:val="%7."/>
      <w:lvlJc w:val="left"/>
      <w:pPr>
        <w:ind w:left="7042" w:hanging="360"/>
      </w:pPr>
    </w:lvl>
    <w:lvl w:ilvl="7" w:tplc="04090019" w:tentative="1">
      <w:start w:val="1"/>
      <w:numFmt w:val="lowerLetter"/>
      <w:lvlText w:val="%8."/>
      <w:lvlJc w:val="left"/>
      <w:pPr>
        <w:ind w:left="7762" w:hanging="360"/>
      </w:pPr>
    </w:lvl>
    <w:lvl w:ilvl="8" w:tplc="0409001B" w:tentative="1">
      <w:start w:val="1"/>
      <w:numFmt w:val="lowerRoman"/>
      <w:lvlText w:val="%9."/>
      <w:lvlJc w:val="right"/>
      <w:pPr>
        <w:ind w:left="8482" w:hanging="180"/>
      </w:pPr>
    </w:lvl>
  </w:abstractNum>
  <w:abstractNum w:abstractNumId="38" w15:restartNumberingAfterBreak="0">
    <w:nsid w:val="290D18EC"/>
    <w:multiLevelType w:val="hybridMultilevel"/>
    <w:tmpl w:val="76483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B95FD6"/>
    <w:multiLevelType w:val="hybridMultilevel"/>
    <w:tmpl w:val="DC5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CC354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360DA0"/>
    <w:multiLevelType w:val="hybridMultilevel"/>
    <w:tmpl w:val="DBB89F2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AC32B55"/>
    <w:multiLevelType w:val="hybridMultilevel"/>
    <w:tmpl w:val="38F0A6B4"/>
    <w:lvl w:ilvl="0" w:tplc="D7546EA0">
      <w:start w:val="1"/>
      <w:numFmt w:val="bullet"/>
      <w:lvlText w:val=""/>
      <w:lvlJc w:val="left"/>
      <w:pPr>
        <w:ind w:left="720" w:hanging="360"/>
      </w:pPr>
      <w:rPr>
        <w:rFonts w:ascii="Symbol" w:hAnsi="Symbol" w:hint="default"/>
      </w:rPr>
    </w:lvl>
    <w:lvl w:ilvl="1" w:tplc="84A29C3E">
      <w:start w:val="1"/>
      <w:numFmt w:val="bullet"/>
      <w:lvlText w:val="o"/>
      <w:lvlJc w:val="left"/>
      <w:pPr>
        <w:ind w:left="1440" w:hanging="360"/>
      </w:pPr>
      <w:rPr>
        <w:rFonts w:ascii="Courier New" w:hAnsi="Courier New" w:hint="default"/>
      </w:rPr>
    </w:lvl>
    <w:lvl w:ilvl="2" w:tplc="899221B6">
      <w:start w:val="1"/>
      <w:numFmt w:val="bullet"/>
      <w:lvlText w:val=""/>
      <w:lvlJc w:val="left"/>
      <w:pPr>
        <w:ind w:left="2160" w:hanging="360"/>
      </w:pPr>
      <w:rPr>
        <w:rFonts w:ascii="Wingdings" w:hAnsi="Wingdings" w:hint="default"/>
      </w:rPr>
    </w:lvl>
    <w:lvl w:ilvl="3" w:tplc="D004D63A">
      <w:start w:val="1"/>
      <w:numFmt w:val="bullet"/>
      <w:lvlText w:val=""/>
      <w:lvlJc w:val="left"/>
      <w:pPr>
        <w:ind w:left="2880" w:hanging="360"/>
      </w:pPr>
      <w:rPr>
        <w:rFonts w:ascii="Symbol" w:hAnsi="Symbol" w:hint="default"/>
      </w:rPr>
    </w:lvl>
    <w:lvl w:ilvl="4" w:tplc="FC42123E">
      <w:start w:val="1"/>
      <w:numFmt w:val="bullet"/>
      <w:lvlText w:val="o"/>
      <w:lvlJc w:val="left"/>
      <w:pPr>
        <w:ind w:left="3600" w:hanging="360"/>
      </w:pPr>
      <w:rPr>
        <w:rFonts w:ascii="Courier New" w:hAnsi="Courier New" w:hint="default"/>
      </w:rPr>
    </w:lvl>
    <w:lvl w:ilvl="5" w:tplc="1E949746">
      <w:start w:val="1"/>
      <w:numFmt w:val="bullet"/>
      <w:lvlText w:val=""/>
      <w:lvlJc w:val="left"/>
      <w:pPr>
        <w:ind w:left="4320" w:hanging="360"/>
      </w:pPr>
      <w:rPr>
        <w:rFonts w:ascii="Wingdings" w:hAnsi="Wingdings" w:hint="default"/>
      </w:rPr>
    </w:lvl>
    <w:lvl w:ilvl="6" w:tplc="FC305BD4">
      <w:start w:val="1"/>
      <w:numFmt w:val="bullet"/>
      <w:lvlText w:val=""/>
      <w:lvlJc w:val="left"/>
      <w:pPr>
        <w:ind w:left="5040" w:hanging="360"/>
      </w:pPr>
      <w:rPr>
        <w:rFonts w:ascii="Symbol" w:hAnsi="Symbol" w:hint="default"/>
      </w:rPr>
    </w:lvl>
    <w:lvl w:ilvl="7" w:tplc="3F8C71EE">
      <w:start w:val="1"/>
      <w:numFmt w:val="bullet"/>
      <w:lvlText w:val="o"/>
      <w:lvlJc w:val="left"/>
      <w:pPr>
        <w:ind w:left="5760" w:hanging="360"/>
      </w:pPr>
      <w:rPr>
        <w:rFonts w:ascii="Courier New" w:hAnsi="Courier New" w:hint="default"/>
      </w:rPr>
    </w:lvl>
    <w:lvl w:ilvl="8" w:tplc="5A4440C2">
      <w:start w:val="1"/>
      <w:numFmt w:val="bullet"/>
      <w:lvlText w:val=""/>
      <w:lvlJc w:val="left"/>
      <w:pPr>
        <w:ind w:left="6480" w:hanging="360"/>
      </w:pPr>
      <w:rPr>
        <w:rFonts w:ascii="Wingdings" w:hAnsi="Wingdings" w:hint="default"/>
      </w:rPr>
    </w:lvl>
  </w:abstractNum>
  <w:abstractNum w:abstractNumId="43" w15:restartNumberingAfterBreak="0">
    <w:nsid w:val="2AC918AF"/>
    <w:multiLevelType w:val="hybridMultilevel"/>
    <w:tmpl w:val="61C2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9F31D3"/>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C4C08C6"/>
    <w:multiLevelType w:val="hybridMultilevel"/>
    <w:tmpl w:val="6A1082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612F68"/>
    <w:multiLevelType w:val="hybridMultilevel"/>
    <w:tmpl w:val="75DE2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AC4ECD"/>
    <w:multiLevelType w:val="hybridMultilevel"/>
    <w:tmpl w:val="ADB22D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DD32145"/>
    <w:multiLevelType w:val="hybridMultilevel"/>
    <w:tmpl w:val="E22E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E6B6CA1"/>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F4059D0"/>
    <w:multiLevelType w:val="hybridMultilevel"/>
    <w:tmpl w:val="639235A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06E1714"/>
    <w:multiLevelType w:val="multilevel"/>
    <w:tmpl w:val="36EC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0E44DAF"/>
    <w:multiLevelType w:val="multilevel"/>
    <w:tmpl w:val="9C5AAD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14A313B"/>
    <w:multiLevelType w:val="multilevel"/>
    <w:tmpl w:val="C46E59D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cs="Courier New"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4" w15:restartNumberingAfterBreak="0">
    <w:nsid w:val="31F246F1"/>
    <w:multiLevelType w:val="multilevel"/>
    <w:tmpl w:val="930CE1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4D6C03"/>
    <w:multiLevelType w:val="hybridMultilevel"/>
    <w:tmpl w:val="1EA8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616A08"/>
    <w:multiLevelType w:val="multilevel"/>
    <w:tmpl w:val="F4621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C5A95"/>
    <w:multiLevelType w:val="hybridMultilevel"/>
    <w:tmpl w:val="A92EE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4710822"/>
    <w:multiLevelType w:val="hybridMultilevel"/>
    <w:tmpl w:val="721CF59E"/>
    <w:lvl w:ilvl="0" w:tplc="279E2BE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34B07477"/>
    <w:multiLevelType w:val="multilevel"/>
    <w:tmpl w:val="7310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50A0DF5"/>
    <w:multiLevelType w:val="multilevel"/>
    <w:tmpl w:val="6A4C6B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7736DD4"/>
    <w:multiLevelType w:val="multilevel"/>
    <w:tmpl w:val="43E658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89A232B"/>
    <w:multiLevelType w:val="hybridMultilevel"/>
    <w:tmpl w:val="B0B830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C17FA9"/>
    <w:multiLevelType w:val="hybridMultilevel"/>
    <w:tmpl w:val="993E4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1C3B6D"/>
    <w:multiLevelType w:val="multilevel"/>
    <w:tmpl w:val="00E48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1E0FA0"/>
    <w:multiLevelType w:val="hybridMultilevel"/>
    <w:tmpl w:val="3A5C60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B93EAF"/>
    <w:multiLevelType w:val="hybridMultilevel"/>
    <w:tmpl w:val="DB62E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DE00679"/>
    <w:multiLevelType w:val="multilevel"/>
    <w:tmpl w:val="DE20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E7E1685"/>
    <w:multiLevelType w:val="hybridMultilevel"/>
    <w:tmpl w:val="EA8A6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F4B5816"/>
    <w:multiLevelType w:val="multilevel"/>
    <w:tmpl w:val="02DE76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F513C40"/>
    <w:multiLevelType w:val="multilevel"/>
    <w:tmpl w:val="BD0644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decimal"/>
      <w:lvlText w:val="%5."/>
      <w:lvlJc w:val="left"/>
      <w:pPr>
        <w:ind w:left="3600" w:hanging="360"/>
      </w:pPr>
      <w:rPr>
        <w:rFonts w:hint="default"/>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40571523"/>
    <w:multiLevelType w:val="multilevel"/>
    <w:tmpl w:val="C018E15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2" w15:restartNumberingAfterBreak="0">
    <w:nsid w:val="40C16BB8"/>
    <w:multiLevelType w:val="multilevel"/>
    <w:tmpl w:val="911C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DE4635"/>
    <w:multiLevelType w:val="multilevel"/>
    <w:tmpl w:val="6742AF0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4" w15:restartNumberingAfterBreak="0">
    <w:nsid w:val="43223C9B"/>
    <w:multiLevelType w:val="multilevel"/>
    <w:tmpl w:val="ACFA7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4A3F47"/>
    <w:multiLevelType w:val="multilevel"/>
    <w:tmpl w:val="8486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36F38C3"/>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46BE1A56"/>
    <w:multiLevelType w:val="hybridMultilevel"/>
    <w:tmpl w:val="3A400A9C"/>
    <w:lvl w:ilvl="0" w:tplc="69FC4870">
      <w:start w:val="1"/>
      <w:numFmt w:val="bullet"/>
      <w:lvlText w:val=""/>
      <w:lvlJc w:val="left"/>
      <w:pPr>
        <w:ind w:left="720" w:hanging="360"/>
      </w:pPr>
      <w:rPr>
        <w:rFonts w:ascii="Symbol" w:hAnsi="Symbol" w:hint="default"/>
      </w:rPr>
    </w:lvl>
    <w:lvl w:ilvl="1" w:tplc="56FC7560">
      <w:start w:val="1"/>
      <w:numFmt w:val="bullet"/>
      <w:lvlText w:val="o"/>
      <w:lvlJc w:val="left"/>
      <w:pPr>
        <w:ind w:left="1440" w:hanging="360"/>
      </w:pPr>
      <w:rPr>
        <w:rFonts w:ascii="Courier New" w:hAnsi="Courier New" w:hint="default"/>
      </w:rPr>
    </w:lvl>
    <w:lvl w:ilvl="2" w:tplc="7E68C2F2">
      <w:start w:val="1"/>
      <w:numFmt w:val="bullet"/>
      <w:lvlText w:val=""/>
      <w:lvlJc w:val="left"/>
      <w:pPr>
        <w:ind w:left="2160" w:hanging="360"/>
      </w:pPr>
      <w:rPr>
        <w:rFonts w:ascii="Wingdings" w:hAnsi="Wingdings" w:hint="default"/>
      </w:rPr>
    </w:lvl>
    <w:lvl w:ilvl="3" w:tplc="5AC254CA">
      <w:start w:val="1"/>
      <w:numFmt w:val="bullet"/>
      <w:lvlText w:val=""/>
      <w:lvlJc w:val="left"/>
      <w:pPr>
        <w:ind w:left="2880" w:hanging="360"/>
      </w:pPr>
      <w:rPr>
        <w:rFonts w:ascii="Symbol" w:hAnsi="Symbol" w:hint="default"/>
      </w:rPr>
    </w:lvl>
    <w:lvl w:ilvl="4" w:tplc="60D68632">
      <w:start w:val="1"/>
      <w:numFmt w:val="bullet"/>
      <w:lvlText w:val="o"/>
      <w:lvlJc w:val="left"/>
      <w:pPr>
        <w:ind w:left="3600" w:hanging="360"/>
      </w:pPr>
      <w:rPr>
        <w:rFonts w:ascii="Courier New" w:hAnsi="Courier New" w:hint="default"/>
      </w:rPr>
    </w:lvl>
    <w:lvl w:ilvl="5" w:tplc="A47224D6">
      <w:start w:val="1"/>
      <w:numFmt w:val="bullet"/>
      <w:lvlText w:val=""/>
      <w:lvlJc w:val="left"/>
      <w:pPr>
        <w:ind w:left="4320" w:hanging="360"/>
      </w:pPr>
      <w:rPr>
        <w:rFonts w:ascii="Wingdings" w:hAnsi="Wingdings" w:hint="default"/>
      </w:rPr>
    </w:lvl>
    <w:lvl w:ilvl="6" w:tplc="A0AA0446">
      <w:start w:val="1"/>
      <w:numFmt w:val="bullet"/>
      <w:lvlText w:val=""/>
      <w:lvlJc w:val="left"/>
      <w:pPr>
        <w:ind w:left="5040" w:hanging="360"/>
      </w:pPr>
      <w:rPr>
        <w:rFonts w:ascii="Symbol" w:hAnsi="Symbol" w:hint="default"/>
      </w:rPr>
    </w:lvl>
    <w:lvl w:ilvl="7" w:tplc="58B46EC4">
      <w:start w:val="1"/>
      <w:numFmt w:val="bullet"/>
      <w:lvlText w:val="o"/>
      <w:lvlJc w:val="left"/>
      <w:pPr>
        <w:ind w:left="5760" w:hanging="360"/>
      </w:pPr>
      <w:rPr>
        <w:rFonts w:ascii="Courier New" w:hAnsi="Courier New" w:hint="default"/>
      </w:rPr>
    </w:lvl>
    <w:lvl w:ilvl="8" w:tplc="CC206006">
      <w:start w:val="1"/>
      <w:numFmt w:val="bullet"/>
      <w:lvlText w:val=""/>
      <w:lvlJc w:val="left"/>
      <w:pPr>
        <w:ind w:left="6480" w:hanging="360"/>
      </w:pPr>
      <w:rPr>
        <w:rFonts w:ascii="Wingdings" w:hAnsi="Wingdings" w:hint="default"/>
      </w:rPr>
    </w:lvl>
  </w:abstractNum>
  <w:abstractNum w:abstractNumId="78" w15:restartNumberingAfterBreak="0">
    <w:nsid w:val="46CC482C"/>
    <w:multiLevelType w:val="hybridMultilevel"/>
    <w:tmpl w:val="28FA52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9B27A79"/>
    <w:multiLevelType w:val="hybridMultilevel"/>
    <w:tmpl w:val="70FE34AC"/>
    <w:lvl w:ilvl="0" w:tplc="494E9E7E">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518" w:hanging="360"/>
      </w:pPr>
      <w:rPr>
        <w:rFonts w:ascii="Courier New" w:hAnsi="Courier New" w:cs="Courier New" w:hint="default"/>
      </w:rPr>
    </w:lvl>
    <w:lvl w:ilvl="2" w:tplc="04090005">
      <w:start w:val="1"/>
      <w:numFmt w:val="bullet"/>
      <w:lvlText w:val=""/>
      <w:lvlJc w:val="left"/>
      <w:pPr>
        <w:ind w:left="1238" w:hanging="360"/>
      </w:pPr>
      <w:rPr>
        <w:rFonts w:ascii="Wingdings" w:hAnsi="Wingdings" w:cs="Wingdings" w:hint="default"/>
      </w:rPr>
    </w:lvl>
    <w:lvl w:ilvl="3" w:tplc="04090001">
      <w:start w:val="1"/>
      <w:numFmt w:val="bullet"/>
      <w:lvlText w:val=""/>
      <w:lvlJc w:val="left"/>
      <w:pPr>
        <w:ind w:left="1958" w:hanging="360"/>
      </w:pPr>
      <w:rPr>
        <w:rFonts w:ascii="Symbol" w:hAnsi="Symbol" w:cs="Symbol" w:hint="default"/>
      </w:rPr>
    </w:lvl>
    <w:lvl w:ilvl="4" w:tplc="04090003">
      <w:start w:val="1"/>
      <w:numFmt w:val="bullet"/>
      <w:lvlText w:val="o"/>
      <w:lvlJc w:val="left"/>
      <w:pPr>
        <w:ind w:left="2678" w:hanging="360"/>
      </w:pPr>
      <w:rPr>
        <w:rFonts w:ascii="Courier New" w:hAnsi="Courier New" w:cs="Courier New" w:hint="default"/>
      </w:rPr>
    </w:lvl>
    <w:lvl w:ilvl="5" w:tplc="04090005" w:tentative="1">
      <w:start w:val="1"/>
      <w:numFmt w:val="bullet"/>
      <w:lvlText w:val=""/>
      <w:lvlJc w:val="left"/>
      <w:pPr>
        <w:ind w:left="3398" w:hanging="360"/>
      </w:pPr>
      <w:rPr>
        <w:rFonts w:ascii="Wingdings" w:hAnsi="Wingdings" w:cs="Wingdings" w:hint="default"/>
      </w:rPr>
    </w:lvl>
    <w:lvl w:ilvl="6" w:tplc="04090001" w:tentative="1">
      <w:start w:val="1"/>
      <w:numFmt w:val="bullet"/>
      <w:lvlText w:val=""/>
      <w:lvlJc w:val="left"/>
      <w:pPr>
        <w:ind w:left="4118" w:hanging="360"/>
      </w:pPr>
      <w:rPr>
        <w:rFonts w:ascii="Symbol" w:hAnsi="Symbol" w:cs="Symbol" w:hint="default"/>
      </w:rPr>
    </w:lvl>
    <w:lvl w:ilvl="7" w:tplc="04090003" w:tentative="1">
      <w:start w:val="1"/>
      <w:numFmt w:val="bullet"/>
      <w:lvlText w:val="o"/>
      <w:lvlJc w:val="left"/>
      <w:pPr>
        <w:ind w:left="4838" w:hanging="360"/>
      </w:pPr>
      <w:rPr>
        <w:rFonts w:ascii="Courier New" w:hAnsi="Courier New" w:cs="Courier New" w:hint="default"/>
      </w:rPr>
    </w:lvl>
    <w:lvl w:ilvl="8" w:tplc="04090005" w:tentative="1">
      <w:start w:val="1"/>
      <w:numFmt w:val="bullet"/>
      <w:lvlText w:val=""/>
      <w:lvlJc w:val="left"/>
      <w:pPr>
        <w:ind w:left="5558" w:hanging="360"/>
      </w:pPr>
      <w:rPr>
        <w:rFonts w:ascii="Wingdings" w:hAnsi="Wingdings" w:cs="Wingdings" w:hint="default"/>
      </w:rPr>
    </w:lvl>
  </w:abstractNum>
  <w:abstractNum w:abstractNumId="80" w15:restartNumberingAfterBreak="0">
    <w:nsid w:val="49FF0C0E"/>
    <w:multiLevelType w:val="multilevel"/>
    <w:tmpl w:val="5E2C5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4A747F49"/>
    <w:multiLevelType w:val="hybridMultilevel"/>
    <w:tmpl w:val="CAD61C5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4A8810AA"/>
    <w:multiLevelType w:val="hybridMultilevel"/>
    <w:tmpl w:val="063C8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BB40249"/>
    <w:multiLevelType w:val="hybridMultilevel"/>
    <w:tmpl w:val="8CF624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D68517D"/>
    <w:multiLevelType w:val="hybridMultilevel"/>
    <w:tmpl w:val="F480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4EA71A72"/>
    <w:multiLevelType w:val="multilevel"/>
    <w:tmpl w:val="C956A2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F1519B3"/>
    <w:multiLevelType w:val="multilevel"/>
    <w:tmpl w:val="2C3A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F65240C"/>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8" w15:restartNumberingAfterBreak="0">
    <w:nsid w:val="4F8B5040"/>
    <w:multiLevelType w:val="hybridMultilevel"/>
    <w:tmpl w:val="B4EEC1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2A67965"/>
    <w:multiLevelType w:val="hybridMultilevel"/>
    <w:tmpl w:val="FFFFFFFF"/>
    <w:lvl w:ilvl="0" w:tplc="B3DEEC60">
      <w:start w:val="1"/>
      <w:numFmt w:val="bullet"/>
      <w:lvlText w:val=""/>
      <w:lvlJc w:val="left"/>
      <w:pPr>
        <w:ind w:left="720" w:hanging="360"/>
      </w:pPr>
      <w:rPr>
        <w:rFonts w:ascii="Symbol" w:hAnsi="Symbol" w:hint="default"/>
      </w:rPr>
    </w:lvl>
    <w:lvl w:ilvl="1" w:tplc="AF5CEE3C">
      <w:start w:val="1"/>
      <w:numFmt w:val="bullet"/>
      <w:lvlText w:val="o"/>
      <w:lvlJc w:val="left"/>
      <w:pPr>
        <w:ind w:left="1440" w:hanging="360"/>
      </w:pPr>
      <w:rPr>
        <w:rFonts w:ascii="Courier New" w:hAnsi="Courier New" w:hint="default"/>
      </w:rPr>
    </w:lvl>
    <w:lvl w:ilvl="2" w:tplc="01021516">
      <w:start w:val="1"/>
      <w:numFmt w:val="bullet"/>
      <w:lvlText w:val=""/>
      <w:lvlJc w:val="left"/>
      <w:pPr>
        <w:ind w:left="2160" w:hanging="360"/>
      </w:pPr>
      <w:rPr>
        <w:rFonts w:ascii="Wingdings" w:hAnsi="Wingdings" w:hint="default"/>
      </w:rPr>
    </w:lvl>
    <w:lvl w:ilvl="3" w:tplc="5838F6C2">
      <w:start w:val="1"/>
      <w:numFmt w:val="bullet"/>
      <w:lvlText w:val=""/>
      <w:lvlJc w:val="left"/>
      <w:pPr>
        <w:ind w:left="2880" w:hanging="360"/>
      </w:pPr>
      <w:rPr>
        <w:rFonts w:ascii="Symbol" w:hAnsi="Symbol" w:hint="default"/>
      </w:rPr>
    </w:lvl>
    <w:lvl w:ilvl="4" w:tplc="071644AC">
      <w:start w:val="1"/>
      <w:numFmt w:val="bullet"/>
      <w:lvlText w:val="o"/>
      <w:lvlJc w:val="left"/>
      <w:pPr>
        <w:ind w:left="3600" w:hanging="360"/>
      </w:pPr>
      <w:rPr>
        <w:rFonts w:ascii="Courier New" w:hAnsi="Courier New" w:hint="default"/>
      </w:rPr>
    </w:lvl>
    <w:lvl w:ilvl="5" w:tplc="DD14FB80">
      <w:start w:val="1"/>
      <w:numFmt w:val="bullet"/>
      <w:lvlText w:val=""/>
      <w:lvlJc w:val="left"/>
      <w:pPr>
        <w:ind w:left="4320" w:hanging="360"/>
      </w:pPr>
      <w:rPr>
        <w:rFonts w:ascii="Wingdings" w:hAnsi="Wingdings" w:hint="default"/>
      </w:rPr>
    </w:lvl>
    <w:lvl w:ilvl="6" w:tplc="109CB618">
      <w:start w:val="1"/>
      <w:numFmt w:val="bullet"/>
      <w:lvlText w:val=""/>
      <w:lvlJc w:val="left"/>
      <w:pPr>
        <w:ind w:left="5040" w:hanging="360"/>
      </w:pPr>
      <w:rPr>
        <w:rFonts w:ascii="Symbol" w:hAnsi="Symbol" w:hint="default"/>
      </w:rPr>
    </w:lvl>
    <w:lvl w:ilvl="7" w:tplc="472A9CE8">
      <w:start w:val="1"/>
      <w:numFmt w:val="bullet"/>
      <w:lvlText w:val="o"/>
      <w:lvlJc w:val="left"/>
      <w:pPr>
        <w:ind w:left="5760" w:hanging="360"/>
      </w:pPr>
      <w:rPr>
        <w:rFonts w:ascii="Courier New" w:hAnsi="Courier New" w:hint="default"/>
      </w:rPr>
    </w:lvl>
    <w:lvl w:ilvl="8" w:tplc="1AB01A0E">
      <w:start w:val="1"/>
      <w:numFmt w:val="bullet"/>
      <w:lvlText w:val=""/>
      <w:lvlJc w:val="left"/>
      <w:pPr>
        <w:ind w:left="6480" w:hanging="360"/>
      </w:pPr>
      <w:rPr>
        <w:rFonts w:ascii="Wingdings" w:hAnsi="Wingdings" w:hint="default"/>
      </w:rPr>
    </w:lvl>
  </w:abstractNum>
  <w:abstractNum w:abstractNumId="90" w15:restartNumberingAfterBreak="0">
    <w:nsid w:val="531756D5"/>
    <w:multiLevelType w:val="multilevel"/>
    <w:tmpl w:val="040CBB1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4E0D9A"/>
    <w:multiLevelType w:val="hybridMultilevel"/>
    <w:tmpl w:val="1892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3761A8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568A41EE"/>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56C34B3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5613A1"/>
    <w:multiLevelType w:val="multilevel"/>
    <w:tmpl w:val="901AAA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4C7089"/>
    <w:multiLevelType w:val="multilevel"/>
    <w:tmpl w:val="015A18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596546AA"/>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8" w15:restartNumberingAfterBreak="0">
    <w:nsid w:val="5BA513D4"/>
    <w:multiLevelType w:val="multilevel"/>
    <w:tmpl w:val="DE62D0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BE0753D"/>
    <w:multiLevelType w:val="multilevel"/>
    <w:tmpl w:val="DACA1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C851355"/>
    <w:multiLevelType w:val="multilevel"/>
    <w:tmpl w:val="BCCE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C950DC4"/>
    <w:multiLevelType w:val="multilevel"/>
    <w:tmpl w:val="889E8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D2C2905"/>
    <w:multiLevelType w:val="hybridMultilevel"/>
    <w:tmpl w:val="C9DC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D78047C"/>
    <w:multiLevelType w:val="multilevel"/>
    <w:tmpl w:val="75BAD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4E2C1B"/>
    <w:multiLevelType w:val="hybridMultilevel"/>
    <w:tmpl w:val="613A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F4C317D"/>
    <w:multiLevelType w:val="hybridMultilevel"/>
    <w:tmpl w:val="399431A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03D4052"/>
    <w:multiLevelType w:val="multilevel"/>
    <w:tmpl w:val="B18497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1BB1F23"/>
    <w:multiLevelType w:val="multilevel"/>
    <w:tmpl w:val="95F2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047534"/>
    <w:multiLevelType w:val="multilevel"/>
    <w:tmpl w:val="4554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631C751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6545A5"/>
    <w:multiLevelType w:val="hybridMultilevel"/>
    <w:tmpl w:val="77E04636"/>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4850D7D"/>
    <w:multiLevelType w:val="multilevel"/>
    <w:tmpl w:val="41D621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985EAE"/>
    <w:multiLevelType w:val="multilevel"/>
    <w:tmpl w:val="E74E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F84BA7"/>
    <w:multiLevelType w:val="hybridMultilevel"/>
    <w:tmpl w:val="F754E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5621BCD"/>
    <w:multiLevelType w:val="hybridMultilevel"/>
    <w:tmpl w:val="7E86675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5" w15:restartNumberingAfterBreak="0">
    <w:nsid w:val="664003E5"/>
    <w:multiLevelType w:val="hybridMultilevel"/>
    <w:tmpl w:val="31B6A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7B5978"/>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574C3C"/>
    <w:multiLevelType w:val="multilevel"/>
    <w:tmpl w:val="98BE5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67E45C94"/>
    <w:multiLevelType w:val="hybridMultilevel"/>
    <w:tmpl w:val="FFFFFFFF"/>
    <w:lvl w:ilvl="0" w:tplc="BEF8EB2E">
      <w:start w:val="1"/>
      <w:numFmt w:val="bullet"/>
      <w:lvlText w:val=""/>
      <w:lvlJc w:val="left"/>
      <w:pPr>
        <w:ind w:left="720" w:hanging="360"/>
      </w:pPr>
      <w:rPr>
        <w:rFonts w:ascii="Symbol" w:hAnsi="Symbol" w:hint="default"/>
      </w:rPr>
    </w:lvl>
    <w:lvl w:ilvl="1" w:tplc="C2A4BD0E">
      <w:start w:val="1"/>
      <w:numFmt w:val="bullet"/>
      <w:lvlText w:val="o"/>
      <w:lvlJc w:val="left"/>
      <w:pPr>
        <w:ind w:left="1440" w:hanging="360"/>
      </w:pPr>
      <w:rPr>
        <w:rFonts w:ascii="Courier New" w:hAnsi="Courier New" w:hint="default"/>
      </w:rPr>
    </w:lvl>
    <w:lvl w:ilvl="2" w:tplc="5A5ACBB0">
      <w:start w:val="1"/>
      <w:numFmt w:val="bullet"/>
      <w:lvlText w:val=""/>
      <w:lvlJc w:val="left"/>
      <w:pPr>
        <w:ind w:left="2160" w:hanging="360"/>
      </w:pPr>
      <w:rPr>
        <w:rFonts w:ascii="Wingdings" w:hAnsi="Wingdings" w:hint="default"/>
      </w:rPr>
    </w:lvl>
    <w:lvl w:ilvl="3" w:tplc="DE84EA02">
      <w:start w:val="1"/>
      <w:numFmt w:val="bullet"/>
      <w:lvlText w:val=""/>
      <w:lvlJc w:val="left"/>
      <w:pPr>
        <w:ind w:left="2880" w:hanging="360"/>
      </w:pPr>
      <w:rPr>
        <w:rFonts w:ascii="Symbol" w:hAnsi="Symbol" w:hint="default"/>
      </w:rPr>
    </w:lvl>
    <w:lvl w:ilvl="4" w:tplc="D742B73C">
      <w:start w:val="1"/>
      <w:numFmt w:val="bullet"/>
      <w:lvlText w:val="o"/>
      <w:lvlJc w:val="left"/>
      <w:pPr>
        <w:ind w:left="3600" w:hanging="360"/>
      </w:pPr>
      <w:rPr>
        <w:rFonts w:ascii="Courier New" w:hAnsi="Courier New" w:hint="default"/>
      </w:rPr>
    </w:lvl>
    <w:lvl w:ilvl="5" w:tplc="31F88040">
      <w:start w:val="1"/>
      <w:numFmt w:val="bullet"/>
      <w:lvlText w:val=""/>
      <w:lvlJc w:val="left"/>
      <w:pPr>
        <w:ind w:left="4320" w:hanging="360"/>
      </w:pPr>
      <w:rPr>
        <w:rFonts w:ascii="Wingdings" w:hAnsi="Wingdings" w:hint="default"/>
      </w:rPr>
    </w:lvl>
    <w:lvl w:ilvl="6" w:tplc="84AAEBC2">
      <w:start w:val="1"/>
      <w:numFmt w:val="bullet"/>
      <w:lvlText w:val=""/>
      <w:lvlJc w:val="left"/>
      <w:pPr>
        <w:ind w:left="5040" w:hanging="360"/>
      </w:pPr>
      <w:rPr>
        <w:rFonts w:ascii="Symbol" w:hAnsi="Symbol" w:hint="default"/>
      </w:rPr>
    </w:lvl>
    <w:lvl w:ilvl="7" w:tplc="29E23090">
      <w:start w:val="1"/>
      <w:numFmt w:val="bullet"/>
      <w:lvlText w:val="o"/>
      <w:lvlJc w:val="left"/>
      <w:pPr>
        <w:ind w:left="5760" w:hanging="360"/>
      </w:pPr>
      <w:rPr>
        <w:rFonts w:ascii="Courier New" w:hAnsi="Courier New" w:hint="default"/>
      </w:rPr>
    </w:lvl>
    <w:lvl w:ilvl="8" w:tplc="8680858C">
      <w:start w:val="1"/>
      <w:numFmt w:val="bullet"/>
      <w:lvlText w:val=""/>
      <w:lvlJc w:val="left"/>
      <w:pPr>
        <w:ind w:left="6480" w:hanging="360"/>
      </w:pPr>
      <w:rPr>
        <w:rFonts w:ascii="Wingdings" w:hAnsi="Wingdings" w:hint="default"/>
      </w:rPr>
    </w:lvl>
  </w:abstractNum>
  <w:abstractNum w:abstractNumId="119" w15:restartNumberingAfterBreak="0">
    <w:nsid w:val="685A0BC0"/>
    <w:multiLevelType w:val="multilevel"/>
    <w:tmpl w:val="FB020D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88B78E4"/>
    <w:multiLevelType w:val="hybridMultilevel"/>
    <w:tmpl w:val="FFFFFFFF"/>
    <w:lvl w:ilvl="0" w:tplc="27483E02">
      <w:start w:val="1"/>
      <w:numFmt w:val="bullet"/>
      <w:lvlText w:val=""/>
      <w:lvlJc w:val="left"/>
      <w:pPr>
        <w:ind w:left="720" w:hanging="360"/>
      </w:pPr>
      <w:rPr>
        <w:rFonts w:ascii="Symbol" w:hAnsi="Symbol" w:hint="default"/>
      </w:rPr>
    </w:lvl>
    <w:lvl w:ilvl="1" w:tplc="2AD213A2">
      <w:start w:val="1"/>
      <w:numFmt w:val="bullet"/>
      <w:lvlText w:val="o"/>
      <w:lvlJc w:val="left"/>
      <w:pPr>
        <w:ind w:left="1440" w:hanging="360"/>
      </w:pPr>
      <w:rPr>
        <w:rFonts w:ascii="Courier New" w:hAnsi="Courier New" w:hint="default"/>
      </w:rPr>
    </w:lvl>
    <w:lvl w:ilvl="2" w:tplc="9500BA6A">
      <w:start w:val="1"/>
      <w:numFmt w:val="bullet"/>
      <w:lvlText w:val=""/>
      <w:lvlJc w:val="left"/>
      <w:pPr>
        <w:ind w:left="2160" w:hanging="360"/>
      </w:pPr>
      <w:rPr>
        <w:rFonts w:ascii="Wingdings" w:hAnsi="Wingdings" w:hint="default"/>
      </w:rPr>
    </w:lvl>
    <w:lvl w:ilvl="3" w:tplc="F3E08A28">
      <w:start w:val="1"/>
      <w:numFmt w:val="bullet"/>
      <w:lvlText w:val=""/>
      <w:lvlJc w:val="left"/>
      <w:pPr>
        <w:ind w:left="2880" w:hanging="360"/>
      </w:pPr>
      <w:rPr>
        <w:rFonts w:ascii="Symbol" w:hAnsi="Symbol" w:hint="default"/>
      </w:rPr>
    </w:lvl>
    <w:lvl w:ilvl="4" w:tplc="827AE9E6">
      <w:start w:val="1"/>
      <w:numFmt w:val="bullet"/>
      <w:lvlText w:val="o"/>
      <w:lvlJc w:val="left"/>
      <w:pPr>
        <w:ind w:left="3600" w:hanging="360"/>
      </w:pPr>
      <w:rPr>
        <w:rFonts w:ascii="Courier New" w:hAnsi="Courier New" w:hint="default"/>
      </w:rPr>
    </w:lvl>
    <w:lvl w:ilvl="5" w:tplc="9C9CBD32">
      <w:start w:val="1"/>
      <w:numFmt w:val="bullet"/>
      <w:lvlText w:val=""/>
      <w:lvlJc w:val="left"/>
      <w:pPr>
        <w:ind w:left="4320" w:hanging="360"/>
      </w:pPr>
      <w:rPr>
        <w:rFonts w:ascii="Wingdings" w:hAnsi="Wingdings" w:hint="default"/>
      </w:rPr>
    </w:lvl>
    <w:lvl w:ilvl="6" w:tplc="B0B0F0A2">
      <w:start w:val="1"/>
      <w:numFmt w:val="bullet"/>
      <w:lvlText w:val=""/>
      <w:lvlJc w:val="left"/>
      <w:pPr>
        <w:ind w:left="5040" w:hanging="360"/>
      </w:pPr>
      <w:rPr>
        <w:rFonts w:ascii="Symbol" w:hAnsi="Symbol" w:hint="default"/>
      </w:rPr>
    </w:lvl>
    <w:lvl w:ilvl="7" w:tplc="2C72955C">
      <w:start w:val="1"/>
      <w:numFmt w:val="bullet"/>
      <w:lvlText w:val="o"/>
      <w:lvlJc w:val="left"/>
      <w:pPr>
        <w:ind w:left="5760" w:hanging="360"/>
      </w:pPr>
      <w:rPr>
        <w:rFonts w:ascii="Courier New" w:hAnsi="Courier New" w:hint="default"/>
      </w:rPr>
    </w:lvl>
    <w:lvl w:ilvl="8" w:tplc="57B081F0">
      <w:start w:val="1"/>
      <w:numFmt w:val="bullet"/>
      <w:lvlText w:val=""/>
      <w:lvlJc w:val="left"/>
      <w:pPr>
        <w:ind w:left="6480" w:hanging="360"/>
      </w:pPr>
      <w:rPr>
        <w:rFonts w:ascii="Wingdings" w:hAnsi="Wingdings" w:hint="default"/>
      </w:rPr>
    </w:lvl>
  </w:abstractNum>
  <w:abstractNum w:abstractNumId="121" w15:restartNumberingAfterBreak="0">
    <w:nsid w:val="694F5370"/>
    <w:multiLevelType w:val="hybridMultilevel"/>
    <w:tmpl w:val="6BC4AC92"/>
    <w:lvl w:ilvl="0" w:tplc="DE3AE7BA">
      <w:start w:val="1"/>
      <w:numFmt w:val="bullet"/>
      <w:lvlText w:val=""/>
      <w:lvlJc w:val="left"/>
      <w:pPr>
        <w:ind w:left="720" w:hanging="360"/>
      </w:pPr>
      <w:rPr>
        <w:rFonts w:ascii="Symbol" w:hAnsi="Symbol" w:hint="default"/>
      </w:rPr>
    </w:lvl>
    <w:lvl w:ilvl="1" w:tplc="500E8104">
      <w:start w:val="1"/>
      <w:numFmt w:val="bullet"/>
      <w:lvlText w:val="o"/>
      <w:lvlJc w:val="left"/>
      <w:pPr>
        <w:ind w:left="1440" w:hanging="360"/>
      </w:pPr>
      <w:rPr>
        <w:rFonts w:ascii="Courier New" w:hAnsi="Courier New" w:hint="default"/>
      </w:rPr>
    </w:lvl>
    <w:lvl w:ilvl="2" w:tplc="D3F613F8">
      <w:start w:val="1"/>
      <w:numFmt w:val="bullet"/>
      <w:lvlText w:val=""/>
      <w:lvlJc w:val="left"/>
      <w:pPr>
        <w:ind w:left="2160" w:hanging="360"/>
      </w:pPr>
      <w:rPr>
        <w:rFonts w:ascii="Wingdings" w:hAnsi="Wingdings" w:hint="default"/>
      </w:rPr>
    </w:lvl>
    <w:lvl w:ilvl="3" w:tplc="5E86B0E4">
      <w:start w:val="1"/>
      <w:numFmt w:val="bullet"/>
      <w:lvlText w:val=""/>
      <w:lvlJc w:val="left"/>
      <w:pPr>
        <w:ind w:left="2880" w:hanging="360"/>
      </w:pPr>
      <w:rPr>
        <w:rFonts w:ascii="Symbol" w:hAnsi="Symbol" w:hint="default"/>
      </w:rPr>
    </w:lvl>
    <w:lvl w:ilvl="4" w:tplc="8870CE16">
      <w:start w:val="1"/>
      <w:numFmt w:val="bullet"/>
      <w:lvlText w:val="o"/>
      <w:lvlJc w:val="left"/>
      <w:pPr>
        <w:ind w:left="3600" w:hanging="360"/>
      </w:pPr>
      <w:rPr>
        <w:rFonts w:ascii="Courier New" w:hAnsi="Courier New" w:hint="default"/>
      </w:rPr>
    </w:lvl>
    <w:lvl w:ilvl="5" w:tplc="B57ABE28">
      <w:start w:val="1"/>
      <w:numFmt w:val="bullet"/>
      <w:lvlText w:val=""/>
      <w:lvlJc w:val="left"/>
      <w:pPr>
        <w:ind w:left="4320" w:hanging="360"/>
      </w:pPr>
      <w:rPr>
        <w:rFonts w:ascii="Wingdings" w:hAnsi="Wingdings" w:hint="default"/>
      </w:rPr>
    </w:lvl>
    <w:lvl w:ilvl="6" w:tplc="7924E560">
      <w:start w:val="1"/>
      <w:numFmt w:val="bullet"/>
      <w:lvlText w:val=""/>
      <w:lvlJc w:val="left"/>
      <w:pPr>
        <w:ind w:left="5040" w:hanging="360"/>
      </w:pPr>
      <w:rPr>
        <w:rFonts w:ascii="Symbol" w:hAnsi="Symbol" w:hint="default"/>
      </w:rPr>
    </w:lvl>
    <w:lvl w:ilvl="7" w:tplc="473C2A54">
      <w:start w:val="1"/>
      <w:numFmt w:val="bullet"/>
      <w:lvlText w:val="o"/>
      <w:lvlJc w:val="left"/>
      <w:pPr>
        <w:ind w:left="5760" w:hanging="360"/>
      </w:pPr>
      <w:rPr>
        <w:rFonts w:ascii="Courier New" w:hAnsi="Courier New" w:hint="default"/>
      </w:rPr>
    </w:lvl>
    <w:lvl w:ilvl="8" w:tplc="6524B464">
      <w:start w:val="1"/>
      <w:numFmt w:val="bullet"/>
      <w:lvlText w:val=""/>
      <w:lvlJc w:val="left"/>
      <w:pPr>
        <w:ind w:left="6480" w:hanging="360"/>
      </w:pPr>
      <w:rPr>
        <w:rFonts w:ascii="Wingdings" w:hAnsi="Wingdings" w:hint="default"/>
      </w:rPr>
    </w:lvl>
  </w:abstractNum>
  <w:abstractNum w:abstractNumId="122" w15:restartNumberingAfterBreak="0">
    <w:nsid w:val="6A4D57F1"/>
    <w:multiLevelType w:val="hybridMultilevel"/>
    <w:tmpl w:val="16D8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C7D3367"/>
    <w:multiLevelType w:val="hybridMultilevel"/>
    <w:tmpl w:val="758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E615D75"/>
    <w:multiLevelType w:val="hybridMultilevel"/>
    <w:tmpl w:val="FFFFFFFF"/>
    <w:lvl w:ilvl="0" w:tplc="4836CBF8">
      <w:start w:val="1"/>
      <w:numFmt w:val="bullet"/>
      <w:lvlText w:val=""/>
      <w:lvlJc w:val="left"/>
      <w:pPr>
        <w:ind w:left="720" w:hanging="360"/>
      </w:pPr>
      <w:rPr>
        <w:rFonts w:ascii="Symbol" w:hAnsi="Symbol" w:hint="default"/>
      </w:rPr>
    </w:lvl>
    <w:lvl w:ilvl="1" w:tplc="8266073E">
      <w:start w:val="1"/>
      <w:numFmt w:val="bullet"/>
      <w:lvlText w:val="o"/>
      <w:lvlJc w:val="left"/>
      <w:pPr>
        <w:ind w:left="1440" w:hanging="360"/>
      </w:pPr>
      <w:rPr>
        <w:rFonts w:ascii="Courier New" w:hAnsi="Courier New" w:hint="default"/>
      </w:rPr>
    </w:lvl>
    <w:lvl w:ilvl="2" w:tplc="52063936">
      <w:start w:val="1"/>
      <w:numFmt w:val="bullet"/>
      <w:lvlText w:val=""/>
      <w:lvlJc w:val="left"/>
      <w:pPr>
        <w:ind w:left="2160" w:hanging="360"/>
      </w:pPr>
      <w:rPr>
        <w:rFonts w:ascii="Wingdings" w:hAnsi="Wingdings" w:hint="default"/>
      </w:rPr>
    </w:lvl>
    <w:lvl w:ilvl="3" w:tplc="1A00E376">
      <w:start w:val="1"/>
      <w:numFmt w:val="bullet"/>
      <w:lvlText w:val=""/>
      <w:lvlJc w:val="left"/>
      <w:pPr>
        <w:ind w:left="2880" w:hanging="360"/>
      </w:pPr>
      <w:rPr>
        <w:rFonts w:ascii="Symbol" w:hAnsi="Symbol" w:hint="default"/>
      </w:rPr>
    </w:lvl>
    <w:lvl w:ilvl="4" w:tplc="AD6481DC">
      <w:start w:val="1"/>
      <w:numFmt w:val="bullet"/>
      <w:lvlText w:val="o"/>
      <w:lvlJc w:val="left"/>
      <w:pPr>
        <w:ind w:left="3600" w:hanging="360"/>
      </w:pPr>
      <w:rPr>
        <w:rFonts w:ascii="Courier New" w:hAnsi="Courier New" w:hint="default"/>
      </w:rPr>
    </w:lvl>
    <w:lvl w:ilvl="5" w:tplc="3B080B66">
      <w:start w:val="1"/>
      <w:numFmt w:val="bullet"/>
      <w:lvlText w:val=""/>
      <w:lvlJc w:val="left"/>
      <w:pPr>
        <w:ind w:left="4320" w:hanging="360"/>
      </w:pPr>
      <w:rPr>
        <w:rFonts w:ascii="Wingdings" w:hAnsi="Wingdings" w:hint="default"/>
      </w:rPr>
    </w:lvl>
    <w:lvl w:ilvl="6" w:tplc="98486C44">
      <w:start w:val="1"/>
      <w:numFmt w:val="bullet"/>
      <w:lvlText w:val=""/>
      <w:lvlJc w:val="left"/>
      <w:pPr>
        <w:ind w:left="5040" w:hanging="360"/>
      </w:pPr>
      <w:rPr>
        <w:rFonts w:ascii="Symbol" w:hAnsi="Symbol" w:hint="default"/>
      </w:rPr>
    </w:lvl>
    <w:lvl w:ilvl="7" w:tplc="D0062A76">
      <w:start w:val="1"/>
      <w:numFmt w:val="bullet"/>
      <w:lvlText w:val="o"/>
      <w:lvlJc w:val="left"/>
      <w:pPr>
        <w:ind w:left="5760" w:hanging="360"/>
      </w:pPr>
      <w:rPr>
        <w:rFonts w:ascii="Courier New" w:hAnsi="Courier New" w:hint="default"/>
      </w:rPr>
    </w:lvl>
    <w:lvl w:ilvl="8" w:tplc="40EE7ECC">
      <w:start w:val="1"/>
      <w:numFmt w:val="bullet"/>
      <w:lvlText w:val=""/>
      <w:lvlJc w:val="left"/>
      <w:pPr>
        <w:ind w:left="6480" w:hanging="360"/>
      </w:pPr>
      <w:rPr>
        <w:rFonts w:ascii="Wingdings" w:hAnsi="Wingdings" w:hint="default"/>
      </w:rPr>
    </w:lvl>
  </w:abstractNum>
  <w:abstractNum w:abstractNumId="125" w15:restartNumberingAfterBreak="0">
    <w:nsid w:val="6F1F4D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6" w15:restartNumberingAfterBreak="0">
    <w:nsid w:val="6F3F17F4"/>
    <w:multiLevelType w:val="multilevel"/>
    <w:tmpl w:val="29C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03615E6"/>
    <w:multiLevelType w:val="hybridMultilevel"/>
    <w:tmpl w:val="801662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0A24253"/>
    <w:multiLevelType w:val="multilevel"/>
    <w:tmpl w:val="91D082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bullet"/>
      <w:lvlText w:val=""/>
      <w:lvlJc w:val="left"/>
      <w:pPr>
        <w:ind w:left="1152" w:hanging="1152"/>
      </w:pPr>
      <w:rPr>
        <w:rFonts w:ascii="Symbol" w:hAnsi="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9" w15:restartNumberingAfterBreak="0">
    <w:nsid w:val="713D7620"/>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EF3223"/>
    <w:multiLevelType w:val="hybridMultilevel"/>
    <w:tmpl w:val="64A22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2933840"/>
    <w:multiLevelType w:val="hybridMultilevel"/>
    <w:tmpl w:val="460E1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3D459F8"/>
    <w:multiLevelType w:val="hybridMultilevel"/>
    <w:tmpl w:val="410CB8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5841626"/>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EC15BC"/>
    <w:multiLevelType w:val="multilevel"/>
    <w:tmpl w:val="1B74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7ED00D3"/>
    <w:multiLevelType w:val="multilevel"/>
    <w:tmpl w:val="079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78C27EB4"/>
    <w:multiLevelType w:val="multilevel"/>
    <w:tmpl w:val="2F9829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7A817A0D"/>
    <w:multiLevelType w:val="multilevel"/>
    <w:tmpl w:val="4814B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BD15E47"/>
    <w:multiLevelType w:val="hybridMultilevel"/>
    <w:tmpl w:val="1FCE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C3F5BB1"/>
    <w:multiLevelType w:val="hybridMultilevel"/>
    <w:tmpl w:val="FFFFFFFF"/>
    <w:lvl w:ilvl="0" w:tplc="C088BCAA">
      <w:start w:val="1"/>
      <w:numFmt w:val="bullet"/>
      <w:lvlText w:val=""/>
      <w:lvlJc w:val="left"/>
      <w:pPr>
        <w:ind w:left="720" w:hanging="360"/>
      </w:pPr>
      <w:rPr>
        <w:rFonts w:ascii="Symbol" w:hAnsi="Symbol" w:hint="default"/>
      </w:rPr>
    </w:lvl>
    <w:lvl w:ilvl="1" w:tplc="4AC612AE">
      <w:start w:val="1"/>
      <w:numFmt w:val="bullet"/>
      <w:lvlText w:val="o"/>
      <w:lvlJc w:val="left"/>
      <w:pPr>
        <w:ind w:left="1440" w:hanging="360"/>
      </w:pPr>
      <w:rPr>
        <w:rFonts w:ascii="Courier New" w:hAnsi="Courier New" w:hint="default"/>
      </w:rPr>
    </w:lvl>
    <w:lvl w:ilvl="2" w:tplc="25020B3E">
      <w:start w:val="1"/>
      <w:numFmt w:val="bullet"/>
      <w:lvlText w:val=""/>
      <w:lvlJc w:val="left"/>
      <w:pPr>
        <w:ind w:left="2160" w:hanging="360"/>
      </w:pPr>
      <w:rPr>
        <w:rFonts w:ascii="Wingdings" w:hAnsi="Wingdings" w:hint="default"/>
      </w:rPr>
    </w:lvl>
    <w:lvl w:ilvl="3" w:tplc="ADE26AF4">
      <w:start w:val="1"/>
      <w:numFmt w:val="bullet"/>
      <w:lvlText w:val=""/>
      <w:lvlJc w:val="left"/>
      <w:pPr>
        <w:ind w:left="2880" w:hanging="360"/>
      </w:pPr>
      <w:rPr>
        <w:rFonts w:ascii="Symbol" w:hAnsi="Symbol" w:hint="default"/>
      </w:rPr>
    </w:lvl>
    <w:lvl w:ilvl="4" w:tplc="A22AD688">
      <w:start w:val="1"/>
      <w:numFmt w:val="bullet"/>
      <w:lvlText w:val="o"/>
      <w:lvlJc w:val="left"/>
      <w:pPr>
        <w:ind w:left="3600" w:hanging="360"/>
      </w:pPr>
      <w:rPr>
        <w:rFonts w:ascii="Courier New" w:hAnsi="Courier New" w:hint="default"/>
      </w:rPr>
    </w:lvl>
    <w:lvl w:ilvl="5" w:tplc="96AE38D2">
      <w:start w:val="1"/>
      <w:numFmt w:val="bullet"/>
      <w:lvlText w:val=""/>
      <w:lvlJc w:val="left"/>
      <w:pPr>
        <w:ind w:left="4320" w:hanging="360"/>
      </w:pPr>
      <w:rPr>
        <w:rFonts w:ascii="Wingdings" w:hAnsi="Wingdings" w:hint="default"/>
      </w:rPr>
    </w:lvl>
    <w:lvl w:ilvl="6" w:tplc="1DEC7108">
      <w:start w:val="1"/>
      <w:numFmt w:val="bullet"/>
      <w:lvlText w:val=""/>
      <w:lvlJc w:val="left"/>
      <w:pPr>
        <w:ind w:left="5040" w:hanging="360"/>
      </w:pPr>
      <w:rPr>
        <w:rFonts w:ascii="Symbol" w:hAnsi="Symbol" w:hint="default"/>
      </w:rPr>
    </w:lvl>
    <w:lvl w:ilvl="7" w:tplc="A78E847E">
      <w:start w:val="1"/>
      <w:numFmt w:val="bullet"/>
      <w:lvlText w:val="o"/>
      <w:lvlJc w:val="left"/>
      <w:pPr>
        <w:ind w:left="5760" w:hanging="360"/>
      </w:pPr>
      <w:rPr>
        <w:rFonts w:ascii="Courier New" w:hAnsi="Courier New" w:hint="default"/>
      </w:rPr>
    </w:lvl>
    <w:lvl w:ilvl="8" w:tplc="3E885B0E">
      <w:start w:val="1"/>
      <w:numFmt w:val="bullet"/>
      <w:lvlText w:val=""/>
      <w:lvlJc w:val="left"/>
      <w:pPr>
        <w:ind w:left="6480" w:hanging="360"/>
      </w:pPr>
      <w:rPr>
        <w:rFonts w:ascii="Wingdings" w:hAnsi="Wingdings" w:hint="default"/>
      </w:rPr>
    </w:lvl>
  </w:abstractNum>
  <w:abstractNum w:abstractNumId="140" w15:restartNumberingAfterBreak="0">
    <w:nsid w:val="7CAE63B2"/>
    <w:multiLevelType w:val="multilevel"/>
    <w:tmpl w:val="B3C4E25E"/>
    <w:lvl w:ilvl="0">
      <w:start w:val="1"/>
      <w:numFmt w:val="decimal"/>
      <w:lvlText w:val="%1."/>
      <w:lvlJc w:val="left"/>
      <w:pPr>
        <w:ind w:left="-202" w:hanging="360"/>
      </w:pPr>
      <w:rPr>
        <w:rFonts w:hint="default"/>
      </w:rPr>
    </w:lvl>
    <w:lvl w:ilvl="1">
      <w:start w:val="1"/>
      <w:numFmt w:val="decimal"/>
      <w:lvlText w:val="%1.%2"/>
      <w:lvlJc w:val="left"/>
      <w:pPr>
        <w:ind w:left="720" w:hanging="720"/>
      </w:pPr>
    </w:lvl>
    <w:lvl w:ilvl="2">
      <w:start w:val="1"/>
      <w:numFmt w:val="decimal"/>
      <w:lvlText w:val="%1.%2.%3"/>
      <w:lvlJc w:val="left"/>
      <w:pPr>
        <w:ind w:left="1350" w:hanging="72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204" w:hanging="1080"/>
      </w:pPr>
    </w:lvl>
    <w:lvl w:ilvl="4">
      <w:start w:val="1"/>
      <w:numFmt w:val="decimal"/>
      <w:lvlText w:val="%1.%2.%3.%4.%5"/>
      <w:lvlJc w:val="left"/>
      <w:pPr>
        <w:ind w:left="3126" w:hanging="1440"/>
      </w:pPr>
    </w:lvl>
    <w:lvl w:ilvl="5">
      <w:start w:val="1"/>
      <w:numFmt w:val="bullet"/>
      <w:lvlText w:val=""/>
      <w:lvlJc w:val="left"/>
      <w:pPr>
        <w:ind w:left="3688" w:hanging="1440"/>
      </w:pPr>
      <w:rPr>
        <w:rFonts w:ascii="Symbol" w:hAnsi="Symbol" w:hint="default"/>
      </w:rPr>
    </w:lvl>
    <w:lvl w:ilvl="6">
      <w:start w:val="1"/>
      <w:numFmt w:val="decimal"/>
      <w:lvlText w:val="%1.%2.%3.%4.%5.%6.%7"/>
      <w:lvlJc w:val="left"/>
      <w:pPr>
        <w:ind w:left="4610" w:hanging="1800"/>
      </w:pPr>
    </w:lvl>
    <w:lvl w:ilvl="7">
      <w:start w:val="1"/>
      <w:numFmt w:val="decimal"/>
      <w:lvlText w:val="%1.%2.%3.%4.%5.%6.%7.%8"/>
      <w:lvlJc w:val="left"/>
      <w:pPr>
        <w:ind w:left="5532" w:hanging="2160"/>
      </w:pPr>
    </w:lvl>
    <w:lvl w:ilvl="8">
      <w:start w:val="1"/>
      <w:numFmt w:val="decimal"/>
      <w:lvlText w:val="%1.%2.%3.%4.%5.%6.%7.%8.%9"/>
      <w:lvlJc w:val="left"/>
      <w:pPr>
        <w:ind w:left="6454" w:hanging="2520"/>
      </w:pPr>
    </w:lvl>
  </w:abstractNum>
  <w:abstractNum w:abstractNumId="141" w15:restartNumberingAfterBreak="0">
    <w:nsid w:val="7CE81B06"/>
    <w:multiLevelType w:val="multilevel"/>
    <w:tmpl w:val="3144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7D265E8E"/>
    <w:multiLevelType w:val="multilevel"/>
    <w:tmpl w:val="F4088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D3E7DC1"/>
    <w:multiLevelType w:val="multilevel"/>
    <w:tmpl w:val="4F749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D77107A"/>
    <w:multiLevelType w:val="hybridMultilevel"/>
    <w:tmpl w:val="91F6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E817CF5"/>
    <w:multiLevelType w:val="hybridMultilevel"/>
    <w:tmpl w:val="81FE68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F4F6011"/>
    <w:multiLevelType w:val="hybridMultilevel"/>
    <w:tmpl w:val="4CF4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77"/>
  </w:num>
  <w:num w:numId="4">
    <w:abstractNumId w:val="42"/>
  </w:num>
  <w:num w:numId="5">
    <w:abstractNumId w:val="121"/>
  </w:num>
  <w:num w:numId="6">
    <w:abstractNumId w:val="128"/>
  </w:num>
  <w:num w:numId="7">
    <w:abstractNumId w:val="140"/>
  </w:num>
  <w:num w:numId="8">
    <w:abstractNumId w:val="37"/>
  </w:num>
  <w:num w:numId="9">
    <w:abstractNumId w:val="6"/>
  </w:num>
  <w:num w:numId="10">
    <w:abstractNumId w:val="79"/>
  </w:num>
  <w:num w:numId="11">
    <w:abstractNumId w:val="70"/>
  </w:num>
  <w:num w:numId="12">
    <w:abstractNumId w:val="103"/>
  </w:num>
  <w:num w:numId="13">
    <w:abstractNumId w:val="54"/>
  </w:num>
  <w:num w:numId="14">
    <w:abstractNumId w:val="143"/>
  </w:num>
  <w:num w:numId="15">
    <w:abstractNumId w:val="111"/>
  </w:num>
  <w:num w:numId="16">
    <w:abstractNumId w:val="34"/>
  </w:num>
  <w:num w:numId="17">
    <w:abstractNumId w:val="95"/>
  </w:num>
  <w:num w:numId="18">
    <w:abstractNumId w:val="86"/>
  </w:num>
  <w:num w:numId="19">
    <w:abstractNumId w:val="33"/>
  </w:num>
  <w:num w:numId="20">
    <w:abstractNumId w:val="117"/>
  </w:num>
  <w:num w:numId="21">
    <w:abstractNumId w:val="94"/>
  </w:num>
  <w:num w:numId="22">
    <w:abstractNumId w:val="129"/>
  </w:num>
  <w:num w:numId="23">
    <w:abstractNumId w:val="99"/>
  </w:num>
  <w:num w:numId="24">
    <w:abstractNumId w:val="142"/>
  </w:num>
  <w:num w:numId="25">
    <w:abstractNumId w:val="75"/>
  </w:num>
  <w:num w:numId="26">
    <w:abstractNumId w:val="100"/>
  </w:num>
  <w:num w:numId="27">
    <w:abstractNumId w:val="40"/>
  </w:num>
  <w:num w:numId="28">
    <w:abstractNumId w:val="59"/>
  </w:num>
  <w:num w:numId="29">
    <w:abstractNumId w:val="108"/>
  </w:num>
  <w:num w:numId="30">
    <w:abstractNumId w:val="133"/>
  </w:num>
  <w:num w:numId="31">
    <w:abstractNumId w:val="60"/>
  </w:num>
  <w:num w:numId="32">
    <w:abstractNumId w:val="116"/>
  </w:num>
  <w:num w:numId="33">
    <w:abstractNumId w:val="80"/>
  </w:num>
  <w:num w:numId="34">
    <w:abstractNumId w:val="109"/>
  </w:num>
  <w:num w:numId="35">
    <w:abstractNumId w:val="21"/>
  </w:num>
  <w:num w:numId="36">
    <w:abstractNumId w:val="74"/>
  </w:num>
  <w:num w:numId="37">
    <w:abstractNumId w:val="58"/>
  </w:num>
  <w:num w:numId="38">
    <w:abstractNumId w:val="4"/>
  </w:num>
  <w:num w:numId="39">
    <w:abstractNumId w:val="101"/>
  </w:num>
  <w:num w:numId="40">
    <w:abstractNumId w:val="68"/>
  </w:num>
  <w:num w:numId="41">
    <w:abstractNumId w:val="145"/>
  </w:num>
  <w:num w:numId="42">
    <w:abstractNumId w:val="84"/>
  </w:num>
  <w:num w:numId="43">
    <w:abstractNumId w:val="45"/>
  </w:num>
  <w:num w:numId="44">
    <w:abstractNumId w:val="29"/>
  </w:num>
  <w:num w:numId="45">
    <w:abstractNumId w:val="30"/>
  </w:num>
  <w:num w:numId="46">
    <w:abstractNumId w:val="55"/>
  </w:num>
  <w:num w:numId="47">
    <w:abstractNumId w:val="114"/>
  </w:num>
  <w:num w:numId="48">
    <w:abstractNumId w:val="144"/>
  </w:num>
  <w:num w:numId="49">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num>
  <w:num w:numId="51">
    <w:abstractNumId w:val="22"/>
  </w:num>
  <w:num w:numId="52">
    <w:abstractNumId w:val="61"/>
  </w:num>
  <w:num w:numId="53">
    <w:abstractNumId w:val="90"/>
  </w:num>
  <w:num w:numId="54">
    <w:abstractNumId w:val="98"/>
  </w:num>
  <w:num w:numId="55">
    <w:abstractNumId w:val="136"/>
  </w:num>
  <w:num w:numId="56">
    <w:abstractNumId w:val="9"/>
  </w:num>
  <w:num w:numId="57">
    <w:abstractNumId w:val="96"/>
  </w:num>
  <w:num w:numId="58">
    <w:abstractNumId w:val="14"/>
  </w:num>
  <w:num w:numId="59">
    <w:abstractNumId w:val="36"/>
  </w:num>
  <w:num w:numId="60">
    <w:abstractNumId w:val="1"/>
  </w:num>
  <w:num w:numId="61">
    <w:abstractNumId w:val="27"/>
  </w:num>
  <w:num w:numId="62">
    <w:abstractNumId w:val="44"/>
  </w:num>
  <w:num w:numId="63">
    <w:abstractNumId w:val="106"/>
  </w:num>
  <w:num w:numId="64">
    <w:abstractNumId w:val="119"/>
  </w:num>
  <w:num w:numId="65">
    <w:abstractNumId w:val="126"/>
  </w:num>
  <w:num w:numId="66">
    <w:abstractNumId w:val="51"/>
  </w:num>
  <w:num w:numId="67">
    <w:abstractNumId w:val="134"/>
  </w:num>
  <w:num w:numId="68">
    <w:abstractNumId w:val="12"/>
  </w:num>
  <w:num w:numId="69">
    <w:abstractNumId w:val="81"/>
  </w:num>
  <w:num w:numId="70">
    <w:abstractNumId w:val="89"/>
  </w:num>
  <w:num w:numId="71">
    <w:abstractNumId w:val="118"/>
  </w:num>
  <w:num w:numId="72">
    <w:abstractNumId w:val="124"/>
  </w:num>
  <w:num w:numId="73">
    <w:abstractNumId w:val="139"/>
  </w:num>
  <w:num w:numId="74">
    <w:abstractNumId w:val="19"/>
  </w:num>
  <w:num w:numId="75">
    <w:abstractNumId w:val="120"/>
  </w:num>
  <w:num w:numId="76">
    <w:abstractNumId w:val="35"/>
  </w:num>
  <w:num w:numId="77">
    <w:abstractNumId w:val="78"/>
  </w:num>
  <w:num w:numId="78">
    <w:abstractNumId w:val="72"/>
  </w:num>
  <w:num w:numId="79">
    <w:abstractNumId w:val="13"/>
  </w:num>
  <w:num w:numId="80">
    <w:abstractNumId w:val="56"/>
  </w:num>
  <w:num w:numId="81">
    <w:abstractNumId w:val="41"/>
  </w:num>
  <w:num w:numId="82">
    <w:abstractNumId w:val="47"/>
  </w:num>
  <w:num w:numId="83">
    <w:abstractNumId w:val="88"/>
  </w:num>
  <w:num w:numId="84">
    <w:abstractNumId w:val="127"/>
  </w:num>
  <w:num w:numId="85">
    <w:abstractNumId w:val="83"/>
  </w:num>
  <w:num w:numId="86">
    <w:abstractNumId w:val="3"/>
  </w:num>
  <w:num w:numId="87">
    <w:abstractNumId w:val="17"/>
  </w:num>
  <w:num w:numId="88">
    <w:abstractNumId w:val="102"/>
  </w:num>
  <w:num w:numId="89">
    <w:abstractNumId w:val="50"/>
  </w:num>
  <w:num w:numId="90">
    <w:abstractNumId w:val="110"/>
  </w:num>
  <w:num w:numId="91">
    <w:abstractNumId w:val="92"/>
  </w:num>
  <w:num w:numId="92">
    <w:abstractNumId w:val="132"/>
  </w:num>
  <w:num w:numId="93">
    <w:abstractNumId w:val="125"/>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104"/>
  </w:num>
  <w:num w:numId="1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
  </w:num>
  <w:num w:numId="107">
    <w:abstractNumId w:val="6"/>
  </w:num>
  <w:num w:numId="108">
    <w:abstractNumId w:val="6"/>
  </w:num>
  <w:num w:numId="109">
    <w:abstractNumId w:val="6"/>
  </w:num>
  <w:num w:numId="1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
  </w:num>
  <w:num w:numId="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6"/>
  </w:num>
  <w:num w:numId="114">
    <w:abstractNumId w:val="71"/>
  </w:num>
  <w:num w:numId="1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71"/>
  </w:num>
  <w:num w:numId="11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71"/>
  </w:num>
  <w:num w:numId="11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71"/>
  </w:num>
  <w:num w:numId="121">
    <w:abstractNumId w:val="71"/>
  </w:num>
  <w:num w:numId="122">
    <w:abstractNumId w:val="71"/>
  </w:num>
  <w:num w:numId="123">
    <w:abstractNumId w:val="71"/>
  </w:num>
  <w:num w:numId="124">
    <w:abstractNumId w:val="71"/>
  </w:num>
  <w:num w:numId="125">
    <w:abstractNumId w:val="71"/>
  </w:num>
  <w:num w:numId="126">
    <w:abstractNumId w:val="71"/>
  </w:num>
  <w:num w:numId="127">
    <w:abstractNumId w:val="71"/>
  </w:num>
  <w:num w:numId="128">
    <w:abstractNumId w:val="71"/>
  </w:num>
  <w:num w:numId="129">
    <w:abstractNumId w:val="71"/>
  </w:num>
  <w:num w:numId="130">
    <w:abstractNumId w:val="71"/>
  </w:num>
  <w:num w:numId="131">
    <w:abstractNumId w:val="71"/>
  </w:num>
  <w:num w:numId="132">
    <w:abstractNumId w:val="71"/>
  </w:num>
  <w:num w:numId="133">
    <w:abstractNumId w:val="71"/>
  </w:num>
  <w:num w:numId="134">
    <w:abstractNumId w:val="25"/>
  </w:num>
  <w:num w:numId="135">
    <w:abstractNumId w:val="66"/>
  </w:num>
  <w:num w:numId="136">
    <w:abstractNumId w:val="122"/>
  </w:num>
  <w:num w:numId="137">
    <w:abstractNumId w:val="71"/>
  </w:num>
  <w:num w:numId="138">
    <w:abstractNumId w:val="146"/>
  </w:num>
  <w:num w:numId="139">
    <w:abstractNumId w:val="8"/>
  </w:num>
  <w:num w:numId="140">
    <w:abstractNumId w:val="0"/>
  </w:num>
  <w:num w:numId="141">
    <w:abstractNumId w:val="130"/>
  </w:num>
  <w:num w:numId="142">
    <w:abstractNumId w:val="82"/>
  </w:num>
  <w:num w:numId="143">
    <w:abstractNumId w:val="26"/>
  </w:num>
  <w:num w:numId="144">
    <w:abstractNumId w:val="123"/>
  </w:num>
  <w:num w:numId="145">
    <w:abstractNumId w:val="43"/>
  </w:num>
  <w:num w:numId="146">
    <w:abstractNumId w:val="46"/>
  </w:num>
  <w:num w:numId="147">
    <w:abstractNumId w:val="10"/>
  </w:num>
  <w:num w:numId="148">
    <w:abstractNumId w:val="5"/>
  </w:num>
  <w:num w:numId="149">
    <w:abstractNumId w:val="20"/>
  </w:num>
  <w:num w:numId="150">
    <w:abstractNumId w:val="112"/>
  </w:num>
  <w:num w:numId="151">
    <w:abstractNumId w:val="107"/>
  </w:num>
  <w:num w:numId="152">
    <w:abstractNumId w:val="137"/>
  </w:num>
  <w:num w:numId="153">
    <w:abstractNumId w:val="137"/>
    <w:lvlOverride w:ilvl="0">
      <w:lvl w:ilvl="0">
        <w:start w:val="1"/>
        <w:numFmt w:val="decimal"/>
        <w:lvlText w:val="%1."/>
        <w:lvlJc w:val="left"/>
        <w:pPr>
          <w:tabs>
            <w:tab w:val="num" w:pos="720"/>
          </w:tabs>
          <w:ind w:left="720" w:hanging="360"/>
        </w:p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4">
    <w:abstractNumId w:val="39"/>
  </w:num>
  <w:num w:numId="155">
    <w:abstractNumId w:val="48"/>
  </w:num>
  <w:num w:numId="156">
    <w:abstractNumId w:val="16"/>
  </w:num>
  <w:num w:numId="157">
    <w:abstractNumId w:val="73"/>
  </w:num>
  <w:num w:numId="158">
    <w:abstractNumId w:val="53"/>
  </w:num>
  <w:num w:numId="159">
    <w:abstractNumId w:val="135"/>
  </w:num>
  <w:num w:numId="160">
    <w:abstractNumId w:val="24"/>
  </w:num>
  <w:num w:numId="161">
    <w:abstractNumId w:val="52"/>
  </w:num>
  <w:num w:numId="162">
    <w:abstractNumId w:val="67"/>
  </w:num>
  <w:num w:numId="163">
    <w:abstractNumId w:val="97"/>
  </w:num>
  <w:num w:numId="164">
    <w:abstractNumId w:val="49"/>
  </w:num>
  <w:num w:numId="165">
    <w:abstractNumId w:val="141"/>
  </w:num>
  <w:num w:numId="166">
    <w:abstractNumId w:val="87"/>
  </w:num>
  <w:num w:numId="167">
    <w:abstractNumId w:val="76"/>
  </w:num>
  <w:num w:numId="168">
    <w:abstractNumId w:val="93"/>
  </w:num>
  <w:num w:numId="169">
    <w:abstractNumId w:val="138"/>
  </w:num>
  <w:num w:numId="170">
    <w:abstractNumId w:val="57"/>
  </w:num>
  <w:num w:numId="171">
    <w:abstractNumId w:val="64"/>
  </w:num>
  <w:num w:numId="172">
    <w:abstractNumId w:val="71"/>
  </w:num>
  <w:num w:numId="173">
    <w:abstractNumId w:val="71"/>
  </w:num>
  <w:num w:numId="174">
    <w:abstractNumId w:val="71"/>
  </w:num>
  <w:num w:numId="175">
    <w:abstractNumId w:val="71"/>
  </w:num>
  <w:num w:numId="176">
    <w:abstractNumId w:val="71"/>
  </w:num>
  <w:num w:numId="177">
    <w:abstractNumId w:val="71"/>
  </w:num>
  <w:num w:numId="178">
    <w:abstractNumId w:val="71"/>
  </w:num>
  <w:num w:numId="179">
    <w:abstractNumId w:val="71"/>
  </w:num>
  <w:num w:numId="180">
    <w:abstractNumId w:val="71"/>
  </w:num>
  <w:num w:numId="181">
    <w:abstractNumId w:val="71"/>
  </w:num>
  <w:num w:numId="182">
    <w:abstractNumId w:val="71"/>
  </w:num>
  <w:num w:numId="183">
    <w:abstractNumId w:val="71"/>
  </w:num>
  <w:num w:numId="184">
    <w:abstractNumId w:val="71"/>
  </w:num>
  <w:num w:numId="185">
    <w:abstractNumId w:val="71"/>
  </w:num>
  <w:num w:numId="186">
    <w:abstractNumId w:val="71"/>
  </w:num>
  <w:num w:numId="187">
    <w:abstractNumId w:val="71"/>
  </w:num>
  <w:num w:numId="188">
    <w:abstractNumId w:val="71"/>
  </w:num>
  <w:num w:numId="189">
    <w:abstractNumId w:val="71"/>
  </w:num>
  <w:num w:numId="190">
    <w:abstractNumId w:val="71"/>
  </w:num>
  <w:num w:numId="191">
    <w:abstractNumId w:val="71"/>
  </w:num>
  <w:num w:numId="192">
    <w:abstractNumId w:val="71"/>
  </w:num>
  <w:num w:numId="193">
    <w:abstractNumId w:val="71"/>
  </w:num>
  <w:num w:numId="194">
    <w:abstractNumId w:val="71"/>
  </w:num>
  <w:num w:numId="195">
    <w:abstractNumId w:val="23"/>
  </w:num>
  <w:num w:numId="196">
    <w:abstractNumId w:val="71"/>
  </w:num>
  <w:num w:numId="197">
    <w:abstractNumId w:val="71"/>
  </w:num>
  <w:num w:numId="198">
    <w:abstractNumId w:val="71"/>
  </w:num>
  <w:num w:numId="199">
    <w:abstractNumId w:val="71"/>
  </w:num>
  <w:num w:numId="200">
    <w:abstractNumId w:val="71"/>
  </w:num>
  <w:num w:numId="201">
    <w:abstractNumId w:val="71"/>
  </w:num>
  <w:num w:numId="202">
    <w:abstractNumId w:val="71"/>
  </w:num>
  <w:num w:numId="203">
    <w:abstractNumId w:val="71"/>
  </w:num>
  <w:num w:numId="204">
    <w:abstractNumId w:val="71"/>
  </w:num>
  <w:num w:numId="205">
    <w:abstractNumId w:val="71"/>
  </w:num>
  <w:num w:numId="206">
    <w:abstractNumId w:val="71"/>
  </w:num>
  <w:num w:numId="207">
    <w:abstractNumId w:val="71"/>
  </w:num>
  <w:num w:numId="208">
    <w:abstractNumId w:val="71"/>
  </w:num>
  <w:num w:numId="209">
    <w:abstractNumId w:val="71"/>
  </w:num>
  <w:num w:numId="210">
    <w:abstractNumId w:val="71"/>
  </w:num>
  <w:num w:numId="211">
    <w:abstractNumId w:val="71"/>
  </w:num>
  <w:num w:numId="212">
    <w:abstractNumId w:val="71"/>
  </w:num>
  <w:num w:numId="213">
    <w:abstractNumId w:val="38"/>
  </w:num>
  <w:num w:numId="214">
    <w:abstractNumId w:val="71"/>
  </w:num>
  <w:num w:numId="215">
    <w:abstractNumId w:val="113"/>
  </w:num>
  <w:num w:numId="216">
    <w:abstractNumId w:val="71"/>
  </w:num>
  <w:num w:numId="217">
    <w:abstractNumId w:val="91"/>
  </w:num>
  <w:num w:numId="218">
    <w:abstractNumId w:val="71"/>
  </w:num>
  <w:num w:numId="219">
    <w:abstractNumId w:val="71"/>
  </w:num>
  <w:num w:numId="220">
    <w:abstractNumId w:val="71"/>
  </w:num>
  <w:num w:numId="221">
    <w:abstractNumId w:val="71"/>
  </w:num>
  <w:num w:numId="222">
    <w:abstractNumId w:val="71"/>
  </w:num>
  <w:num w:numId="223">
    <w:abstractNumId w:val="71"/>
  </w:num>
  <w:num w:numId="224">
    <w:abstractNumId w:val="32"/>
  </w:num>
  <w:num w:numId="225">
    <w:abstractNumId w:val="7"/>
  </w:num>
  <w:num w:numId="226">
    <w:abstractNumId w:val="85"/>
  </w:num>
  <w:num w:numId="227">
    <w:abstractNumId w:val="105"/>
  </w:num>
  <w:num w:numId="228">
    <w:abstractNumId w:val="63"/>
  </w:num>
  <w:num w:numId="229">
    <w:abstractNumId w:val="15"/>
  </w:num>
  <w:num w:numId="230">
    <w:abstractNumId w:val="31"/>
  </w:num>
  <w:num w:numId="231">
    <w:abstractNumId w:val="115"/>
  </w:num>
  <w:num w:numId="232">
    <w:abstractNumId w:val="131"/>
  </w:num>
  <w:num w:numId="233">
    <w:abstractNumId w:val="71"/>
  </w:num>
  <w:num w:numId="234">
    <w:abstractNumId w:val="71"/>
  </w:num>
  <w:num w:numId="235">
    <w:abstractNumId w:val="71"/>
  </w:num>
  <w:num w:numId="236">
    <w:abstractNumId w:val="65"/>
  </w:num>
  <w:num w:numId="237">
    <w:abstractNumId w:val="2"/>
  </w:num>
  <w:num w:numId="238">
    <w:abstractNumId w:val="18"/>
  </w:num>
  <w:num w:numId="239">
    <w:abstractNumId w:val="62"/>
  </w:num>
  <w:numIdMacAtCleanup w:val="2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rida Bharmal">
    <w15:presenceInfo w15:providerId="AD" w15:userId="S::faridap@microsoft.com::0d7e25ec-415e-4e95-bb4c-6c2e9cfb4fde"/>
  </w15:person>
  <w15:person w15:author="Ashish Sachdev">
    <w15:presenceInfo w15:providerId="None" w15:userId="Ashish Sachd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0E0"/>
    <w:rsid w:val="00000DC9"/>
    <w:rsid w:val="000022F1"/>
    <w:rsid w:val="0000364C"/>
    <w:rsid w:val="000042C1"/>
    <w:rsid w:val="00004EB6"/>
    <w:rsid w:val="00005B62"/>
    <w:rsid w:val="00005E76"/>
    <w:rsid w:val="000074BF"/>
    <w:rsid w:val="0001015F"/>
    <w:rsid w:val="0001058D"/>
    <w:rsid w:val="00013C76"/>
    <w:rsid w:val="0001533A"/>
    <w:rsid w:val="00016829"/>
    <w:rsid w:val="00021D95"/>
    <w:rsid w:val="00021FDB"/>
    <w:rsid w:val="000226C7"/>
    <w:rsid w:val="0002280B"/>
    <w:rsid w:val="000260CC"/>
    <w:rsid w:val="00027BD1"/>
    <w:rsid w:val="000307EF"/>
    <w:rsid w:val="000315A2"/>
    <w:rsid w:val="00032DCF"/>
    <w:rsid w:val="00032FA3"/>
    <w:rsid w:val="00034DEB"/>
    <w:rsid w:val="00034F52"/>
    <w:rsid w:val="000353A5"/>
    <w:rsid w:val="00037A4E"/>
    <w:rsid w:val="00037C64"/>
    <w:rsid w:val="00040E81"/>
    <w:rsid w:val="00042EA5"/>
    <w:rsid w:val="00043028"/>
    <w:rsid w:val="00044FD0"/>
    <w:rsid w:val="0004503E"/>
    <w:rsid w:val="00047F32"/>
    <w:rsid w:val="000507ED"/>
    <w:rsid w:val="000517DE"/>
    <w:rsid w:val="000537CF"/>
    <w:rsid w:val="000547AB"/>
    <w:rsid w:val="00054A29"/>
    <w:rsid w:val="00054C14"/>
    <w:rsid w:val="000568CD"/>
    <w:rsid w:val="0005776A"/>
    <w:rsid w:val="00057BDE"/>
    <w:rsid w:val="00061842"/>
    <w:rsid w:val="0006220C"/>
    <w:rsid w:val="00062668"/>
    <w:rsid w:val="00062714"/>
    <w:rsid w:val="00067BBF"/>
    <w:rsid w:val="000702DB"/>
    <w:rsid w:val="00071104"/>
    <w:rsid w:val="00071E2E"/>
    <w:rsid w:val="00075964"/>
    <w:rsid w:val="0007631F"/>
    <w:rsid w:val="00076405"/>
    <w:rsid w:val="000769C7"/>
    <w:rsid w:val="00080AD7"/>
    <w:rsid w:val="00080D9D"/>
    <w:rsid w:val="00082402"/>
    <w:rsid w:val="00082D16"/>
    <w:rsid w:val="00083891"/>
    <w:rsid w:val="0008574C"/>
    <w:rsid w:val="000858E8"/>
    <w:rsid w:val="000866C9"/>
    <w:rsid w:val="00086B8F"/>
    <w:rsid w:val="0008757F"/>
    <w:rsid w:val="00090238"/>
    <w:rsid w:val="00090C5A"/>
    <w:rsid w:val="0009150E"/>
    <w:rsid w:val="0009318D"/>
    <w:rsid w:val="00095198"/>
    <w:rsid w:val="00095AB8"/>
    <w:rsid w:val="0009715B"/>
    <w:rsid w:val="000A0171"/>
    <w:rsid w:val="000A1038"/>
    <w:rsid w:val="000A19B4"/>
    <w:rsid w:val="000A3A88"/>
    <w:rsid w:val="000A3B57"/>
    <w:rsid w:val="000A5F51"/>
    <w:rsid w:val="000B0FA6"/>
    <w:rsid w:val="000B1E8F"/>
    <w:rsid w:val="000B1E95"/>
    <w:rsid w:val="000B40AE"/>
    <w:rsid w:val="000B5765"/>
    <w:rsid w:val="000B57CB"/>
    <w:rsid w:val="000B711D"/>
    <w:rsid w:val="000B7E1A"/>
    <w:rsid w:val="000C014A"/>
    <w:rsid w:val="000C1120"/>
    <w:rsid w:val="000C30A3"/>
    <w:rsid w:val="000C49B0"/>
    <w:rsid w:val="000C6BA7"/>
    <w:rsid w:val="000C7DCD"/>
    <w:rsid w:val="000D1226"/>
    <w:rsid w:val="000D3FA4"/>
    <w:rsid w:val="000D5099"/>
    <w:rsid w:val="000D7910"/>
    <w:rsid w:val="000E1E22"/>
    <w:rsid w:val="000E2224"/>
    <w:rsid w:val="000E29B1"/>
    <w:rsid w:val="000E3629"/>
    <w:rsid w:val="000E7F92"/>
    <w:rsid w:val="000F1A39"/>
    <w:rsid w:val="000F1B73"/>
    <w:rsid w:val="000F213F"/>
    <w:rsid w:val="000F3574"/>
    <w:rsid w:val="000F59F2"/>
    <w:rsid w:val="000F612D"/>
    <w:rsid w:val="001025ED"/>
    <w:rsid w:val="00102BB2"/>
    <w:rsid w:val="00103CEF"/>
    <w:rsid w:val="001047CC"/>
    <w:rsid w:val="00105AB4"/>
    <w:rsid w:val="00106100"/>
    <w:rsid w:val="00106CAD"/>
    <w:rsid w:val="0011158D"/>
    <w:rsid w:val="001126B9"/>
    <w:rsid w:val="00112B0F"/>
    <w:rsid w:val="0011382E"/>
    <w:rsid w:val="00113947"/>
    <w:rsid w:val="00114B18"/>
    <w:rsid w:val="00114B63"/>
    <w:rsid w:val="0011523D"/>
    <w:rsid w:val="00117610"/>
    <w:rsid w:val="00117EA1"/>
    <w:rsid w:val="001203F9"/>
    <w:rsid w:val="00120691"/>
    <w:rsid w:val="00123561"/>
    <w:rsid w:val="001238D9"/>
    <w:rsid w:val="00123D17"/>
    <w:rsid w:val="00125540"/>
    <w:rsid w:val="001255FF"/>
    <w:rsid w:val="0012670E"/>
    <w:rsid w:val="00131A91"/>
    <w:rsid w:val="0013343B"/>
    <w:rsid w:val="001337CD"/>
    <w:rsid w:val="00133AC6"/>
    <w:rsid w:val="00133C6C"/>
    <w:rsid w:val="001345E3"/>
    <w:rsid w:val="00134CE7"/>
    <w:rsid w:val="00134F3E"/>
    <w:rsid w:val="001357E1"/>
    <w:rsid w:val="0013719E"/>
    <w:rsid w:val="001375C2"/>
    <w:rsid w:val="00137EA4"/>
    <w:rsid w:val="00140FEA"/>
    <w:rsid w:val="00141FB5"/>
    <w:rsid w:val="00143CBA"/>
    <w:rsid w:val="00143E81"/>
    <w:rsid w:val="00144258"/>
    <w:rsid w:val="00146091"/>
    <w:rsid w:val="001463C3"/>
    <w:rsid w:val="00150E5B"/>
    <w:rsid w:val="001514CF"/>
    <w:rsid w:val="001517F5"/>
    <w:rsid w:val="001519D8"/>
    <w:rsid w:val="00151BBA"/>
    <w:rsid w:val="00153023"/>
    <w:rsid w:val="00153163"/>
    <w:rsid w:val="00153468"/>
    <w:rsid w:val="001551B8"/>
    <w:rsid w:val="00155E9A"/>
    <w:rsid w:val="00157977"/>
    <w:rsid w:val="001604AA"/>
    <w:rsid w:val="00160FD5"/>
    <w:rsid w:val="00161D2A"/>
    <w:rsid w:val="0016230A"/>
    <w:rsid w:val="0016397C"/>
    <w:rsid w:val="00166A62"/>
    <w:rsid w:val="00170C02"/>
    <w:rsid w:val="00173B81"/>
    <w:rsid w:val="00173E30"/>
    <w:rsid w:val="00175491"/>
    <w:rsid w:val="0017640A"/>
    <w:rsid w:val="00180D83"/>
    <w:rsid w:val="00181954"/>
    <w:rsid w:val="001819BE"/>
    <w:rsid w:val="00181EF2"/>
    <w:rsid w:val="00182447"/>
    <w:rsid w:val="00182B84"/>
    <w:rsid w:val="00183391"/>
    <w:rsid w:val="001835C6"/>
    <w:rsid w:val="00183F5A"/>
    <w:rsid w:val="00185CD3"/>
    <w:rsid w:val="00185FAD"/>
    <w:rsid w:val="001876D2"/>
    <w:rsid w:val="00191072"/>
    <w:rsid w:val="00193387"/>
    <w:rsid w:val="0019355A"/>
    <w:rsid w:val="001945BC"/>
    <w:rsid w:val="00194999"/>
    <w:rsid w:val="00194C8C"/>
    <w:rsid w:val="00197C2B"/>
    <w:rsid w:val="001A0F72"/>
    <w:rsid w:val="001A2216"/>
    <w:rsid w:val="001A24E4"/>
    <w:rsid w:val="001A2B1F"/>
    <w:rsid w:val="001A322F"/>
    <w:rsid w:val="001A3525"/>
    <w:rsid w:val="001A7378"/>
    <w:rsid w:val="001A7481"/>
    <w:rsid w:val="001A7BA0"/>
    <w:rsid w:val="001B064A"/>
    <w:rsid w:val="001B249B"/>
    <w:rsid w:val="001B4F64"/>
    <w:rsid w:val="001B52D0"/>
    <w:rsid w:val="001B5400"/>
    <w:rsid w:val="001B66D0"/>
    <w:rsid w:val="001B7E06"/>
    <w:rsid w:val="001C19E6"/>
    <w:rsid w:val="001C27E6"/>
    <w:rsid w:val="001C35A4"/>
    <w:rsid w:val="001C5E61"/>
    <w:rsid w:val="001C6F6C"/>
    <w:rsid w:val="001C7469"/>
    <w:rsid w:val="001D5C26"/>
    <w:rsid w:val="001D62B9"/>
    <w:rsid w:val="001D7592"/>
    <w:rsid w:val="001D7AF6"/>
    <w:rsid w:val="001D7C2E"/>
    <w:rsid w:val="001E031E"/>
    <w:rsid w:val="001E0E7C"/>
    <w:rsid w:val="001E102B"/>
    <w:rsid w:val="001E1193"/>
    <w:rsid w:val="001E1E5F"/>
    <w:rsid w:val="001E3732"/>
    <w:rsid w:val="001E3E61"/>
    <w:rsid w:val="001E51D9"/>
    <w:rsid w:val="001F00AC"/>
    <w:rsid w:val="001F11F7"/>
    <w:rsid w:val="001F11F8"/>
    <w:rsid w:val="001F3942"/>
    <w:rsid w:val="001F52EF"/>
    <w:rsid w:val="0020009F"/>
    <w:rsid w:val="0020060D"/>
    <w:rsid w:val="00200A20"/>
    <w:rsid w:val="00200C90"/>
    <w:rsid w:val="0020301F"/>
    <w:rsid w:val="00203D8F"/>
    <w:rsid w:val="0020650C"/>
    <w:rsid w:val="00206947"/>
    <w:rsid w:val="0021000F"/>
    <w:rsid w:val="0021049E"/>
    <w:rsid w:val="00211948"/>
    <w:rsid w:val="002122E0"/>
    <w:rsid w:val="0021380F"/>
    <w:rsid w:val="00214586"/>
    <w:rsid w:val="00215175"/>
    <w:rsid w:val="002161AF"/>
    <w:rsid w:val="002163BA"/>
    <w:rsid w:val="0022016A"/>
    <w:rsid w:val="002206CC"/>
    <w:rsid w:val="002207C6"/>
    <w:rsid w:val="00220A0A"/>
    <w:rsid w:val="00221779"/>
    <w:rsid w:val="00221824"/>
    <w:rsid w:val="0022506F"/>
    <w:rsid w:val="00230E2F"/>
    <w:rsid w:val="00231844"/>
    <w:rsid w:val="00231943"/>
    <w:rsid w:val="00232C2C"/>
    <w:rsid w:val="00234BFA"/>
    <w:rsid w:val="00235AC5"/>
    <w:rsid w:val="002366DD"/>
    <w:rsid w:val="00237823"/>
    <w:rsid w:val="00237EC9"/>
    <w:rsid w:val="00241299"/>
    <w:rsid w:val="00241822"/>
    <w:rsid w:val="00241CFA"/>
    <w:rsid w:val="00241EF8"/>
    <w:rsid w:val="002459A0"/>
    <w:rsid w:val="0024634F"/>
    <w:rsid w:val="00246C20"/>
    <w:rsid w:val="00250F60"/>
    <w:rsid w:val="00251962"/>
    <w:rsid w:val="00251CD1"/>
    <w:rsid w:val="0025264F"/>
    <w:rsid w:val="0025357D"/>
    <w:rsid w:val="002536AC"/>
    <w:rsid w:val="002537E5"/>
    <w:rsid w:val="00253BBD"/>
    <w:rsid w:val="00254C7D"/>
    <w:rsid w:val="0025535E"/>
    <w:rsid w:val="00256B50"/>
    <w:rsid w:val="00257163"/>
    <w:rsid w:val="0025735F"/>
    <w:rsid w:val="00261A9E"/>
    <w:rsid w:val="00262932"/>
    <w:rsid w:val="002631F2"/>
    <w:rsid w:val="00263447"/>
    <w:rsid w:val="00264786"/>
    <w:rsid w:val="00264BEE"/>
    <w:rsid w:val="0026504D"/>
    <w:rsid w:val="002652C7"/>
    <w:rsid w:val="00265F38"/>
    <w:rsid w:val="002725D3"/>
    <w:rsid w:val="00273CE6"/>
    <w:rsid w:val="00274724"/>
    <w:rsid w:val="00274889"/>
    <w:rsid w:val="00274B25"/>
    <w:rsid w:val="00274F21"/>
    <w:rsid w:val="00275C94"/>
    <w:rsid w:val="0027790E"/>
    <w:rsid w:val="00280C06"/>
    <w:rsid w:val="00281E1C"/>
    <w:rsid w:val="002828DF"/>
    <w:rsid w:val="00285976"/>
    <w:rsid w:val="00286856"/>
    <w:rsid w:val="00292528"/>
    <w:rsid w:val="002925C8"/>
    <w:rsid w:val="00292E94"/>
    <w:rsid w:val="00292F33"/>
    <w:rsid w:val="00293E81"/>
    <w:rsid w:val="00294D79"/>
    <w:rsid w:val="0029766D"/>
    <w:rsid w:val="002A06E9"/>
    <w:rsid w:val="002A0B12"/>
    <w:rsid w:val="002A2219"/>
    <w:rsid w:val="002A28E8"/>
    <w:rsid w:val="002A4054"/>
    <w:rsid w:val="002A4EF5"/>
    <w:rsid w:val="002B01EA"/>
    <w:rsid w:val="002B0484"/>
    <w:rsid w:val="002B21BB"/>
    <w:rsid w:val="002B2D48"/>
    <w:rsid w:val="002B4708"/>
    <w:rsid w:val="002B53BB"/>
    <w:rsid w:val="002B660C"/>
    <w:rsid w:val="002B75E1"/>
    <w:rsid w:val="002C0543"/>
    <w:rsid w:val="002C0640"/>
    <w:rsid w:val="002C1675"/>
    <w:rsid w:val="002C2F00"/>
    <w:rsid w:val="002C4844"/>
    <w:rsid w:val="002C4FBC"/>
    <w:rsid w:val="002C50B8"/>
    <w:rsid w:val="002D012D"/>
    <w:rsid w:val="002D02F6"/>
    <w:rsid w:val="002D0412"/>
    <w:rsid w:val="002D07B7"/>
    <w:rsid w:val="002D12DC"/>
    <w:rsid w:val="002D2478"/>
    <w:rsid w:val="002D27D9"/>
    <w:rsid w:val="002D29A9"/>
    <w:rsid w:val="002D398D"/>
    <w:rsid w:val="002D39C8"/>
    <w:rsid w:val="002D65AE"/>
    <w:rsid w:val="002D67DE"/>
    <w:rsid w:val="002E1815"/>
    <w:rsid w:val="002E1CB9"/>
    <w:rsid w:val="002E3E7C"/>
    <w:rsid w:val="002E7394"/>
    <w:rsid w:val="002E7FED"/>
    <w:rsid w:val="002F0290"/>
    <w:rsid w:val="002F1891"/>
    <w:rsid w:val="002F276C"/>
    <w:rsid w:val="002F2807"/>
    <w:rsid w:val="002F2B44"/>
    <w:rsid w:val="002F3CAF"/>
    <w:rsid w:val="002F4768"/>
    <w:rsid w:val="002F49C7"/>
    <w:rsid w:val="002F5044"/>
    <w:rsid w:val="002F65C8"/>
    <w:rsid w:val="002F7AA2"/>
    <w:rsid w:val="00300FD6"/>
    <w:rsid w:val="0030101E"/>
    <w:rsid w:val="00301AAF"/>
    <w:rsid w:val="003027D6"/>
    <w:rsid w:val="00303CDB"/>
    <w:rsid w:val="0030670A"/>
    <w:rsid w:val="003067AD"/>
    <w:rsid w:val="00311C91"/>
    <w:rsid w:val="00312EF2"/>
    <w:rsid w:val="00315DDF"/>
    <w:rsid w:val="0031687E"/>
    <w:rsid w:val="00317CB0"/>
    <w:rsid w:val="00317EBE"/>
    <w:rsid w:val="00320530"/>
    <w:rsid w:val="00320E41"/>
    <w:rsid w:val="00321171"/>
    <w:rsid w:val="003217FE"/>
    <w:rsid w:val="00321D2B"/>
    <w:rsid w:val="003228C9"/>
    <w:rsid w:val="00322E21"/>
    <w:rsid w:val="00323C1E"/>
    <w:rsid w:val="00325553"/>
    <w:rsid w:val="00326C2E"/>
    <w:rsid w:val="00326CF6"/>
    <w:rsid w:val="00330BEA"/>
    <w:rsid w:val="003311DA"/>
    <w:rsid w:val="0033154C"/>
    <w:rsid w:val="00331A47"/>
    <w:rsid w:val="003336E6"/>
    <w:rsid w:val="00334B42"/>
    <w:rsid w:val="00337420"/>
    <w:rsid w:val="003417F1"/>
    <w:rsid w:val="00341A8F"/>
    <w:rsid w:val="0034319E"/>
    <w:rsid w:val="00343FCE"/>
    <w:rsid w:val="003441D1"/>
    <w:rsid w:val="00344AB3"/>
    <w:rsid w:val="003460BC"/>
    <w:rsid w:val="003504E9"/>
    <w:rsid w:val="0035060B"/>
    <w:rsid w:val="00350BBF"/>
    <w:rsid w:val="00351370"/>
    <w:rsid w:val="00353FA0"/>
    <w:rsid w:val="00355F4B"/>
    <w:rsid w:val="00361C09"/>
    <w:rsid w:val="003625F7"/>
    <w:rsid w:val="003636E5"/>
    <w:rsid w:val="003656BE"/>
    <w:rsid w:val="0036671B"/>
    <w:rsid w:val="00367326"/>
    <w:rsid w:val="0036737B"/>
    <w:rsid w:val="00367934"/>
    <w:rsid w:val="00371378"/>
    <w:rsid w:val="00374177"/>
    <w:rsid w:val="00374738"/>
    <w:rsid w:val="00374C53"/>
    <w:rsid w:val="00376897"/>
    <w:rsid w:val="00376FBE"/>
    <w:rsid w:val="00377829"/>
    <w:rsid w:val="003810BE"/>
    <w:rsid w:val="00383B0B"/>
    <w:rsid w:val="00385DF5"/>
    <w:rsid w:val="003864B7"/>
    <w:rsid w:val="00386739"/>
    <w:rsid w:val="00387C9B"/>
    <w:rsid w:val="0039042E"/>
    <w:rsid w:val="00390805"/>
    <w:rsid w:val="00391A6B"/>
    <w:rsid w:val="003930D4"/>
    <w:rsid w:val="003936C2"/>
    <w:rsid w:val="003940A3"/>
    <w:rsid w:val="00395782"/>
    <w:rsid w:val="0039601D"/>
    <w:rsid w:val="003964CC"/>
    <w:rsid w:val="0039677B"/>
    <w:rsid w:val="00396E83"/>
    <w:rsid w:val="003A0111"/>
    <w:rsid w:val="003A084D"/>
    <w:rsid w:val="003A145A"/>
    <w:rsid w:val="003A14E2"/>
    <w:rsid w:val="003A4A72"/>
    <w:rsid w:val="003B18CA"/>
    <w:rsid w:val="003B35B9"/>
    <w:rsid w:val="003B3E81"/>
    <w:rsid w:val="003B5D9C"/>
    <w:rsid w:val="003B7779"/>
    <w:rsid w:val="003C1C75"/>
    <w:rsid w:val="003C32F9"/>
    <w:rsid w:val="003C4D89"/>
    <w:rsid w:val="003C513F"/>
    <w:rsid w:val="003C6BFD"/>
    <w:rsid w:val="003C781A"/>
    <w:rsid w:val="003C7FDA"/>
    <w:rsid w:val="003D15D4"/>
    <w:rsid w:val="003D78EA"/>
    <w:rsid w:val="003E394E"/>
    <w:rsid w:val="003E3B9F"/>
    <w:rsid w:val="003E49AA"/>
    <w:rsid w:val="003E4F69"/>
    <w:rsid w:val="003E581E"/>
    <w:rsid w:val="003E5DD6"/>
    <w:rsid w:val="003F117B"/>
    <w:rsid w:val="003F1B2D"/>
    <w:rsid w:val="003F1C97"/>
    <w:rsid w:val="003F2678"/>
    <w:rsid w:val="003F304D"/>
    <w:rsid w:val="003F41B2"/>
    <w:rsid w:val="00400EB1"/>
    <w:rsid w:val="00401D90"/>
    <w:rsid w:val="00402BEB"/>
    <w:rsid w:val="00403B13"/>
    <w:rsid w:val="00403B1A"/>
    <w:rsid w:val="00403EB7"/>
    <w:rsid w:val="00407559"/>
    <w:rsid w:val="0041001C"/>
    <w:rsid w:val="00410793"/>
    <w:rsid w:val="0041228F"/>
    <w:rsid w:val="0041321C"/>
    <w:rsid w:val="00413E5E"/>
    <w:rsid w:val="004142CC"/>
    <w:rsid w:val="00414B0D"/>
    <w:rsid w:val="00414CDC"/>
    <w:rsid w:val="004159EB"/>
    <w:rsid w:val="00416689"/>
    <w:rsid w:val="004169B6"/>
    <w:rsid w:val="00421DD2"/>
    <w:rsid w:val="0042288A"/>
    <w:rsid w:val="00423213"/>
    <w:rsid w:val="0042401D"/>
    <w:rsid w:val="00424A28"/>
    <w:rsid w:val="004324C9"/>
    <w:rsid w:val="0043471E"/>
    <w:rsid w:val="004352B0"/>
    <w:rsid w:val="004407DD"/>
    <w:rsid w:val="00441AFF"/>
    <w:rsid w:val="00443BF3"/>
    <w:rsid w:val="00444AB2"/>
    <w:rsid w:val="00445993"/>
    <w:rsid w:val="00446689"/>
    <w:rsid w:val="0045090C"/>
    <w:rsid w:val="0045146A"/>
    <w:rsid w:val="00452973"/>
    <w:rsid w:val="004529CD"/>
    <w:rsid w:val="00454088"/>
    <w:rsid w:val="004564D4"/>
    <w:rsid w:val="00456837"/>
    <w:rsid w:val="004608B6"/>
    <w:rsid w:val="00460A08"/>
    <w:rsid w:val="0046205E"/>
    <w:rsid w:val="00465210"/>
    <w:rsid w:val="00466CAA"/>
    <w:rsid w:val="004678EF"/>
    <w:rsid w:val="00467F17"/>
    <w:rsid w:val="00471ACB"/>
    <w:rsid w:val="00472748"/>
    <w:rsid w:val="004746AA"/>
    <w:rsid w:val="00475AFB"/>
    <w:rsid w:val="00475B73"/>
    <w:rsid w:val="004779D1"/>
    <w:rsid w:val="00477A6F"/>
    <w:rsid w:val="004806BA"/>
    <w:rsid w:val="00482DF2"/>
    <w:rsid w:val="004846E2"/>
    <w:rsid w:val="004847D9"/>
    <w:rsid w:val="004853F5"/>
    <w:rsid w:val="00486244"/>
    <w:rsid w:val="0048765A"/>
    <w:rsid w:val="0049065E"/>
    <w:rsid w:val="00491120"/>
    <w:rsid w:val="00492E27"/>
    <w:rsid w:val="00492EC3"/>
    <w:rsid w:val="00493530"/>
    <w:rsid w:val="004A064B"/>
    <w:rsid w:val="004A19C2"/>
    <w:rsid w:val="004A3145"/>
    <w:rsid w:val="004A347A"/>
    <w:rsid w:val="004A4D74"/>
    <w:rsid w:val="004A6AF2"/>
    <w:rsid w:val="004A732D"/>
    <w:rsid w:val="004A740A"/>
    <w:rsid w:val="004B0BE8"/>
    <w:rsid w:val="004B0D10"/>
    <w:rsid w:val="004B1EEB"/>
    <w:rsid w:val="004B28F1"/>
    <w:rsid w:val="004B31DA"/>
    <w:rsid w:val="004B3506"/>
    <w:rsid w:val="004B3F2D"/>
    <w:rsid w:val="004B4194"/>
    <w:rsid w:val="004B44D2"/>
    <w:rsid w:val="004C040A"/>
    <w:rsid w:val="004C0E33"/>
    <w:rsid w:val="004C0E4D"/>
    <w:rsid w:val="004C11C0"/>
    <w:rsid w:val="004C231C"/>
    <w:rsid w:val="004C4478"/>
    <w:rsid w:val="004C5B62"/>
    <w:rsid w:val="004D0649"/>
    <w:rsid w:val="004D296B"/>
    <w:rsid w:val="004D29F5"/>
    <w:rsid w:val="004D31FC"/>
    <w:rsid w:val="004D4518"/>
    <w:rsid w:val="004D46C9"/>
    <w:rsid w:val="004D4714"/>
    <w:rsid w:val="004D6C40"/>
    <w:rsid w:val="004D7A7B"/>
    <w:rsid w:val="004E014F"/>
    <w:rsid w:val="004E0655"/>
    <w:rsid w:val="004E0EB5"/>
    <w:rsid w:val="004E139F"/>
    <w:rsid w:val="004E1B15"/>
    <w:rsid w:val="004E1BAD"/>
    <w:rsid w:val="004E3C4C"/>
    <w:rsid w:val="004E5127"/>
    <w:rsid w:val="004E61DA"/>
    <w:rsid w:val="004E74FB"/>
    <w:rsid w:val="004F06C2"/>
    <w:rsid w:val="004F0DB8"/>
    <w:rsid w:val="004F1CEF"/>
    <w:rsid w:val="004F396F"/>
    <w:rsid w:val="004F4DB8"/>
    <w:rsid w:val="004F5619"/>
    <w:rsid w:val="004F7EBC"/>
    <w:rsid w:val="0050012A"/>
    <w:rsid w:val="00500A42"/>
    <w:rsid w:val="00501B6A"/>
    <w:rsid w:val="00501E70"/>
    <w:rsid w:val="00504A00"/>
    <w:rsid w:val="0050602E"/>
    <w:rsid w:val="00506776"/>
    <w:rsid w:val="00506B3D"/>
    <w:rsid w:val="00513C08"/>
    <w:rsid w:val="00513EDF"/>
    <w:rsid w:val="00522291"/>
    <w:rsid w:val="00522AC7"/>
    <w:rsid w:val="00522C6F"/>
    <w:rsid w:val="005233D5"/>
    <w:rsid w:val="00525481"/>
    <w:rsid w:val="00525A4B"/>
    <w:rsid w:val="00525B78"/>
    <w:rsid w:val="0052613A"/>
    <w:rsid w:val="00527B00"/>
    <w:rsid w:val="005306A4"/>
    <w:rsid w:val="0053211A"/>
    <w:rsid w:val="005325BC"/>
    <w:rsid w:val="005355B2"/>
    <w:rsid w:val="00535B00"/>
    <w:rsid w:val="00535FC9"/>
    <w:rsid w:val="00536692"/>
    <w:rsid w:val="00536811"/>
    <w:rsid w:val="0053720A"/>
    <w:rsid w:val="00537BD1"/>
    <w:rsid w:val="0054060C"/>
    <w:rsid w:val="00540E90"/>
    <w:rsid w:val="005410C8"/>
    <w:rsid w:val="00542B6A"/>
    <w:rsid w:val="00542C4E"/>
    <w:rsid w:val="005438A5"/>
    <w:rsid w:val="00543E7E"/>
    <w:rsid w:val="00543F00"/>
    <w:rsid w:val="0054519B"/>
    <w:rsid w:val="00545D32"/>
    <w:rsid w:val="00547F63"/>
    <w:rsid w:val="00553390"/>
    <w:rsid w:val="00553704"/>
    <w:rsid w:val="00553DD3"/>
    <w:rsid w:val="00554112"/>
    <w:rsid w:val="0055595A"/>
    <w:rsid w:val="00555D43"/>
    <w:rsid w:val="00556BD8"/>
    <w:rsid w:val="005570B6"/>
    <w:rsid w:val="005579AC"/>
    <w:rsid w:val="0056047C"/>
    <w:rsid w:val="00561100"/>
    <w:rsid w:val="005612DF"/>
    <w:rsid w:val="00562163"/>
    <w:rsid w:val="005637D9"/>
    <w:rsid w:val="00563FBC"/>
    <w:rsid w:val="0056686C"/>
    <w:rsid w:val="0057171F"/>
    <w:rsid w:val="00571DA9"/>
    <w:rsid w:val="0057200E"/>
    <w:rsid w:val="00572D03"/>
    <w:rsid w:val="0057511A"/>
    <w:rsid w:val="005754C9"/>
    <w:rsid w:val="00577792"/>
    <w:rsid w:val="00577E64"/>
    <w:rsid w:val="00577F4A"/>
    <w:rsid w:val="00580E80"/>
    <w:rsid w:val="005832BE"/>
    <w:rsid w:val="00583F3B"/>
    <w:rsid w:val="00586CA3"/>
    <w:rsid w:val="00591B12"/>
    <w:rsid w:val="0059415B"/>
    <w:rsid w:val="0059622A"/>
    <w:rsid w:val="00597B30"/>
    <w:rsid w:val="00597B58"/>
    <w:rsid w:val="005A019C"/>
    <w:rsid w:val="005A02B9"/>
    <w:rsid w:val="005A07C4"/>
    <w:rsid w:val="005A2203"/>
    <w:rsid w:val="005A39A9"/>
    <w:rsid w:val="005A3D33"/>
    <w:rsid w:val="005A6B97"/>
    <w:rsid w:val="005A6BA0"/>
    <w:rsid w:val="005B031E"/>
    <w:rsid w:val="005B30E4"/>
    <w:rsid w:val="005B5593"/>
    <w:rsid w:val="005B5BC3"/>
    <w:rsid w:val="005B5EC3"/>
    <w:rsid w:val="005B6E56"/>
    <w:rsid w:val="005C14DD"/>
    <w:rsid w:val="005C1CF6"/>
    <w:rsid w:val="005C247B"/>
    <w:rsid w:val="005C2BB8"/>
    <w:rsid w:val="005C3B06"/>
    <w:rsid w:val="005C4CEA"/>
    <w:rsid w:val="005C558C"/>
    <w:rsid w:val="005C73BD"/>
    <w:rsid w:val="005C7781"/>
    <w:rsid w:val="005C7D6E"/>
    <w:rsid w:val="005D023F"/>
    <w:rsid w:val="005D03BB"/>
    <w:rsid w:val="005D046C"/>
    <w:rsid w:val="005D05DC"/>
    <w:rsid w:val="005D22B2"/>
    <w:rsid w:val="005D6381"/>
    <w:rsid w:val="005D7A02"/>
    <w:rsid w:val="005E076E"/>
    <w:rsid w:val="005E0B7E"/>
    <w:rsid w:val="005E1846"/>
    <w:rsid w:val="005E33C0"/>
    <w:rsid w:val="005E5986"/>
    <w:rsid w:val="005F2BB7"/>
    <w:rsid w:val="005F3B77"/>
    <w:rsid w:val="005F413B"/>
    <w:rsid w:val="005F4398"/>
    <w:rsid w:val="005F5310"/>
    <w:rsid w:val="005F541C"/>
    <w:rsid w:val="005F5C1D"/>
    <w:rsid w:val="005F5EBE"/>
    <w:rsid w:val="005F6EEC"/>
    <w:rsid w:val="005F6F73"/>
    <w:rsid w:val="0060150B"/>
    <w:rsid w:val="00602E98"/>
    <w:rsid w:val="00602F85"/>
    <w:rsid w:val="00604877"/>
    <w:rsid w:val="00607FAD"/>
    <w:rsid w:val="00610F66"/>
    <w:rsid w:val="00611DEC"/>
    <w:rsid w:val="006126C1"/>
    <w:rsid w:val="006137E9"/>
    <w:rsid w:val="00613F74"/>
    <w:rsid w:val="0061556D"/>
    <w:rsid w:val="00615DC3"/>
    <w:rsid w:val="0061775B"/>
    <w:rsid w:val="0061779C"/>
    <w:rsid w:val="00617C60"/>
    <w:rsid w:val="00617F89"/>
    <w:rsid w:val="00620937"/>
    <w:rsid w:val="00621D69"/>
    <w:rsid w:val="0062265F"/>
    <w:rsid w:val="00622877"/>
    <w:rsid w:val="00622DCD"/>
    <w:rsid w:val="006256BC"/>
    <w:rsid w:val="00626DB9"/>
    <w:rsid w:val="0062765F"/>
    <w:rsid w:val="00632E0D"/>
    <w:rsid w:val="006336DC"/>
    <w:rsid w:val="00634D4B"/>
    <w:rsid w:val="00634E25"/>
    <w:rsid w:val="006375F8"/>
    <w:rsid w:val="00640685"/>
    <w:rsid w:val="006409EE"/>
    <w:rsid w:val="0064377B"/>
    <w:rsid w:val="00643862"/>
    <w:rsid w:val="00645DA1"/>
    <w:rsid w:val="0064655B"/>
    <w:rsid w:val="00650D1E"/>
    <w:rsid w:val="006511B4"/>
    <w:rsid w:val="006524E0"/>
    <w:rsid w:val="00652781"/>
    <w:rsid w:val="00652CE0"/>
    <w:rsid w:val="00654702"/>
    <w:rsid w:val="00654D02"/>
    <w:rsid w:val="00655669"/>
    <w:rsid w:val="006559D3"/>
    <w:rsid w:val="00661628"/>
    <w:rsid w:val="00667626"/>
    <w:rsid w:val="00667E77"/>
    <w:rsid w:val="00670916"/>
    <w:rsid w:val="00672D3B"/>
    <w:rsid w:val="006745E0"/>
    <w:rsid w:val="00674A14"/>
    <w:rsid w:val="0067571F"/>
    <w:rsid w:val="0067635C"/>
    <w:rsid w:val="00676F6F"/>
    <w:rsid w:val="00682BB3"/>
    <w:rsid w:val="00683783"/>
    <w:rsid w:val="006851F4"/>
    <w:rsid w:val="00685213"/>
    <w:rsid w:val="00687A23"/>
    <w:rsid w:val="00690612"/>
    <w:rsid w:val="00690F53"/>
    <w:rsid w:val="00691AB7"/>
    <w:rsid w:val="0069441A"/>
    <w:rsid w:val="0069691B"/>
    <w:rsid w:val="006A0E78"/>
    <w:rsid w:val="006A1A91"/>
    <w:rsid w:val="006A35FA"/>
    <w:rsid w:val="006A40FD"/>
    <w:rsid w:val="006A482D"/>
    <w:rsid w:val="006A4C24"/>
    <w:rsid w:val="006B0250"/>
    <w:rsid w:val="006B1DCD"/>
    <w:rsid w:val="006B2845"/>
    <w:rsid w:val="006B2E9E"/>
    <w:rsid w:val="006B318A"/>
    <w:rsid w:val="006B7B91"/>
    <w:rsid w:val="006C199F"/>
    <w:rsid w:val="006C5C81"/>
    <w:rsid w:val="006D4EAF"/>
    <w:rsid w:val="006D5203"/>
    <w:rsid w:val="006D61C3"/>
    <w:rsid w:val="006D7810"/>
    <w:rsid w:val="006E26CF"/>
    <w:rsid w:val="006E3458"/>
    <w:rsid w:val="006E37BE"/>
    <w:rsid w:val="006E405C"/>
    <w:rsid w:val="006E4A48"/>
    <w:rsid w:val="006E57C1"/>
    <w:rsid w:val="006E59CB"/>
    <w:rsid w:val="006E5DAB"/>
    <w:rsid w:val="006E75C4"/>
    <w:rsid w:val="006E75EB"/>
    <w:rsid w:val="006F08AB"/>
    <w:rsid w:val="006F17A2"/>
    <w:rsid w:val="006F201B"/>
    <w:rsid w:val="006F28B4"/>
    <w:rsid w:val="006F442E"/>
    <w:rsid w:val="006F4BE7"/>
    <w:rsid w:val="006F5B8F"/>
    <w:rsid w:val="006F73C6"/>
    <w:rsid w:val="0070008C"/>
    <w:rsid w:val="00700213"/>
    <w:rsid w:val="007009F0"/>
    <w:rsid w:val="00700C45"/>
    <w:rsid w:val="00700F12"/>
    <w:rsid w:val="007039E1"/>
    <w:rsid w:val="00703C64"/>
    <w:rsid w:val="007040F6"/>
    <w:rsid w:val="007048CB"/>
    <w:rsid w:val="007058D5"/>
    <w:rsid w:val="00706C57"/>
    <w:rsid w:val="0070770F"/>
    <w:rsid w:val="007078E7"/>
    <w:rsid w:val="0071069E"/>
    <w:rsid w:val="0071124D"/>
    <w:rsid w:val="007119DF"/>
    <w:rsid w:val="00711B75"/>
    <w:rsid w:val="007152A8"/>
    <w:rsid w:val="00715C11"/>
    <w:rsid w:val="00720293"/>
    <w:rsid w:val="00720782"/>
    <w:rsid w:val="007217E7"/>
    <w:rsid w:val="0072780C"/>
    <w:rsid w:val="00727BED"/>
    <w:rsid w:val="00733E38"/>
    <w:rsid w:val="00734AAA"/>
    <w:rsid w:val="007362D7"/>
    <w:rsid w:val="00737976"/>
    <w:rsid w:val="00741B0B"/>
    <w:rsid w:val="007423EF"/>
    <w:rsid w:val="00742923"/>
    <w:rsid w:val="00742F50"/>
    <w:rsid w:val="00743013"/>
    <w:rsid w:val="00743091"/>
    <w:rsid w:val="00745589"/>
    <w:rsid w:val="00747FAC"/>
    <w:rsid w:val="0075069A"/>
    <w:rsid w:val="007510D5"/>
    <w:rsid w:val="00751126"/>
    <w:rsid w:val="00751E97"/>
    <w:rsid w:val="007533A3"/>
    <w:rsid w:val="00754B90"/>
    <w:rsid w:val="00754C86"/>
    <w:rsid w:val="007556E8"/>
    <w:rsid w:val="00756B3A"/>
    <w:rsid w:val="00757C78"/>
    <w:rsid w:val="00757DE6"/>
    <w:rsid w:val="00760B7B"/>
    <w:rsid w:val="007643B0"/>
    <w:rsid w:val="007643F9"/>
    <w:rsid w:val="007650E4"/>
    <w:rsid w:val="00767FF7"/>
    <w:rsid w:val="00771876"/>
    <w:rsid w:val="00771AB7"/>
    <w:rsid w:val="00772ACB"/>
    <w:rsid w:val="00773F70"/>
    <w:rsid w:val="00776B5A"/>
    <w:rsid w:val="007806BD"/>
    <w:rsid w:val="007820DD"/>
    <w:rsid w:val="00785BCD"/>
    <w:rsid w:val="00785BEB"/>
    <w:rsid w:val="00786060"/>
    <w:rsid w:val="0078687F"/>
    <w:rsid w:val="00786C2B"/>
    <w:rsid w:val="007914B9"/>
    <w:rsid w:val="00792792"/>
    <w:rsid w:val="0079337A"/>
    <w:rsid w:val="00793ED7"/>
    <w:rsid w:val="00794397"/>
    <w:rsid w:val="0079489C"/>
    <w:rsid w:val="00795997"/>
    <w:rsid w:val="0079786E"/>
    <w:rsid w:val="00797C35"/>
    <w:rsid w:val="007A0083"/>
    <w:rsid w:val="007A0668"/>
    <w:rsid w:val="007A0990"/>
    <w:rsid w:val="007A0C31"/>
    <w:rsid w:val="007A101C"/>
    <w:rsid w:val="007A1BBA"/>
    <w:rsid w:val="007A258C"/>
    <w:rsid w:val="007A39B9"/>
    <w:rsid w:val="007A599D"/>
    <w:rsid w:val="007A6636"/>
    <w:rsid w:val="007A7139"/>
    <w:rsid w:val="007B18CE"/>
    <w:rsid w:val="007B19DB"/>
    <w:rsid w:val="007B3088"/>
    <w:rsid w:val="007B63E5"/>
    <w:rsid w:val="007C0A86"/>
    <w:rsid w:val="007C0AFC"/>
    <w:rsid w:val="007C28B7"/>
    <w:rsid w:val="007D0744"/>
    <w:rsid w:val="007D452A"/>
    <w:rsid w:val="007D50E0"/>
    <w:rsid w:val="007D5B6A"/>
    <w:rsid w:val="007D6924"/>
    <w:rsid w:val="007E2046"/>
    <w:rsid w:val="007E2F5E"/>
    <w:rsid w:val="007E520A"/>
    <w:rsid w:val="007E6F32"/>
    <w:rsid w:val="007E7B49"/>
    <w:rsid w:val="007F28F9"/>
    <w:rsid w:val="007F45B9"/>
    <w:rsid w:val="007F5564"/>
    <w:rsid w:val="007F65E9"/>
    <w:rsid w:val="007F6B5E"/>
    <w:rsid w:val="00800B94"/>
    <w:rsid w:val="00802142"/>
    <w:rsid w:val="008023E6"/>
    <w:rsid w:val="00804238"/>
    <w:rsid w:val="0080479E"/>
    <w:rsid w:val="0080575A"/>
    <w:rsid w:val="00805F15"/>
    <w:rsid w:val="00805FCB"/>
    <w:rsid w:val="0081231F"/>
    <w:rsid w:val="008123E4"/>
    <w:rsid w:val="008127D3"/>
    <w:rsid w:val="00815CAA"/>
    <w:rsid w:val="00820B89"/>
    <w:rsid w:val="008213DC"/>
    <w:rsid w:val="00821CF0"/>
    <w:rsid w:val="00822D43"/>
    <w:rsid w:val="008246D4"/>
    <w:rsid w:val="00824C2D"/>
    <w:rsid w:val="008279A7"/>
    <w:rsid w:val="00827D78"/>
    <w:rsid w:val="008310D3"/>
    <w:rsid w:val="00836F44"/>
    <w:rsid w:val="0083707E"/>
    <w:rsid w:val="00840579"/>
    <w:rsid w:val="00843881"/>
    <w:rsid w:val="00844B54"/>
    <w:rsid w:val="008456B3"/>
    <w:rsid w:val="00846356"/>
    <w:rsid w:val="00850852"/>
    <w:rsid w:val="00850B53"/>
    <w:rsid w:val="00851088"/>
    <w:rsid w:val="00852678"/>
    <w:rsid w:val="008531FA"/>
    <w:rsid w:val="0085396C"/>
    <w:rsid w:val="00853D15"/>
    <w:rsid w:val="00855B23"/>
    <w:rsid w:val="00855C18"/>
    <w:rsid w:val="00856459"/>
    <w:rsid w:val="00856692"/>
    <w:rsid w:val="00857272"/>
    <w:rsid w:val="00857FF1"/>
    <w:rsid w:val="008612AD"/>
    <w:rsid w:val="008614E8"/>
    <w:rsid w:val="00863FDA"/>
    <w:rsid w:val="00864407"/>
    <w:rsid w:val="0086491B"/>
    <w:rsid w:val="00867838"/>
    <w:rsid w:val="0087041D"/>
    <w:rsid w:val="00870673"/>
    <w:rsid w:val="00871BB4"/>
    <w:rsid w:val="00871F91"/>
    <w:rsid w:val="00875AA4"/>
    <w:rsid w:val="00880369"/>
    <w:rsid w:val="008809C6"/>
    <w:rsid w:val="00882AF7"/>
    <w:rsid w:val="00883C30"/>
    <w:rsid w:val="0088450F"/>
    <w:rsid w:val="008856BC"/>
    <w:rsid w:val="00890429"/>
    <w:rsid w:val="008932C1"/>
    <w:rsid w:val="008942DD"/>
    <w:rsid w:val="00895380"/>
    <w:rsid w:val="00896093"/>
    <w:rsid w:val="008963EE"/>
    <w:rsid w:val="008967F0"/>
    <w:rsid w:val="008A1029"/>
    <w:rsid w:val="008A43B7"/>
    <w:rsid w:val="008A5F6A"/>
    <w:rsid w:val="008A7E93"/>
    <w:rsid w:val="008B2ED3"/>
    <w:rsid w:val="008B3038"/>
    <w:rsid w:val="008B4496"/>
    <w:rsid w:val="008B5DE6"/>
    <w:rsid w:val="008B6917"/>
    <w:rsid w:val="008B6BC7"/>
    <w:rsid w:val="008C0F30"/>
    <w:rsid w:val="008C35A0"/>
    <w:rsid w:val="008C3C56"/>
    <w:rsid w:val="008C46C6"/>
    <w:rsid w:val="008C4E6C"/>
    <w:rsid w:val="008C5FC1"/>
    <w:rsid w:val="008C6E69"/>
    <w:rsid w:val="008C6F11"/>
    <w:rsid w:val="008C70DA"/>
    <w:rsid w:val="008C7147"/>
    <w:rsid w:val="008C7282"/>
    <w:rsid w:val="008C7D4F"/>
    <w:rsid w:val="008D1575"/>
    <w:rsid w:val="008D2CD8"/>
    <w:rsid w:val="008D3357"/>
    <w:rsid w:val="008D6748"/>
    <w:rsid w:val="008D7F22"/>
    <w:rsid w:val="008F2E9C"/>
    <w:rsid w:val="008F3968"/>
    <w:rsid w:val="008F53FC"/>
    <w:rsid w:val="008F60B8"/>
    <w:rsid w:val="008F7E52"/>
    <w:rsid w:val="008F7E6E"/>
    <w:rsid w:val="00900B39"/>
    <w:rsid w:val="0090119A"/>
    <w:rsid w:val="00902D04"/>
    <w:rsid w:val="0090435A"/>
    <w:rsid w:val="00905A4E"/>
    <w:rsid w:val="00906913"/>
    <w:rsid w:val="009070BB"/>
    <w:rsid w:val="00912763"/>
    <w:rsid w:val="0091569F"/>
    <w:rsid w:val="009209BF"/>
    <w:rsid w:val="009219F0"/>
    <w:rsid w:val="00921B5F"/>
    <w:rsid w:val="009234B2"/>
    <w:rsid w:val="009252BB"/>
    <w:rsid w:val="0092530A"/>
    <w:rsid w:val="00926316"/>
    <w:rsid w:val="00931629"/>
    <w:rsid w:val="00931D30"/>
    <w:rsid w:val="009338AA"/>
    <w:rsid w:val="00934666"/>
    <w:rsid w:val="0093619A"/>
    <w:rsid w:val="009409C4"/>
    <w:rsid w:val="00945D43"/>
    <w:rsid w:val="00946A55"/>
    <w:rsid w:val="0094775D"/>
    <w:rsid w:val="009477A7"/>
    <w:rsid w:val="00952DB2"/>
    <w:rsid w:val="00953A77"/>
    <w:rsid w:val="00954E51"/>
    <w:rsid w:val="009557A1"/>
    <w:rsid w:val="0096365B"/>
    <w:rsid w:val="009650BF"/>
    <w:rsid w:val="00967A59"/>
    <w:rsid w:val="009701E3"/>
    <w:rsid w:val="00972017"/>
    <w:rsid w:val="009723AD"/>
    <w:rsid w:val="00972F05"/>
    <w:rsid w:val="00973881"/>
    <w:rsid w:val="009749F5"/>
    <w:rsid w:val="00977615"/>
    <w:rsid w:val="0098015B"/>
    <w:rsid w:val="00980252"/>
    <w:rsid w:val="0098088A"/>
    <w:rsid w:val="0098317D"/>
    <w:rsid w:val="009839E8"/>
    <w:rsid w:val="00983B59"/>
    <w:rsid w:val="00985B77"/>
    <w:rsid w:val="0098659E"/>
    <w:rsid w:val="009866E4"/>
    <w:rsid w:val="009900A3"/>
    <w:rsid w:val="009911FD"/>
    <w:rsid w:val="0099187D"/>
    <w:rsid w:val="00992921"/>
    <w:rsid w:val="009942CC"/>
    <w:rsid w:val="00994375"/>
    <w:rsid w:val="00995D2A"/>
    <w:rsid w:val="00995D3A"/>
    <w:rsid w:val="00995E5F"/>
    <w:rsid w:val="00995F1D"/>
    <w:rsid w:val="00996AC7"/>
    <w:rsid w:val="0099778C"/>
    <w:rsid w:val="009A2CC6"/>
    <w:rsid w:val="009A36E4"/>
    <w:rsid w:val="009A4073"/>
    <w:rsid w:val="009A5C07"/>
    <w:rsid w:val="009A6108"/>
    <w:rsid w:val="009A64F8"/>
    <w:rsid w:val="009A694A"/>
    <w:rsid w:val="009A7487"/>
    <w:rsid w:val="009A7D61"/>
    <w:rsid w:val="009B19B7"/>
    <w:rsid w:val="009B3224"/>
    <w:rsid w:val="009B479D"/>
    <w:rsid w:val="009B6299"/>
    <w:rsid w:val="009C3874"/>
    <w:rsid w:val="009C3FAF"/>
    <w:rsid w:val="009C4437"/>
    <w:rsid w:val="009C5991"/>
    <w:rsid w:val="009C65F1"/>
    <w:rsid w:val="009C6A67"/>
    <w:rsid w:val="009D1D31"/>
    <w:rsid w:val="009D4712"/>
    <w:rsid w:val="009D4D50"/>
    <w:rsid w:val="009D4EF1"/>
    <w:rsid w:val="009D5E18"/>
    <w:rsid w:val="009D729B"/>
    <w:rsid w:val="009E056B"/>
    <w:rsid w:val="009E11DE"/>
    <w:rsid w:val="009E18A9"/>
    <w:rsid w:val="009E3104"/>
    <w:rsid w:val="009E3297"/>
    <w:rsid w:val="009E3882"/>
    <w:rsid w:val="009E458C"/>
    <w:rsid w:val="009E50EC"/>
    <w:rsid w:val="009E5F64"/>
    <w:rsid w:val="009E780E"/>
    <w:rsid w:val="009F23C8"/>
    <w:rsid w:val="009F2A2C"/>
    <w:rsid w:val="009F7150"/>
    <w:rsid w:val="00A01CF3"/>
    <w:rsid w:val="00A053EB"/>
    <w:rsid w:val="00A12DB9"/>
    <w:rsid w:val="00A13CDF"/>
    <w:rsid w:val="00A1456E"/>
    <w:rsid w:val="00A153C8"/>
    <w:rsid w:val="00A15462"/>
    <w:rsid w:val="00A16CF4"/>
    <w:rsid w:val="00A17B94"/>
    <w:rsid w:val="00A210DC"/>
    <w:rsid w:val="00A220D1"/>
    <w:rsid w:val="00A232F7"/>
    <w:rsid w:val="00A23F9F"/>
    <w:rsid w:val="00A2564C"/>
    <w:rsid w:val="00A25DBA"/>
    <w:rsid w:val="00A319A2"/>
    <w:rsid w:val="00A319DA"/>
    <w:rsid w:val="00A324EF"/>
    <w:rsid w:val="00A32FC3"/>
    <w:rsid w:val="00A341BE"/>
    <w:rsid w:val="00A34DFE"/>
    <w:rsid w:val="00A35338"/>
    <w:rsid w:val="00A353DF"/>
    <w:rsid w:val="00A35439"/>
    <w:rsid w:val="00A37C5A"/>
    <w:rsid w:val="00A40854"/>
    <w:rsid w:val="00A415C1"/>
    <w:rsid w:val="00A42F4F"/>
    <w:rsid w:val="00A456E1"/>
    <w:rsid w:val="00A47B47"/>
    <w:rsid w:val="00A50B30"/>
    <w:rsid w:val="00A5274B"/>
    <w:rsid w:val="00A528C0"/>
    <w:rsid w:val="00A5303C"/>
    <w:rsid w:val="00A53F09"/>
    <w:rsid w:val="00A55EC8"/>
    <w:rsid w:val="00A55F6F"/>
    <w:rsid w:val="00A56627"/>
    <w:rsid w:val="00A56A0F"/>
    <w:rsid w:val="00A601EC"/>
    <w:rsid w:val="00A61A25"/>
    <w:rsid w:val="00A62FFB"/>
    <w:rsid w:val="00A6329F"/>
    <w:rsid w:val="00A63C6E"/>
    <w:rsid w:val="00A6430F"/>
    <w:rsid w:val="00A65978"/>
    <w:rsid w:val="00A6699C"/>
    <w:rsid w:val="00A67956"/>
    <w:rsid w:val="00A67B45"/>
    <w:rsid w:val="00A71028"/>
    <w:rsid w:val="00A73690"/>
    <w:rsid w:val="00A7392B"/>
    <w:rsid w:val="00A742BC"/>
    <w:rsid w:val="00A753E3"/>
    <w:rsid w:val="00A76153"/>
    <w:rsid w:val="00A762A5"/>
    <w:rsid w:val="00A7734B"/>
    <w:rsid w:val="00A80E52"/>
    <w:rsid w:val="00A84D49"/>
    <w:rsid w:val="00A84F54"/>
    <w:rsid w:val="00A85A93"/>
    <w:rsid w:val="00A85CC7"/>
    <w:rsid w:val="00A863AD"/>
    <w:rsid w:val="00A86EFE"/>
    <w:rsid w:val="00A87346"/>
    <w:rsid w:val="00A90C62"/>
    <w:rsid w:val="00A90E29"/>
    <w:rsid w:val="00A91919"/>
    <w:rsid w:val="00A92023"/>
    <w:rsid w:val="00A94C0B"/>
    <w:rsid w:val="00A95D6C"/>
    <w:rsid w:val="00A95E73"/>
    <w:rsid w:val="00A9700D"/>
    <w:rsid w:val="00A97200"/>
    <w:rsid w:val="00A97F26"/>
    <w:rsid w:val="00AA02D8"/>
    <w:rsid w:val="00AA1554"/>
    <w:rsid w:val="00AA585B"/>
    <w:rsid w:val="00AA62E0"/>
    <w:rsid w:val="00AA7986"/>
    <w:rsid w:val="00AB1241"/>
    <w:rsid w:val="00AB2093"/>
    <w:rsid w:val="00AB40A2"/>
    <w:rsid w:val="00AB53CE"/>
    <w:rsid w:val="00AB6234"/>
    <w:rsid w:val="00AB6B6F"/>
    <w:rsid w:val="00AB7FD3"/>
    <w:rsid w:val="00AC1E16"/>
    <w:rsid w:val="00AC2D1E"/>
    <w:rsid w:val="00AC4608"/>
    <w:rsid w:val="00AC60FB"/>
    <w:rsid w:val="00AC6A5A"/>
    <w:rsid w:val="00AC6E7B"/>
    <w:rsid w:val="00AC7553"/>
    <w:rsid w:val="00AC77F6"/>
    <w:rsid w:val="00AD121E"/>
    <w:rsid w:val="00AD24BA"/>
    <w:rsid w:val="00AD24F0"/>
    <w:rsid w:val="00AD4D6B"/>
    <w:rsid w:val="00AD4FBC"/>
    <w:rsid w:val="00AD5CC9"/>
    <w:rsid w:val="00AE3CCC"/>
    <w:rsid w:val="00AE406D"/>
    <w:rsid w:val="00AE60E2"/>
    <w:rsid w:val="00AE68AC"/>
    <w:rsid w:val="00AF03A3"/>
    <w:rsid w:val="00AF0664"/>
    <w:rsid w:val="00AF0750"/>
    <w:rsid w:val="00AF14A3"/>
    <w:rsid w:val="00AF1888"/>
    <w:rsid w:val="00AF18D0"/>
    <w:rsid w:val="00AF2424"/>
    <w:rsid w:val="00AF2434"/>
    <w:rsid w:val="00AF2510"/>
    <w:rsid w:val="00AF42B9"/>
    <w:rsid w:val="00AF4BFA"/>
    <w:rsid w:val="00AF501A"/>
    <w:rsid w:val="00AF6A85"/>
    <w:rsid w:val="00AF7503"/>
    <w:rsid w:val="00B0077A"/>
    <w:rsid w:val="00B0576C"/>
    <w:rsid w:val="00B05892"/>
    <w:rsid w:val="00B11FE0"/>
    <w:rsid w:val="00B140EF"/>
    <w:rsid w:val="00B1584B"/>
    <w:rsid w:val="00B16099"/>
    <w:rsid w:val="00B16507"/>
    <w:rsid w:val="00B166CD"/>
    <w:rsid w:val="00B1672C"/>
    <w:rsid w:val="00B16E39"/>
    <w:rsid w:val="00B17630"/>
    <w:rsid w:val="00B2147E"/>
    <w:rsid w:val="00B226C5"/>
    <w:rsid w:val="00B2707F"/>
    <w:rsid w:val="00B273F4"/>
    <w:rsid w:val="00B3091C"/>
    <w:rsid w:val="00B31578"/>
    <w:rsid w:val="00B31841"/>
    <w:rsid w:val="00B31DCE"/>
    <w:rsid w:val="00B33403"/>
    <w:rsid w:val="00B33D86"/>
    <w:rsid w:val="00B34B5E"/>
    <w:rsid w:val="00B40D33"/>
    <w:rsid w:val="00B4280C"/>
    <w:rsid w:val="00B43092"/>
    <w:rsid w:val="00B43F1F"/>
    <w:rsid w:val="00B44504"/>
    <w:rsid w:val="00B46DAF"/>
    <w:rsid w:val="00B47D83"/>
    <w:rsid w:val="00B50CDF"/>
    <w:rsid w:val="00B50E54"/>
    <w:rsid w:val="00B50E89"/>
    <w:rsid w:val="00B51947"/>
    <w:rsid w:val="00B52F7C"/>
    <w:rsid w:val="00B54744"/>
    <w:rsid w:val="00B5596B"/>
    <w:rsid w:val="00B55E77"/>
    <w:rsid w:val="00B56D52"/>
    <w:rsid w:val="00B571D6"/>
    <w:rsid w:val="00B6113F"/>
    <w:rsid w:val="00B62349"/>
    <w:rsid w:val="00B625D4"/>
    <w:rsid w:val="00B63B34"/>
    <w:rsid w:val="00B63EFE"/>
    <w:rsid w:val="00B6513D"/>
    <w:rsid w:val="00B6554F"/>
    <w:rsid w:val="00B66203"/>
    <w:rsid w:val="00B66420"/>
    <w:rsid w:val="00B67DE6"/>
    <w:rsid w:val="00B70B5D"/>
    <w:rsid w:val="00B713A7"/>
    <w:rsid w:val="00B73770"/>
    <w:rsid w:val="00B755D3"/>
    <w:rsid w:val="00B77ACB"/>
    <w:rsid w:val="00B82B9D"/>
    <w:rsid w:val="00B82F11"/>
    <w:rsid w:val="00B830A7"/>
    <w:rsid w:val="00B83189"/>
    <w:rsid w:val="00B83A38"/>
    <w:rsid w:val="00B85B44"/>
    <w:rsid w:val="00B86F7E"/>
    <w:rsid w:val="00B87608"/>
    <w:rsid w:val="00B87D90"/>
    <w:rsid w:val="00B90349"/>
    <w:rsid w:val="00B916C0"/>
    <w:rsid w:val="00B93EAC"/>
    <w:rsid w:val="00B97281"/>
    <w:rsid w:val="00BA027D"/>
    <w:rsid w:val="00BA103E"/>
    <w:rsid w:val="00BA24A2"/>
    <w:rsid w:val="00BA2807"/>
    <w:rsid w:val="00BA3235"/>
    <w:rsid w:val="00BA4DEB"/>
    <w:rsid w:val="00BA513B"/>
    <w:rsid w:val="00BA5FA5"/>
    <w:rsid w:val="00BA6339"/>
    <w:rsid w:val="00BB0EAA"/>
    <w:rsid w:val="00BB1253"/>
    <w:rsid w:val="00BB452B"/>
    <w:rsid w:val="00BB4C4B"/>
    <w:rsid w:val="00BB74B6"/>
    <w:rsid w:val="00BC078C"/>
    <w:rsid w:val="00BC16E6"/>
    <w:rsid w:val="00BC2133"/>
    <w:rsid w:val="00BC406C"/>
    <w:rsid w:val="00BC50F5"/>
    <w:rsid w:val="00BC6533"/>
    <w:rsid w:val="00BD0EC2"/>
    <w:rsid w:val="00BD3B0D"/>
    <w:rsid w:val="00BD6A51"/>
    <w:rsid w:val="00BD72AE"/>
    <w:rsid w:val="00BE0764"/>
    <w:rsid w:val="00BE07AB"/>
    <w:rsid w:val="00BE1AA3"/>
    <w:rsid w:val="00BE2E66"/>
    <w:rsid w:val="00BE3C5B"/>
    <w:rsid w:val="00BE67E2"/>
    <w:rsid w:val="00BF02A7"/>
    <w:rsid w:val="00BF1D43"/>
    <w:rsid w:val="00BF30B8"/>
    <w:rsid w:val="00BF44D6"/>
    <w:rsid w:val="00BF48DF"/>
    <w:rsid w:val="00C00909"/>
    <w:rsid w:val="00C02C5E"/>
    <w:rsid w:val="00C04696"/>
    <w:rsid w:val="00C07A68"/>
    <w:rsid w:val="00C10C47"/>
    <w:rsid w:val="00C12303"/>
    <w:rsid w:val="00C1426C"/>
    <w:rsid w:val="00C14762"/>
    <w:rsid w:val="00C150FD"/>
    <w:rsid w:val="00C21999"/>
    <w:rsid w:val="00C22A16"/>
    <w:rsid w:val="00C2503E"/>
    <w:rsid w:val="00C27E01"/>
    <w:rsid w:val="00C27E58"/>
    <w:rsid w:val="00C30F19"/>
    <w:rsid w:val="00C3150A"/>
    <w:rsid w:val="00C31F06"/>
    <w:rsid w:val="00C34E34"/>
    <w:rsid w:val="00C34F99"/>
    <w:rsid w:val="00C36724"/>
    <w:rsid w:val="00C40375"/>
    <w:rsid w:val="00C405E2"/>
    <w:rsid w:val="00C40F53"/>
    <w:rsid w:val="00C421B9"/>
    <w:rsid w:val="00C42621"/>
    <w:rsid w:val="00C44FD5"/>
    <w:rsid w:val="00C459A7"/>
    <w:rsid w:val="00C46CE7"/>
    <w:rsid w:val="00C47E8A"/>
    <w:rsid w:val="00C503DE"/>
    <w:rsid w:val="00C53C7C"/>
    <w:rsid w:val="00C54C4B"/>
    <w:rsid w:val="00C57724"/>
    <w:rsid w:val="00C6026B"/>
    <w:rsid w:val="00C608D2"/>
    <w:rsid w:val="00C610BC"/>
    <w:rsid w:val="00C6181A"/>
    <w:rsid w:val="00C618FA"/>
    <w:rsid w:val="00C61D62"/>
    <w:rsid w:val="00C644D3"/>
    <w:rsid w:val="00C64BBC"/>
    <w:rsid w:val="00C64FAE"/>
    <w:rsid w:val="00C66395"/>
    <w:rsid w:val="00C72C97"/>
    <w:rsid w:val="00C73013"/>
    <w:rsid w:val="00C759C0"/>
    <w:rsid w:val="00C75D98"/>
    <w:rsid w:val="00C80876"/>
    <w:rsid w:val="00C819EA"/>
    <w:rsid w:val="00C82390"/>
    <w:rsid w:val="00C82ECD"/>
    <w:rsid w:val="00C8432D"/>
    <w:rsid w:val="00C84E43"/>
    <w:rsid w:val="00C853EA"/>
    <w:rsid w:val="00C87CC2"/>
    <w:rsid w:val="00C87FD8"/>
    <w:rsid w:val="00C912D5"/>
    <w:rsid w:val="00C9141C"/>
    <w:rsid w:val="00C945A3"/>
    <w:rsid w:val="00C9795D"/>
    <w:rsid w:val="00C979A8"/>
    <w:rsid w:val="00CA0040"/>
    <w:rsid w:val="00CA0C77"/>
    <w:rsid w:val="00CA1307"/>
    <w:rsid w:val="00CA1935"/>
    <w:rsid w:val="00CA2B66"/>
    <w:rsid w:val="00CA40FF"/>
    <w:rsid w:val="00CA4456"/>
    <w:rsid w:val="00CA4C0F"/>
    <w:rsid w:val="00CA602D"/>
    <w:rsid w:val="00CA6FFB"/>
    <w:rsid w:val="00CB028A"/>
    <w:rsid w:val="00CB0355"/>
    <w:rsid w:val="00CB0385"/>
    <w:rsid w:val="00CB0405"/>
    <w:rsid w:val="00CB113E"/>
    <w:rsid w:val="00CB1441"/>
    <w:rsid w:val="00CB3C9C"/>
    <w:rsid w:val="00CB570E"/>
    <w:rsid w:val="00CB6D6E"/>
    <w:rsid w:val="00CC0512"/>
    <w:rsid w:val="00CC09E3"/>
    <w:rsid w:val="00CC15E2"/>
    <w:rsid w:val="00CC1D95"/>
    <w:rsid w:val="00CC1F11"/>
    <w:rsid w:val="00CC3414"/>
    <w:rsid w:val="00CC525A"/>
    <w:rsid w:val="00CC5A56"/>
    <w:rsid w:val="00CD395A"/>
    <w:rsid w:val="00CD3F19"/>
    <w:rsid w:val="00CD5FE7"/>
    <w:rsid w:val="00CD6D50"/>
    <w:rsid w:val="00CD6F91"/>
    <w:rsid w:val="00CD70CC"/>
    <w:rsid w:val="00CD71E0"/>
    <w:rsid w:val="00CE169D"/>
    <w:rsid w:val="00CE4596"/>
    <w:rsid w:val="00CE4BC7"/>
    <w:rsid w:val="00CE74C0"/>
    <w:rsid w:val="00CE785E"/>
    <w:rsid w:val="00CE7FA3"/>
    <w:rsid w:val="00CE7FCD"/>
    <w:rsid w:val="00CF0FE4"/>
    <w:rsid w:val="00CF2DB1"/>
    <w:rsid w:val="00CF588B"/>
    <w:rsid w:val="00CF610F"/>
    <w:rsid w:val="00CF635C"/>
    <w:rsid w:val="00CF69C6"/>
    <w:rsid w:val="00CF6D3E"/>
    <w:rsid w:val="00CF7434"/>
    <w:rsid w:val="00D00F3D"/>
    <w:rsid w:val="00D01AFE"/>
    <w:rsid w:val="00D01C70"/>
    <w:rsid w:val="00D021A8"/>
    <w:rsid w:val="00D0233A"/>
    <w:rsid w:val="00D02ED6"/>
    <w:rsid w:val="00D02FEB"/>
    <w:rsid w:val="00D06246"/>
    <w:rsid w:val="00D068F0"/>
    <w:rsid w:val="00D069F2"/>
    <w:rsid w:val="00D06D37"/>
    <w:rsid w:val="00D06EC0"/>
    <w:rsid w:val="00D07268"/>
    <w:rsid w:val="00D07C86"/>
    <w:rsid w:val="00D07EC0"/>
    <w:rsid w:val="00D11C8B"/>
    <w:rsid w:val="00D11EC9"/>
    <w:rsid w:val="00D128A9"/>
    <w:rsid w:val="00D12B5B"/>
    <w:rsid w:val="00D157F5"/>
    <w:rsid w:val="00D2209E"/>
    <w:rsid w:val="00D24416"/>
    <w:rsid w:val="00D2592F"/>
    <w:rsid w:val="00D2704E"/>
    <w:rsid w:val="00D279DE"/>
    <w:rsid w:val="00D27E73"/>
    <w:rsid w:val="00D30B32"/>
    <w:rsid w:val="00D30DB5"/>
    <w:rsid w:val="00D31AB7"/>
    <w:rsid w:val="00D3306B"/>
    <w:rsid w:val="00D35CDF"/>
    <w:rsid w:val="00D36260"/>
    <w:rsid w:val="00D378C5"/>
    <w:rsid w:val="00D4135B"/>
    <w:rsid w:val="00D42F83"/>
    <w:rsid w:val="00D4374C"/>
    <w:rsid w:val="00D44389"/>
    <w:rsid w:val="00D4640D"/>
    <w:rsid w:val="00D46C45"/>
    <w:rsid w:val="00D50AF9"/>
    <w:rsid w:val="00D50C6B"/>
    <w:rsid w:val="00D51733"/>
    <w:rsid w:val="00D52945"/>
    <w:rsid w:val="00D56013"/>
    <w:rsid w:val="00D565C8"/>
    <w:rsid w:val="00D56D1F"/>
    <w:rsid w:val="00D60AC1"/>
    <w:rsid w:val="00D62740"/>
    <w:rsid w:val="00D63F8A"/>
    <w:rsid w:val="00D664ED"/>
    <w:rsid w:val="00D66918"/>
    <w:rsid w:val="00D673F3"/>
    <w:rsid w:val="00D677DB"/>
    <w:rsid w:val="00D71958"/>
    <w:rsid w:val="00D71AA8"/>
    <w:rsid w:val="00D725E8"/>
    <w:rsid w:val="00D7312B"/>
    <w:rsid w:val="00D74300"/>
    <w:rsid w:val="00D746EC"/>
    <w:rsid w:val="00D75649"/>
    <w:rsid w:val="00D76D55"/>
    <w:rsid w:val="00D76E38"/>
    <w:rsid w:val="00D774E3"/>
    <w:rsid w:val="00D80650"/>
    <w:rsid w:val="00D81133"/>
    <w:rsid w:val="00D813FC"/>
    <w:rsid w:val="00D8143D"/>
    <w:rsid w:val="00D820C8"/>
    <w:rsid w:val="00D83073"/>
    <w:rsid w:val="00D84411"/>
    <w:rsid w:val="00D858D1"/>
    <w:rsid w:val="00D8687B"/>
    <w:rsid w:val="00D86C71"/>
    <w:rsid w:val="00D87575"/>
    <w:rsid w:val="00D903F3"/>
    <w:rsid w:val="00D9154B"/>
    <w:rsid w:val="00D91EC9"/>
    <w:rsid w:val="00D94EE5"/>
    <w:rsid w:val="00D958D2"/>
    <w:rsid w:val="00D967A1"/>
    <w:rsid w:val="00D97590"/>
    <w:rsid w:val="00D97785"/>
    <w:rsid w:val="00D97E53"/>
    <w:rsid w:val="00DA0E32"/>
    <w:rsid w:val="00DA10DA"/>
    <w:rsid w:val="00DA1D42"/>
    <w:rsid w:val="00DA1E0C"/>
    <w:rsid w:val="00DA1F2D"/>
    <w:rsid w:val="00DA268E"/>
    <w:rsid w:val="00DA3CCD"/>
    <w:rsid w:val="00DA50CF"/>
    <w:rsid w:val="00DA7B18"/>
    <w:rsid w:val="00DB0905"/>
    <w:rsid w:val="00DB0D60"/>
    <w:rsid w:val="00DB24F9"/>
    <w:rsid w:val="00DB320C"/>
    <w:rsid w:val="00DB3598"/>
    <w:rsid w:val="00DB4398"/>
    <w:rsid w:val="00DB5009"/>
    <w:rsid w:val="00DB574D"/>
    <w:rsid w:val="00DB72A7"/>
    <w:rsid w:val="00DB7797"/>
    <w:rsid w:val="00DC2071"/>
    <w:rsid w:val="00DC3741"/>
    <w:rsid w:val="00DC41F2"/>
    <w:rsid w:val="00DC6409"/>
    <w:rsid w:val="00DC6F91"/>
    <w:rsid w:val="00DC75EB"/>
    <w:rsid w:val="00DD0E4D"/>
    <w:rsid w:val="00DD157F"/>
    <w:rsid w:val="00DD18D8"/>
    <w:rsid w:val="00DD1A9A"/>
    <w:rsid w:val="00DD2557"/>
    <w:rsid w:val="00DD27C4"/>
    <w:rsid w:val="00DD33E3"/>
    <w:rsid w:val="00DD3432"/>
    <w:rsid w:val="00DD3EA4"/>
    <w:rsid w:val="00DD48B2"/>
    <w:rsid w:val="00DD683E"/>
    <w:rsid w:val="00DD6FAD"/>
    <w:rsid w:val="00DE0A3D"/>
    <w:rsid w:val="00DE1095"/>
    <w:rsid w:val="00DE1788"/>
    <w:rsid w:val="00DE1E0A"/>
    <w:rsid w:val="00DE41FF"/>
    <w:rsid w:val="00DE47D4"/>
    <w:rsid w:val="00DE4A35"/>
    <w:rsid w:val="00DE5CE9"/>
    <w:rsid w:val="00DE75AD"/>
    <w:rsid w:val="00DE7A64"/>
    <w:rsid w:val="00DF0EAE"/>
    <w:rsid w:val="00DF1BD0"/>
    <w:rsid w:val="00DF26BD"/>
    <w:rsid w:val="00DF3D36"/>
    <w:rsid w:val="00DF4262"/>
    <w:rsid w:val="00DF67F3"/>
    <w:rsid w:val="00DF6968"/>
    <w:rsid w:val="00E00124"/>
    <w:rsid w:val="00E01DB8"/>
    <w:rsid w:val="00E02973"/>
    <w:rsid w:val="00E055D2"/>
    <w:rsid w:val="00E057D1"/>
    <w:rsid w:val="00E05AD7"/>
    <w:rsid w:val="00E05B31"/>
    <w:rsid w:val="00E06DB9"/>
    <w:rsid w:val="00E06E18"/>
    <w:rsid w:val="00E07338"/>
    <w:rsid w:val="00E121FF"/>
    <w:rsid w:val="00E12E70"/>
    <w:rsid w:val="00E1379A"/>
    <w:rsid w:val="00E14063"/>
    <w:rsid w:val="00E14317"/>
    <w:rsid w:val="00E1510F"/>
    <w:rsid w:val="00E1533F"/>
    <w:rsid w:val="00E15DFB"/>
    <w:rsid w:val="00E20CDF"/>
    <w:rsid w:val="00E2143D"/>
    <w:rsid w:val="00E21CD6"/>
    <w:rsid w:val="00E2324C"/>
    <w:rsid w:val="00E239A2"/>
    <w:rsid w:val="00E2471B"/>
    <w:rsid w:val="00E24FE0"/>
    <w:rsid w:val="00E25330"/>
    <w:rsid w:val="00E25EB8"/>
    <w:rsid w:val="00E278EA"/>
    <w:rsid w:val="00E30DD5"/>
    <w:rsid w:val="00E32AA0"/>
    <w:rsid w:val="00E334FC"/>
    <w:rsid w:val="00E33716"/>
    <w:rsid w:val="00E3459E"/>
    <w:rsid w:val="00E347F1"/>
    <w:rsid w:val="00E34EB1"/>
    <w:rsid w:val="00E34F85"/>
    <w:rsid w:val="00E3559B"/>
    <w:rsid w:val="00E3564F"/>
    <w:rsid w:val="00E37526"/>
    <w:rsid w:val="00E37A3B"/>
    <w:rsid w:val="00E42446"/>
    <w:rsid w:val="00E4394F"/>
    <w:rsid w:val="00E4409A"/>
    <w:rsid w:val="00E4625A"/>
    <w:rsid w:val="00E4778C"/>
    <w:rsid w:val="00E47C2A"/>
    <w:rsid w:val="00E52620"/>
    <w:rsid w:val="00E52CD4"/>
    <w:rsid w:val="00E53D6A"/>
    <w:rsid w:val="00E54039"/>
    <w:rsid w:val="00E56601"/>
    <w:rsid w:val="00E61E51"/>
    <w:rsid w:val="00E61F62"/>
    <w:rsid w:val="00E62036"/>
    <w:rsid w:val="00E6340C"/>
    <w:rsid w:val="00E6343A"/>
    <w:rsid w:val="00E6715A"/>
    <w:rsid w:val="00E7162A"/>
    <w:rsid w:val="00E71D84"/>
    <w:rsid w:val="00E74320"/>
    <w:rsid w:val="00E74883"/>
    <w:rsid w:val="00E76B8F"/>
    <w:rsid w:val="00E806B9"/>
    <w:rsid w:val="00E81B59"/>
    <w:rsid w:val="00E82D82"/>
    <w:rsid w:val="00E850C6"/>
    <w:rsid w:val="00E85E55"/>
    <w:rsid w:val="00E878A5"/>
    <w:rsid w:val="00E90A17"/>
    <w:rsid w:val="00E91AB2"/>
    <w:rsid w:val="00E9266A"/>
    <w:rsid w:val="00E92CE1"/>
    <w:rsid w:val="00E9367C"/>
    <w:rsid w:val="00E95878"/>
    <w:rsid w:val="00E95DCC"/>
    <w:rsid w:val="00E95FF9"/>
    <w:rsid w:val="00E968F2"/>
    <w:rsid w:val="00E97578"/>
    <w:rsid w:val="00E97F27"/>
    <w:rsid w:val="00EA1C2C"/>
    <w:rsid w:val="00EA1D86"/>
    <w:rsid w:val="00EA2238"/>
    <w:rsid w:val="00EA24A5"/>
    <w:rsid w:val="00EA2DD8"/>
    <w:rsid w:val="00EA5B8E"/>
    <w:rsid w:val="00EA6C3A"/>
    <w:rsid w:val="00EB0E34"/>
    <w:rsid w:val="00EB1172"/>
    <w:rsid w:val="00EB1362"/>
    <w:rsid w:val="00EB3434"/>
    <w:rsid w:val="00EC087B"/>
    <w:rsid w:val="00EC0E4D"/>
    <w:rsid w:val="00EC2337"/>
    <w:rsid w:val="00EC2DC4"/>
    <w:rsid w:val="00EC2E31"/>
    <w:rsid w:val="00EC341F"/>
    <w:rsid w:val="00EC6285"/>
    <w:rsid w:val="00EC66FD"/>
    <w:rsid w:val="00EC7415"/>
    <w:rsid w:val="00ED0097"/>
    <w:rsid w:val="00ED032B"/>
    <w:rsid w:val="00ED0B3C"/>
    <w:rsid w:val="00ED1647"/>
    <w:rsid w:val="00ED1BFF"/>
    <w:rsid w:val="00ED29A4"/>
    <w:rsid w:val="00ED2BBA"/>
    <w:rsid w:val="00ED411A"/>
    <w:rsid w:val="00ED54E9"/>
    <w:rsid w:val="00ED5A0A"/>
    <w:rsid w:val="00ED5F67"/>
    <w:rsid w:val="00ED6227"/>
    <w:rsid w:val="00ED6265"/>
    <w:rsid w:val="00EE06D4"/>
    <w:rsid w:val="00EE0B7C"/>
    <w:rsid w:val="00EE19C8"/>
    <w:rsid w:val="00EE5D95"/>
    <w:rsid w:val="00EE637E"/>
    <w:rsid w:val="00EE7F03"/>
    <w:rsid w:val="00EF0E9D"/>
    <w:rsid w:val="00EF0FBE"/>
    <w:rsid w:val="00EF2BA4"/>
    <w:rsid w:val="00EF3470"/>
    <w:rsid w:val="00EF4969"/>
    <w:rsid w:val="00EF59B1"/>
    <w:rsid w:val="00EF5CCA"/>
    <w:rsid w:val="00EF6B70"/>
    <w:rsid w:val="00EF6C82"/>
    <w:rsid w:val="00EF79E8"/>
    <w:rsid w:val="00EF7C5C"/>
    <w:rsid w:val="00F00688"/>
    <w:rsid w:val="00F00C69"/>
    <w:rsid w:val="00F0283F"/>
    <w:rsid w:val="00F048AA"/>
    <w:rsid w:val="00F05DB6"/>
    <w:rsid w:val="00F0677F"/>
    <w:rsid w:val="00F06B19"/>
    <w:rsid w:val="00F07B02"/>
    <w:rsid w:val="00F10EB9"/>
    <w:rsid w:val="00F13A9C"/>
    <w:rsid w:val="00F13DE4"/>
    <w:rsid w:val="00F164F3"/>
    <w:rsid w:val="00F17237"/>
    <w:rsid w:val="00F21817"/>
    <w:rsid w:val="00F224B6"/>
    <w:rsid w:val="00F22EAA"/>
    <w:rsid w:val="00F230B3"/>
    <w:rsid w:val="00F234EA"/>
    <w:rsid w:val="00F235CB"/>
    <w:rsid w:val="00F246FB"/>
    <w:rsid w:val="00F256AB"/>
    <w:rsid w:val="00F3039D"/>
    <w:rsid w:val="00F30C9F"/>
    <w:rsid w:val="00F31135"/>
    <w:rsid w:val="00F320BA"/>
    <w:rsid w:val="00F325F0"/>
    <w:rsid w:val="00F32BDF"/>
    <w:rsid w:val="00F36C49"/>
    <w:rsid w:val="00F45340"/>
    <w:rsid w:val="00F4536B"/>
    <w:rsid w:val="00F455E3"/>
    <w:rsid w:val="00F45C47"/>
    <w:rsid w:val="00F46F1C"/>
    <w:rsid w:val="00F47905"/>
    <w:rsid w:val="00F502B8"/>
    <w:rsid w:val="00F509C8"/>
    <w:rsid w:val="00F522A9"/>
    <w:rsid w:val="00F53A35"/>
    <w:rsid w:val="00F53E85"/>
    <w:rsid w:val="00F54871"/>
    <w:rsid w:val="00F55797"/>
    <w:rsid w:val="00F55A70"/>
    <w:rsid w:val="00F55AC8"/>
    <w:rsid w:val="00F56C44"/>
    <w:rsid w:val="00F60A54"/>
    <w:rsid w:val="00F610EB"/>
    <w:rsid w:val="00F612E7"/>
    <w:rsid w:val="00F675D1"/>
    <w:rsid w:val="00F7025E"/>
    <w:rsid w:val="00F732EA"/>
    <w:rsid w:val="00F749FC"/>
    <w:rsid w:val="00F74C9F"/>
    <w:rsid w:val="00F7513E"/>
    <w:rsid w:val="00F75C9E"/>
    <w:rsid w:val="00F770F4"/>
    <w:rsid w:val="00F81FCB"/>
    <w:rsid w:val="00F83AEA"/>
    <w:rsid w:val="00F84323"/>
    <w:rsid w:val="00F85A03"/>
    <w:rsid w:val="00F85FF5"/>
    <w:rsid w:val="00F87126"/>
    <w:rsid w:val="00F87714"/>
    <w:rsid w:val="00F878F8"/>
    <w:rsid w:val="00F92B49"/>
    <w:rsid w:val="00F94CCE"/>
    <w:rsid w:val="00F94F37"/>
    <w:rsid w:val="00F95740"/>
    <w:rsid w:val="00F96E0B"/>
    <w:rsid w:val="00F97EAA"/>
    <w:rsid w:val="00FA0A3A"/>
    <w:rsid w:val="00FA0AE6"/>
    <w:rsid w:val="00FA0B28"/>
    <w:rsid w:val="00FA115F"/>
    <w:rsid w:val="00FA14A0"/>
    <w:rsid w:val="00FA1BF3"/>
    <w:rsid w:val="00FA4C09"/>
    <w:rsid w:val="00FA4C57"/>
    <w:rsid w:val="00FA5256"/>
    <w:rsid w:val="00FA6B69"/>
    <w:rsid w:val="00FA7925"/>
    <w:rsid w:val="00FB028B"/>
    <w:rsid w:val="00FB4BD7"/>
    <w:rsid w:val="00FB573D"/>
    <w:rsid w:val="00FB6924"/>
    <w:rsid w:val="00FB7E29"/>
    <w:rsid w:val="00FC1730"/>
    <w:rsid w:val="00FC406F"/>
    <w:rsid w:val="00FC5A90"/>
    <w:rsid w:val="00FC7B42"/>
    <w:rsid w:val="00FD04BE"/>
    <w:rsid w:val="00FD0DED"/>
    <w:rsid w:val="00FD183E"/>
    <w:rsid w:val="00FD29E2"/>
    <w:rsid w:val="00FD5799"/>
    <w:rsid w:val="00FE0369"/>
    <w:rsid w:val="00FE141D"/>
    <w:rsid w:val="00FE39FC"/>
    <w:rsid w:val="00FE4362"/>
    <w:rsid w:val="00FE4478"/>
    <w:rsid w:val="00FE4481"/>
    <w:rsid w:val="00FE53BA"/>
    <w:rsid w:val="00FE5709"/>
    <w:rsid w:val="00FE62F2"/>
    <w:rsid w:val="00FE69C3"/>
    <w:rsid w:val="00FF1BED"/>
    <w:rsid w:val="00FF2BEF"/>
    <w:rsid w:val="00FF362D"/>
    <w:rsid w:val="00FF3CD0"/>
    <w:rsid w:val="00FF4EB1"/>
    <w:rsid w:val="01142CF0"/>
    <w:rsid w:val="0132F3FC"/>
    <w:rsid w:val="0165AE57"/>
    <w:rsid w:val="01969123"/>
    <w:rsid w:val="01C1179F"/>
    <w:rsid w:val="024682E2"/>
    <w:rsid w:val="0342462D"/>
    <w:rsid w:val="0342AAD4"/>
    <w:rsid w:val="03761B25"/>
    <w:rsid w:val="047939A7"/>
    <w:rsid w:val="049C6BF3"/>
    <w:rsid w:val="04E860F9"/>
    <w:rsid w:val="052A6290"/>
    <w:rsid w:val="064BC978"/>
    <w:rsid w:val="0663E5C0"/>
    <w:rsid w:val="06E918D9"/>
    <w:rsid w:val="07762DE5"/>
    <w:rsid w:val="07B8A95D"/>
    <w:rsid w:val="07E3AA23"/>
    <w:rsid w:val="07ED3512"/>
    <w:rsid w:val="0810D171"/>
    <w:rsid w:val="0813AD0A"/>
    <w:rsid w:val="0815B750"/>
    <w:rsid w:val="08C4420F"/>
    <w:rsid w:val="095DE5A1"/>
    <w:rsid w:val="0AB808B6"/>
    <w:rsid w:val="0B023339"/>
    <w:rsid w:val="0B1A7A8D"/>
    <w:rsid w:val="0B2CF3D0"/>
    <w:rsid w:val="0B60C890"/>
    <w:rsid w:val="0B621578"/>
    <w:rsid w:val="0C68CB33"/>
    <w:rsid w:val="0D49BD3E"/>
    <w:rsid w:val="0DC267B2"/>
    <w:rsid w:val="0DDB1D5D"/>
    <w:rsid w:val="0E73B65D"/>
    <w:rsid w:val="0E8723E3"/>
    <w:rsid w:val="0EBF8DFF"/>
    <w:rsid w:val="0F0DE998"/>
    <w:rsid w:val="0FB77F55"/>
    <w:rsid w:val="107074CF"/>
    <w:rsid w:val="11343CAB"/>
    <w:rsid w:val="11F6429E"/>
    <w:rsid w:val="1249598A"/>
    <w:rsid w:val="1277A3B0"/>
    <w:rsid w:val="12B0C130"/>
    <w:rsid w:val="138C8C4B"/>
    <w:rsid w:val="14637765"/>
    <w:rsid w:val="14801AD8"/>
    <w:rsid w:val="14CF19B1"/>
    <w:rsid w:val="1537AC3B"/>
    <w:rsid w:val="155A345C"/>
    <w:rsid w:val="157CA070"/>
    <w:rsid w:val="1611702B"/>
    <w:rsid w:val="165496B4"/>
    <w:rsid w:val="16684494"/>
    <w:rsid w:val="16B95071"/>
    <w:rsid w:val="16E86617"/>
    <w:rsid w:val="179E7DD4"/>
    <w:rsid w:val="18AC7611"/>
    <w:rsid w:val="18F7CD45"/>
    <w:rsid w:val="19C18ECB"/>
    <w:rsid w:val="1A31AF18"/>
    <w:rsid w:val="1A366B99"/>
    <w:rsid w:val="1AD0C09B"/>
    <w:rsid w:val="1BF88153"/>
    <w:rsid w:val="1D0D9E88"/>
    <w:rsid w:val="1D6F1302"/>
    <w:rsid w:val="1DA4B675"/>
    <w:rsid w:val="1DAF5302"/>
    <w:rsid w:val="1DF07643"/>
    <w:rsid w:val="1E0550BE"/>
    <w:rsid w:val="1EBFC6A3"/>
    <w:rsid w:val="1EE0852A"/>
    <w:rsid w:val="1F85C8C4"/>
    <w:rsid w:val="1FB35A73"/>
    <w:rsid w:val="200A2CD0"/>
    <w:rsid w:val="202FFC93"/>
    <w:rsid w:val="20814EA8"/>
    <w:rsid w:val="20F46709"/>
    <w:rsid w:val="215D39EF"/>
    <w:rsid w:val="2167CFB7"/>
    <w:rsid w:val="2184FD98"/>
    <w:rsid w:val="21CE732C"/>
    <w:rsid w:val="21E79F20"/>
    <w:rsid w:val="221BF5AF"/>
    <w:rsid w:val="22728FF2"/>
    <w:rsid w:val="2285ADEA"/>
    <w:rsid w:val="22FF2A3F"/>
    <w:rsid w:val="236A1CA6"/>
    <w:rsid w:val="24429C92"/>
    <w:rsid w:val="2465D7A3"/>
    <w:rsid w:val="247C7FC8"/>
    <w:rsid w:val="24CCC5C1"/>
    <w:rsid w:val="24DF827A"/>
    <w:rsid w:val="25939D7B"/>
    <w:rsid w:val="26F0217A"/>
    <w:rsid w:val="2771EB27"/>
    <w:rsid w:val="27D5FEC0"/>
    <w:rsid w:val="2922370D"/>
    <w:rsid w:val="29CB8EF9"/>
    <w:rsid w:val="2A44F778"/>
    <w:rsid w:val="2B02FE72"/>
    <w:rsid w:val="2B4FA119"/>
    <w:rsid w:val="2BF85BD6"/>
    <w:rsid w:val="2D47FD2F"/>
    <w:rsid w:val="2D4F4C23"/>
    <w:rsid w:val="2D57C85C"/>
    <w:rsid w:val="2D86D365"/>
    <w:rsid w:val="2DBCFE27"/>
    <w:rsid w:val="2DD3D39B"/>
    <w:rsid w:val="2E2765D1"/>
    <w:rsid w:val="2E729BC8"/>
    <w:rsid w:val="2E9FD2C0"/>
    <w:rsid w:val="2EA9AF4F"/>
    <w:rsid w:val="2EC00ADF"/>
    <w:rsid w:val="2ED67753"/>
    <w:rsid w:val="2EDA3009"/>
    <w:rsid w:val="2EEE17FB"/>
    <w:rsid w:val="2F009A5C"/>
    <w:rsid w:val="30560506"/>
    <w:rsid w:val="30B5F58D"/>
    <w:rsid w:val="3159A10F"/>
    <w:rsid w:val="3213B39D"/>
    <w:rsid w:val="32E83612"/>
    <w:rsid w:val="3306AC47"/>
    <w:rsid w:val="33252ECB"/>
    <w:rsid w:val="348C92BE"/>
    <w:rsid w:val="34FDCE8D"/>
    <w:rsid w:val="35963496"/>
    <w:rsid w:val="35C7A50A"/>
    <w:rsid w:val="3676F050"/>
    <w:rsid w:val="36AA9F6D"/>
    <w:rsid w:val="36F51424"/>
    <w:rsid w:val="390EB1A1"/>
    <w:rsid w:val="3A0E53F9"/>
    <w:rsid w:val="3A1CD765"/>
    <w:rsid w:val="3AD952FD"/>
    <w:rsid w:val="3AE9D81E"/>
    <w:rsid w:val="3BB7592C"/>
    <w:rsid w:val="3D1B24A6"/>
    <w:rsid w:val="3D548D0A"/>
    <w:rsid w:val="3E08FFBC"/>
    <w:rsid w:val="3E2416B2"/>
    <w:rsid w:val="3EBBE432"/>
    <w:rsid w:val="40128545"/>
    <w:rsid w:val="4032DD12"/>
    <w:rsid w:val="404098F4"/>
    <w:rsid w:val="40968E09"/>
    <w:rsid w:val="40D430AB"/>
    <w:rsid w:val="41032526"/>
    <w:rsid w:val="41086EAA"/>
    <w:rsid w:val="42210850"/>
    <w:rsid w:val="4255C6E6"/>
    <w:rsid w:val="42ECEC75"/>
    <w:rsid w:val="43027DF5"/>
    <w:rsid w:val="4346BE8F"/>
    <w:rsid w:val="43A7FB51"/>
    <w:rsid w:val="43E79191"/>
    <w:rsid w:val="441287CD"/>
    <w:rsid w:val="449A3E22"/>
    <w:rsid w:val="44BF14AF"/>
    <w:rsid w:val="4522FE4A"/>
    <w:rsid w:val="4548D22A"/>
    <w:rsid w:val="4582CA7A"/>
    <w:rsid w:val="45C729F1"/>
    <w:rsid w:val="46427AB0"/>
    <w:rsid w:val="464F01EF"/>
    <w:rsid w:val="47023BD9"/>
    <w:rsid w:val="4778D747"/>
    <w:rsid w:val="4794B299"/>
    <w:rsid w:val="47D7E320"/>
    <w:rsid w:val="48BB02B4"/>
    <w:rsid w:val="48C3EB73"/>
    <w:rsid w:val="48CC0D18"/>
    <w:rsid w:val="48E19375"/>
    <w:rsid w:val="49B18F7D"/>
    <w:rsid w:val="4B35C7A3"/>
    <w:rsid w:val="4B3D68C1"/>
    <w:rsid w:val="4BF141B5"/>
    <w:rsid w:val="4C2C85B1"/>
    <w:rsid w:val="4CB53A07"/>
    <w:rsid w:val="4CB9FD1F"/>
    <w:rsid w:val="4CD9EA31"/>
    <w:rsid w:val="4E56A0CF"/>
    <w:rsid w:val="4E8236CA"/>
    <w:rsid w:val="4EE86AEB"/>
    <w:rsid w:val="4F52AE33"/>
    <w:rsid w:val="4FAF39E8"/>
    <w:rsid w:val="50FB6108"/>
    <w:rsid w:val="514B656B"/>
    <w:rsid w:val="52CD4DA6"/>
    <w:rsid w:val="52DAE35C"/>
    <w:rsid w:val="538CCD06"/>
    <w:rsid w:val="54377584"/>
    <w:rsid w:val="5524B234"/>
    <w:rsid w:val="56038738"/>
    <w:rsid w:val="5624D95A"/>
    <w:rsid w:val="566235C3"/>
    <w:rsid w:val="56E7CAB2"/>
    <w:rsid w:val="57B29DE4"/>
    <w:rsid w:val="57ECF05C"/>
    <w:rsid w:val="5818CC6F"/>
    <w:rsid w:val="5894C43D"/>
    <w:rsid w:val="58BDA650"/>
    <w:rsid w:val="58F10C76"/>
    <w:rsid w:val="59144D36"/>
    <w:rsid w:val="593ABA0D"/>
    <w:rsid w:val="59618FDA"/>
    <w:rsid w:val="5A11CB40"/>
    <w:rsid w:val="5A95DB88"/>
    <w:rsid w:val="5AD0CE48"/>
    <w:rsid w:val="5BBE88D9"/>
    <w:rsid w:val="5CB7971E"/>
    <w:rsid w:val="5CBAAB4B"/>
    <w:rsid w:val="5E7F3237"/>
    <w:rsid w:val="5EB863AD"/>
    <w:rsid w:val="5F2E7E93"/>
    <w:rsid w:val="5F309899"/>
    <w:rsid w:val="5F67938F"/>
    <w:rsid w:val="5FAEC5AD"/>
    <w:rsid w:val="61217025"/>
    <w:rsid w:val="615485D9"/>
    <w:rsid w:val="615DE947"/>
    <w:rsid w:val="61C34933"/>
    <w:rsid w:val="62B0B6A0"/>
    <w:rsid w:val="62DBB6BB"/>
    <w:rsid w:val="640D7DA4"/>
    <w:rsid w:val="641F5C0C"/>
    <w:rsid w:val="64A5ED82"/>
    <w:rsid w:val="64D7F49A"/>
    <w:rsid w:val="6552EBFB"/>
    <w:rsid w:val="65AF7A8A"/>
    <w:rsid w:val="68635EB9"/>
    <w:rsid w:val="68B189C1"/>
    <w:rsid w:val="6A67C971"/>
    <w:rsid w:val="6A68C1A8"/>
    <w:rsid w:val="6A733CA8"/>
    <w:rsid w:val="6AED86DC"/>
    <w:rsid w:val="6B279804"/>
    <w:rsid w:val="6B38375C"/>
    <w:rsid w:val="6B3E4E7C"/>
    <w:rsid w:val="6BB3DF65"/>
    <w:rsid w:val="6BB53525"/>
    <w:rsid w:val="6BDD9CC1"/>
    <w:rsid w:val="6BDE62D3"/>
    <w:rsid w:val="6C38780E"/>
    <w:rsid w:val="6D3E3A3A"/>
    <w:rsid w:val="6DBAE3E2"/>
    <w:rsid w:val="6E44BC61"/>
    <w:rsid w:val="6EEF3D38"/>
    <w:rsid w:val="6FAC4D50"/>
    <w:rsid w:val="6FD9A856"/>
    <w:rsid w:val="6FE4A78F"/>
    <w:rsid w:val="6FED6915"/>
    <w:rsid w:val="7157271C"/>
    <w:rsid w:val="71CA3769"/>
    <w:rsid w:val="723C04D9"/>
    <w:rsid w:val="726A72D1"/>
    <w:rsid w:val="731DAB75"/>
    <w:rsid w:val="732EFD83"/>
    <w:rsid w:val="733768EC"/>
    <w:rsid w:val="737B35D4"/>
    <w:rsid w:val="7402059D"/>
    <w:rsid w:val="7423EBFF"/>
    <w:rsid w:val="74689CEF"/>
    <w:rsid w:val="74804BE5"/>
    <w:rsid w:val="750ADDFE"/>
    <w:rsid w:val="75207127"/>
    <w:rsid w:val="759551FB"/>
    <w:rsid w:val="75EAD0DC"/>
    <w:rsid w:val="76074DC6"/>
    <w:rsid w:val="76110E51"/>
    <w:rsid w:val="761FFB25"/>
    <w:rsid w:val="77BC2E15"/>
    <w:rsid w:val="7830ACAC"/>
    <w:rsid w:val="78720FAA"/>
    <w:rsid w:val="78BEC215"/>
    <w:rsid w:val="79284085"/>
    <w:rsid w:val="7940C2C6"/>
    <w:rsid w:val="7990059B"/>
    <w:rsid w:val="79A528AB"/>
    <w:rsid w:val="7A983EA3"/>
    <w:rsid w:val="7B27227A"/>
    <w:rsid w:val="7B85B9E3"/>
    <w:rsid w:val="7C749CAB"/>
    <w:rsid w:val="7CFDF61F"/>
    <w:rsid w:val="7D1795F5"/>
    <w:rsid w:val="7D3A18CB"/>
    <w:rsid w:val="7DB5E3C0"/>
    <w:rsid w:val="7DCDE338"/>
    <w:rsid w:val="7E57D576"/>
    <w:rsid w:val="7EAB4958"/>
    <w:rsid w:val="7EC22074"/>
    <w:rsid w:val="7F3908AC"/>
    <w:rsid w:val="7F733B5B"/>
    <w:rsid w:val="7F871FC3"/>
    <w:rsid w:val="7F9AFE2E"/>
    <w:rsid w:val="7FBE45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0ED2C"/>
  <w14:defaultImageDpi w14:val="32767"/>
  <w15:chartTrackingRefBased/>
  <w15:docId w15:val="{EBEDB09D-6155-456A-BE16-8C5722754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649"/>
    <w:pPr>
      <w:spacing w:after="240" w:line="240" w:lineRule="auto"/>
    </w:pPr>
    <w:rPr>
      <w:rFonts w:eastAsia="Times New Roman" w:cs="Times New Roman"/>
      <w:szCs w:val="24"/>
    </w:rPr>
  </w:style>
  <w:style w:type="paragraph" w:styleId="Heading1">
    <w:name w:val="heading 1"/>
    <w:basedOn w:val="Normal"/>
    <w:next w:val="Normal"/>
    <w:link w:val="Heading1Char"/>
    <w:uiPriority w:val="9"/>
    <w:qFormat/>
    <w:rsid w:val="001375C2"/>
    <w:pPr>
      <w:keepNext/>
      <w:keepLines/>
      <w:numPr>
        <w:numId w:val="114"/>
      </w:numPr>
      <w:spacing w:before="240"/>
      <w:outlineLvl w:val="0"/>
    </w:pPr>
    <w:rPr>
      <w:rFonts w:ascii="Segoe UI Light" w:eastAsiaTheme="majorEastAsia" w:hAnsi="Segoe UI Light" w:cstheme="majorBidi"/>
      <w:b/>
      <w:color w:val="0B5294" w:themeColor="accent1" w:themeShade="BF"/>
      <w:sz w:val="36"/>
      <w:szCs w:val="32"/>
    </w:rPr>
  </w:style>
  <w:style w:type="paragraph" w:styleId="Heading2">
    <w:name w:val="heading 2"/>
    <w:basedOn w:val="Normal"/>
    <w:next w:val="Normal"/>
    <w:link w:val="Heading2Char"/>
    <w:uiPriority w:val="9"/>
    <w:unhideWhenUsed/>
    <w:qFormat/>
    <w:rsid w:val="0025535E"/>
    <w:pPr>
      <w:keepNext/>
      <w:keepLines/>
      <w:numPr>
        <w:ilvl w:val="1"/>
        <w:numId w:val="120"/>
      </w:numPr>
      <w:tabs>
        <w:tab w:val="left" w:pos="540"/>
      </w:tabs>
      <w:spacing w:before="40"/>
      <w:outlineLvl w:val="1"/>
    </w:pPr>
    <w:rPr>
      <w:rFonts w:ascii="Segoe UI" w:eastAsiaTheme="majorEastAsia" w:hAnsi="Segoe UI" w:cs="Segoe UI Light"/>
      <w:b/>
      <w:color w:val="0078D4"/>
      <w:sz w:val="28"/>
      <w:szCs w:val="26"/>
    </w:rPr>
  </w:style>
  <w:style w:type="paragraph" w:styleId="Heading3">
    <w:name w:val="heading 3"/>
    <w:basedOn w:val="Normal"/>
    <w:next w:val="Normal"/>
    <w:link w:val="Heading3Char"/>
    <w:autoRedefine/>
    <w:uiPriority w:val="9"/>
    <w:unhideWhenUsed/>
    <w:qFormat/>
    <w:rsid w:val="008310D3"/>
    <w:pPr>
      <w:keepNext/>
      <w:keepLines/>
      <w:numPr>
        <w:ilvl w:val="2"/>
        <w:numId w:val="120"/>
      </w:numPr>
      <w:tabs>
        <w:tab w:val="left" w:pos="900"/>
      </w:tabs>
      <w:spacing w:before="240" w:after="120"/>
      <w:outlineLvl w:val="2"/>
    </w:pPr>
    <w:rPr>
      <w:rFonts w:ascii="Segoe UI" w:hAnsi="Segoe UI" w:cs="Segoe UI Semibold"/>
      <w:b/>
      <w:color w:val="0F6FC6" w:themeColor="accent1"/>
      <w:sz w:val="24"/>
    </w:rPr>
  </w:style>
  <w:style w:type="paragraph" w:styleId="Heading4">
    <w:name w:val="heading 4"/>
    <w:basedOn w:val="Normal"/>
    <w:next w:val="Normal"/>
    <w:link w:val="Heading4Char"/>
    <w:uiPriority w:val="9"/>
    <w:unhideWhenUsed/>
    <w:qFormat/>
    <w:rsid w:val="004529CD"/>
    <w:pPr>
      <w:keepNext/>
      <w:keepLines/>
      <w:numPr>
        <w:ilvl w:val="3"/>
        <w:numId w:val="120"/>
      </w:numPr>
      <w:spacing w:after="60"/>
      <w:outlineLvl w:val="3"/>
    </w:pPr>
    <w:rPr>
      <w:rFonts w:ascii="Segoe UI" w:eastAsiaTheme="majorEastAsia" w:hAnsi="Segoe UI" w:cstheme="minorHAnsi"/>
      <w:color w:val="0000FF"/>
      <w:sz w:val="20"/>
    </w:rPr>
  </w:style>
  <w:style w:type="paragraph" w:styleId="Heading5">
    <w:name w:val="heading 5"/>
    <w:basedOn w:val="Normal"/>
    <w:next w:val="Normal"/>
    <w:link w:val="Heading5Char"/>
    <w:uiPriority w:val="9"/>
    <w:unhideWhenUsed/>
    <w:qFormat/>
    <w:rsid w:val="00D0233A"/>
    <w:pPr>
      <w:keepNext/>
      <w:keepLines/>
      <w:numPr>
        <w:ilvl w:val="4"/>
        <w:numId w:val="120"/>
      </w:numPr>
      <w:spacing w:before="4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unhideWhenUsed/>
    <w:qFormat/>
    <w:rsid w:val="00257163"/>
    <w:pPr>
      <w:keepNext/>
      <w:keepLines/>
      <w:numPr>
        <w:ilvl w:val="5"/>
        <w:numId w:val="120"/>
      </w:numPr>
      <w:outlineLvl w:val="5"/>
    </w:pPr>
    <w:rPr>
      <w:rFonts w:eastAsiaTheme="majorEastAsia" w:cstheme="majorBidi"/>
      <w:color w:val="000000"/>
    </w:rPr>
  </w:style>
  <w:style w:type="paragraph" w:styleId="Heading7">
    <w:name w:val="heading 7"/>
    <w:basedOn w:val="Normal"/>
    <w:next w:val="Normal"/>
    <w:link w:val="Heading7Char"/>
    <w:uiPriority w:val="9"/>
    <w:semiHidden/>
    <w:unhideWhenUsed/>
    <w:qFormat/>
    <w:rsid w:val="00257163"/>
    <w:pPr>
      <w:keepNext/>
      <w:keepLines/>
      <w:numPr>
        <w:ilvl w:val="6"/>
        <w:numId w:val="120"/>
      </w:numPr>
      <w:spacing w:before="4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257163"/>
    <w:pPr>
      <w:keepNext/>
      <w:keepLines/>
      <w:numPr>
        <w:ilvl w:val="7"/>
        <w:numId w:val="1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7163"/>
    <w:pPr>
      <w:keepNext/>
      <w:keepLines/>
      <w:numPr>
        <w:ilvl w:val="8"/>
        <w:numId w:val="1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535E"/>
    <w:rPr>
      <w:rFonts w:ascii="Segoe UI" w:eastAsiaTheme="majorEastAsia" w:hAnsi="Segoe UI" w:cs="Segoe UI Light"/>
      <w:b/>
      <w:color w:val="0078D4"/>
      <w:sz w:val="28"/>
      <w:szCs w:val="26"/>
    </w:rPr>
  </w:style>
  <w:style w:type="character" w:customStyle="1" w:styleId="Heading3Char">
    <w:name w:val="Heading 3 Char"/>
    <w:basedOn w:val="DefaultParagraphFont"/>
    <w:link w:val="Heading3"/>
    <w:uiPriority w:val="9"/>
    <w:rsid w:val="008310D3"/>
    <w:rPr>
      <w:rFonts w:ascii="Segoe UI" w:eastAsia="Times New Roman" w:hAnsi="Segoe UI" w:cs="Segoe UI Semibold"/>
      <w:b/>
      <w:color w:val="0F6FC6" w:themeColor="accent1"/>
      <w:sz w:val="24"/>
      <w:szCs w:val="24"/>
    </w:rPr>
  </w:style>
  <w:style w:type="character" w:customStyle="1" w:styleId="Heading6Char">
    <w:name w:val="Heading 6 Char"/>
    <w:basedOn w:val="DefaultParagraphFont"/>
    <w:link w:val="Heading6"/>
    <w:uiPriority w:val="9"/>
    <w:rsid w:val="00257163"/>
    <w:rPr>
      <w:rFonts w:eastAsiaTheme="majorEastAsia" w:cstheme="majorBidi"/>
      <w:color w:val="000000"/>
      <w:szCs w:val="24"/>
    </w:rPr>
  </w:style>
  <w:style w:type="character" w:customStyle="1" w:styleId="Heading7Char">
    <w:name w:val="Heading 7 Char"/>
    <w:basedOn w:val="DefaultParagraphFont"/>
    <w:link w:val="Heading7"/>
    <w:uiPriority w:val="9"/>
    <w:semiHidden/>
    <w:rsid w:val="00257163"/>
    <w:rPr>
      <w:rFonts w:asciiTheme="majorHAnsi" w:eastAsiaTheme="majorEastAsia" w:hAnsiTheme="majorHAnsi" w:cstheme="majorBidi"/>
      <w:i/>
      <w:iCs/>
      <w:color w:val="073662" w:themeColor="accent1" w:themeShade="7F"/>
      <w:szCs w:val="24"/>
    </w:rPr>
  </w:style>
  <w:style w:type="character" w:customStyle="1" w:styleId="Heading8Char">
    <w:name w:val="Heading 8 Char"/>
    <w:basedOn w:val="DefaultParagraphFont"/>
    <w:link w:val="Heading8"/>
    <w:uiPriority w:val="9"/>
    <w:semiHidden/>
    <w:rsid w:val="0025716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7163"/>
    <w:rPr>
      <w:rFonts w:asciiTheme="majorHAnsi" w:eastAsiaTheme="majorEastAsia" w:hAnsiTheme="majorHAnsi" w:cstheme="majorBidi"/>
      <w:i/>
      <w:iCs/>
      <w:color w:val="272727" w:themeColor="text1" w:themeTint="D8"/>
      <w:sz w:val="21"/>
      <w:szCs w:val="21"/>
    </w:rPr>
  </w:style>
  <w:style w:type="paragraph" w:styleId="ListParagraph">
    <w:name w:val="List Paragraph"/>
    <w:aliases w:val="lp1,Bullet Number,List Paragraph1,lp11,List Paragraph11,Bullet 1,Use Case List Paragraph,Bullet List,FooterText,numbered,Paragraphe de liste1,Bulletr List Paragraph,列出段落,列出段落1,List Paragraph2,List Paragraph21,Listeafsnit1,Párrafo de lista"/>
    <w:basedOn w:val="Normal"/>
    <w:link w:val="ListParagraphChar"/>
    <w:uiPriority w:val="34"/>
    <w:qFormat/>
    <w:rsid w:val="00257163"/>
    <w:pPr>
      <w:ind w:left="720"/>
      <w:contextualSpacing/>
    </w:pPr>
  </w:style>
  <w:style w:type="table" w:styleId="TableGrid">
    <w:name w:val="Table Grid"/>
    <w:basedOn w:val="TableNormal"/>
    <w:uiPriority w:val="39"/>
    <w:rsid w:val="00257163"/>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p1 Char,Bullet Number Char,List Paragraph1 Char,lp11 Char,List Paragraph11 Char,Bullet 1 Char,Use Case List Paragraph Char,Bullet List Char,FooterText Char,numbered Char,Paragraphe de liste1 Char,Bulletr List Paragraph Char"/>
    <w:basedOn w:val="DefaultParagraphFont"/>
    <w:link w:val="ListParagraph"/>
    <w:uiPriority w:val="34"/>
    <w:locked/>
    <w:rsid w:val="00257163"/>
    <w:rPr>
      <w:rFonts w:eastAsiaTheme="minorEastAsia"/>
      <w:lang w:eastAsia="ja-JP"/>
    </w:rPr>
  </w:style>
  <w:style w:type="character" w:customStyle="1" w:styleId="Heading1Char">
    <w:name w:val="Heading 1 Char"/>
    <w:basedOn w:val="DefaultParagraphFont"/>
    <w:link w:val="Heading1"/>
    <w:uiPriority w:val="9"/>
    <w:rsid w:val="001375C2"/>
    <w:rPr>
      <w:rFonts w:ascii="Segoe UI Light" w:eastAsiaTheme="majorEastAsia" w:hAnsi="Segoe UI Light" w:cstheme="majorBidi"/>
      <w:b/>
      <w:color w:val="0B5294" w:themeColor="accent1" w:themeShade="BF"/>
      <w:sz w:val="36"/>
      <w:szCs w:val="32"/>
    </w:rPr>
  </w:style>
  <w:style w:type="paragraph" w:styleId="TOCHeading">
    <w:name w:val="TOC Heading"/>
    <w:basedOn w:val="Heading1"/>
    <w:next w:val="Normal"/>
    <w:uiPriority w:val="39"/>
    <w:unhideWhenUsed/>
    <w:qFormat/>
    <w:rsid w:val="00106CAD"/>
    <w:pPr>
      <w:outlineLvl w:val="9"/>
    </w:pPr>
  </w:style>
  <w:style w:type="paragraph" w:styleId="TOC2">
    <w:name w:val="toc 2"/>
    <w:basedOn w:val="Normal"/>
    <w:next w:val="Normal"/>
    <w:autoRedefine/>
    <w:uiPriority w:val="39"/>
    <w:unhideWhenUsed/>
    <w:rsid w:val="00106CAD"/>
    <w:pPr>
      <w:spacing w:after="100"/>
      <w:ind w:left="220"/>
    </w:pPr>
  </w:style>
  <w:style w:type="character" w:styleId="Hyperlink">
    <w:name w:val="Hyperlink"/>
    <w:basedOn w:val="DefaultParagraphFont"/>
    <w:uiPriority w:val="99"/>
    <w:unhideWhenUsed/>
    <w:rsid w:val="00106CAD"/>
    <w:rPr>
      <w:color w:val="F49100" w:themeColor="hyperlink"/>
      <w:u w:val="single"/>
    </w:rPr>
  </w:style>
  <w:style w:type="character" w:customStyle="1" w:styleId="Heading4Char">
    <w:name w:val="Heading 4 Char"/>
    <w:basedOn w:val="DefaultParagraphFont"/>
    <w:link w:val="Heading4"/>
    <w:uiPriority w:val="9"/>
    <w:rsid w:val="004529CD"/>
    <w:rPr>
      <w:rFonts w:ascii="Segoe UI" w:eastAsiaTheme="majorEastAsia" w:hAnsi="Segoe UI" w:cstheme="minorHAnsi"/>
      <w:color w:val="0000FF"/>
      <w:sz w:val="20"/>
      <w:szCs w:val="24"/>
    </w:rPr>
  </w:style>
  <w:style w:type="character" w:customStyle="1" w:styleId="normaltextrun">
    <w:name w:val="normaltextrun"/>
    <w:basedOn w:val="DefaultParagraphFont"/>
    <w:rsid w:val="0009318D"/>
  </w:style>
  <w:style w:type="character" w:customStyle="1" w:styleId="eop">
    <w:name w:val="eop"/>
    <w:basedOn w:val="DefaultParagraphFont"/>
    <w:rsid w:val="0009318D"/>
  </w:style>
  <w:style w:type="paragraph" w:styleId="TOC1">
    <w:name w:val="toc 1"/>
    <w:basedOn w:val="Normal"/>
    <w:next w:val="Normal"/>
    <w:autoRedefine/>
    <w:uiPriority w:val="39"/>
    <w:unhideWhenUsed/>
    <w:rsid w:val="003E581E"/>
    <w:pPr>
      <w:tabs>
        <w:tab w:val="left" w:pos="440"/>
        <w:tab w:val="right" w:leader="dot" w:pos="10423"/>
      </w:tabs>
      <w:spacing w:after="100"/>
    </w:pPr>
  </w:style>
  <w:style w:type="paragraph" w:styleId="TOC3">
    <w:name w:val="toc 3"/>
    <w:basedOn w:val="Normal"/>
    <w:next w:val="Normal"/>
    <w:autoRedefine/>
    <w:uiPriority w:val="39"/>
    <w:unhideWhenUsed/>
    <w:rsid w:val="00B16099"/>
    <w:pPr>
      <w:spacing w:after="100"/>
      <w:ind w:left="440"/>
    </w:pPr>
  </w:style>
  <w:style w:type="character" w:styleId="CommentReference">
    <w:name w:val="annotation reference"/>
    <w:basedOn w:val="DefaultParagraphFont"/>
    <w:uiPriority w:val="99"/>
    <w:semiHidden/>
    <w:unhideWhenUsed/>
    <w:rsid w:val="00A5274B"/>
    <w:rPr>
      <w:sz w:val="16"/>
      <w:szCs w:val="16"/>
    </w:rPr>
  </w:style>
  <w:style w:type="paragraph" w:styleId="CommentText">
    <w:name w:val="annotation text"/>
    <w:basedOn w:val="Normal"/>
    <w:link w:val="CommentTextChar"/>
    <w:uiPriority w:val="99"/>
    <w:unhideWhenUsed/>
    <w:rsid w:val="00A5274B"/>
    <w:rPr>
      <w:sz w:val="20"/>
      <w:szCs w:val="20"/>
    </w:rPr>
  </w:style>
  <w:style w:type="character" w:customStyle="1" w:styleId="CommentTextChar">
    <w:name w:val="Comment Text Char"/>
    <w:basedOn w:val="DefaultParagraphFont"/>
    <w:link w:val="CommentText"/>
    <w:uiPriority w:val="99"/>
    <w:rsid w:val="00A5274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5274B"/>
    <w:rPr>
      <w:b/>
      <w:bCs/>
    </w:rPr>
  </w:style>
  <w:style w:type="character" w:customStyle="1" w:styleId="CommentSubjectChar">
    <w:name w:val="Comment Subject Char"/>
    <w:basedOn w:val="CommentTextChar"/>
    <w:link w:val="CommentSubject"/>
    <w:uiPriority w:val="99"/>
    <w:semiHidden/>
    <w:rsid w:val="00A5274B"/>
    <w:rPr>
      <w:rFonts w:ascii="Times New Roman" w:eastAsiaTheme="minorEastAsia" w:hAnsi="Times New Roman" w:cs="Times New Roman"/>
      <w:b/>
      <w:bCs/>
      <w:sz w:val="20"/>
      <w:szCs w:val="20"/>
      <w:lang w:eastAsia="ja-JP"/>
    </w:rPr>
  </w:style>
  <w:style w:type="paragraph" w:styleId="BalloonText">
    <w:name w:val="Balloon Text"/>
    <w:basedOn w:val="Normal"/>
    <w:link w:val="BalloonTextChar"/>
    <w:uiPriority w:val="99"/>
    <w:semiHidden/>
    <w:unhideWhenUsed/>
    <w:rsid w:val="00A527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74B"/>
    <w:rPr>
      <w:rFonts w:ascii="Segoe UI" w:eastAsia="Times New Roman" w:hAnsi="Segoe UI" w:cs="Segoe UI"/>
      <w:sz w:val="18"/>
      <w:szCs w:val="18"/>
    </w:rPr>
  </w:style>
  <w:style w:type="paragraph" w:styleId="NormalWeb">
    <w:name w:val="Normal (Web)"/>
    <w:basedOn w:val="Normal"/>
    <w:uiPriority w:val="99"/>
    <w:unhideWhenUsed/>
    <w:rsid w:val="00A5274B"/>
    <w:pPr>
      <w:spacing w:before="100" w:beforeAutospacing="1" w:after="100" w:afterAutospacing="1"/>
    </w:pPr>
  </w:style>
  <w:style w:type="paragraph" w:customStyle="1" w:styleId="paragraph">
    <w:name w:val="paragraph"/>
    <w:basedOn w:val="Normal"/>
    <w:rsid w:val="00032FA3"/>
    <w:pPr>
      <w:spacing w:before="100" w:beforeAutospacing="1" w:after="100" w:afterAutospacing="1"/>
    </w:pPr>
  </w:style>
  <w:style w:type="character" w:customStyle="1" w:styleId="scxw107351417">
    <w:name w:val="scxw107351417"/>
    <w:basedOn w:val="DefaultParagraphFont"/>
    <w:rsid w:val="00AB2093"/>
  </w:style>
  <w:style w:type="character" w:customStyle="1" w:styleId="Heading5Char">
    <w:name w:val="Heading 5 Char"/>
    <w:basedOn w:val="DefaultParagraphFont"/>
    <w:link w:val="Heading5"/>
    <w:uiPriority w:val="9"/>
    <w:rsid w:val="00D0233A"/>
    <w:rPr>
      <w:rFonts w:asciiTheme="majorHAnsi" w:eastAsiaTheme="majorEastAsia" w:hAnsiTheme="majorHAnsi" w:cstheme="majorBidi"/>
      <w:color w:val="0B5294" w:themeColor="accent1" w:themeShade="BF"/>
      <w:sz w:val="24"/>
      <w:szCs w:val="24"/>
    </w:rPr>
  </w:style>
  <w:style w:type="character" w:styleId="Strong">
    <w:name w:val="Strong"/>
    <w:basedOn w:val="DefaultParagraphFont"/>
    <w:uiPriority w:val="22"/>
    <w:qFormat/>
    <w:rsid w:val="00AD4D6B"/>
    <w:rPr>
      <w:b/>
      <w:bCs/>
    </w:rPr>
  </w:style>
  <w:style w:type="character" w:styleId="Emphasis">
    <w:name w:val="Emphasis"/>
    <w:basedOn w:val="DefaultParagraphFont"/>
    <w:uiPriority w:val="20"/>
    <w:qFormat/>
    <w:rsid w:val="00CF7434"/>
    <w:rPr>
      <w:i/>
      <w:iCs/>
    </w:rPr>
  </w:style>
  <w:style w:type="paragraph" w:styleId="NoSpacing">
    <w:name w:val="No Spacing"/>
    <w:uiPriority w:val="1"/>
    <w:qFormat/>
    <w:rsid w:val="002C1675"/>
    <w:pPr>
      <w:spacing w:after="0" w:line="240" w:lineRule="auto"/>
    </w:pPr>
    <w:rPr>
      <w:rFonts w:eastAsia="Times New Roman" w:cs="Times New Roman"/>
      <w:szCs w:val="24"/>
    </w:rPr>
  </w:style>
  <w:style w:type="paragraph" w:styleId="Title">
    <w:name w:val="Title"/>
    <w:basedOn w:val="Normal"/>
    <w:next w:val="Normal"/>
    <w:link w:val="TitleChar"/>
    <w:uiPriority w:val="10"/>
    <w:qFormat/>
    <w:rsid w:val="007040F6"/>
    <w:pPr>
      <w:spacing w:after="0"/>
      <w:contextualSpacing/>
    </w:pPr>
    <w:rPr>
      <w:rFonts w:eastAsiaTheme="majorEastAsia" w:cstheme="majorBidi"/>
      <w:spacing w:val="-6"/>
      <w:kern w:val="28"/>
      <w:sz w:val="56"/>
      <w:szCs w:val="56"/>
      <w:lang w:eastAsia="ja-JP"/>
    </w:rPr>
  </w:style>
  <w:style w:type="character" w:customStyle="1" w:styleId="TitleChar">
    <w:name w:val="Title Char"/>
    <w:basedOn w:val="DefaultParagraphFont"/>
    <w:link w:val="Title"/>
    <w:uiPriority w:val="10"/>
    <w:rsid w:val="007040F6"/>
    <w:rPr>
      <w:rFonts w:eastAsiaTheme="majorEastAsia" w:cstheme="majorBidi"/>
      <w:spacing w:val="-6"/>
      <w:kern w:val="28"/>
      <w:sz w:val="56"/>
      <w:szCs w:val="56"/>
      <w:lang w:eastAsia="ja-JP"/>
    </w:rPr>
  </w:style>
  <w:style w:type="table" w:styleId="ListTable3-Accent1">
    <w:name w:val="List Table 3 Accent 1"/>
    <w:basedOn w:val="TableNormal"/>
    <w:uiPriority w:val="48"/>
    <w:rsid w:val="007040F6"/>
    <w:pPr>
      <w:spacing w:after="0" w:line="240" w:lineRule="auto"/>
    </w:pPr>
    <w:rPr>
      <w:rFonts w:eastAsiaTheme="minorEastAsia"/>
      <w:lang w:eastAsia="ja-JP"/>
    </w:rPr>
    <w:tblPr>
      <w:tblStyleRowBandSize w:val="1"/>
      <w:tblStyleColBandSize w:val="1"/>
      <w:tblInd w:w="0" w:type="nil"/>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character" w:styleId="UnresolvedMention">
    <w:name w:val="Unresolved Mention"/>
    <w:basedOn w:val="DefaultParagraphFont"/>
    <w:uiPriority w:val="99"/>
    <w:semiHidden/>
    <w:unhideWhenUsed/>
    <w:rsid w:val="00311C91"/>
    <w:rPr>
      <w:color w:val="605E5C"/>
      <w:shd w:val="clear" w:color="auto" w:fill="E1DFDD"/>
    </w:rPr>
  </w:style>
  <w:style w:type="paragraph" w:styleId="Revision">
    <w:name w:val="Revision"/>
    <w:hidden/>
    <w:uiPriority w:val="99"/>
    <w:semiHidden/>
    <w:rsid w:val="00A87346"/>
    <w:pPr>
      <w:spacing w:after="0" w:line="240" w:lineRule="auto"/>
    </w:pPr>
    <w:rPr>
      <w:rFonts w:eastAsia="Times New Roman" w:cs="Times New Roman"/>
      <w:szCs w:val="24"/>
    </w:rPr>
  </w:style>
  <w:style w:type="paragraph" w:styleId="Header">
    <w:name w:val="header"/>
    <w:basedOn w:val="Normal"/>
    <w:link w:val="HeaderChar"/>
    <w:uiPriority w:val="99"/>
    <w:unhideWhenUsed/>
    <w:rsid w:val="00863FDA"/>
    <w:pPr>
      <w:tabs>
        <w:tab w:val="center" w:pos="4680"/>
        <w:tab w:val="right" w:pos="9360"/>
      </w:tabs>
      <w:spacing w:after="0"/>
    </w:pPr>
  </w:style>
  <w:style w:type="character" w:customStyle="1" w:styleId="HeaderChar">
    <w:name w:val="Header Char"/>
    <w:basedOn w:val="DefaultParagraphFont"/>
    <w:link w:val="Header"/>
    <w:uiPriority w:val="99"/>
    <w:rsid w:val="00863FDA"/>
    <w:rPr>
      <w:rFonts w:eastAsia="Times New Roman" w:cs="Times New Roman"/>
      <w:szCs w:val="24"/>
    </w:rPr>
  </w:style>
  <w:style w:type="paragraph" w:styleId="Footer">
    <w:name w:val="footer"/>
    <w:basedOn w:val="Normal"/>
    <w:link w:val="FooterChar"/>
    <w:uiPriority w:val="99"/>
    <w:unhideWhenUsed/>
    <w:rsid w:val="00863FDA"/>
    <w:pPr>
      <w:tabs>
        <w:tab w:val="center" w:pos="4680"/>
        <w:tab w:val="right" w:pos="9360"/>
      </w:tabs>
      <w:spacing w:after="0"/>
    </w:pPr>
  </w:style>
  <w:style w:type="character" w:customStyle="1" w:styleId="FooterChar">
    <w:name w:val="Footer Char"/>
    <w:basedOn w:val="DefaultParagraphFont"/>
    <w:link w:val="Footer"/>
    <w:uiPriority w:val="99"/>
    <w:rsid w:val="00863FDA"/>
    <w:rPr>
      <w:rFonts w:eastAsia="Times New Roman" w:cs="Times New Roman"/>
      <w:szCs w:val="24"/>
    </w:rPr>
  </w:style>
  <w:style w:type="character" w:styleId="FollowedHyperlink">
    <w:name w:val="FollowedHyperlink"/>
    <w:basedOn w:val="DefaultParagraphFont"/>
    <w:uiPriority w:val="99"/>
    <w:semiHidden/>
    <w:unhideWhenUsed/>
    <w:rsid w:val="00355F4B"/>
    <w:rPr>
      <w:color w:val="85DFD0" w:themeColor="followedHyperlink"/>
      <w:u w:val="single"/>
    </w:rPr>
  </w:style>
  <w:style w:type="paragraph" w:styleId="Subtitle">
    <w:name w:val="Subtitle"/>
    <w:basedOn w:val="Normal"/>
    <w:next w:val="Normal"/>
    <w:link w:val="SubtitleChar"/>
    <w:uiPriority w:val="11"/>
    <w:qFormat/>
    <w:rsid w:val="00AF1888"/>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AF1888"/>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55975">
      <w:bodyDiv w:val="1"/>
      <w:marLeft w:val="0"/>
      <w:marRight w:val="0"/>
      <w:marTop w:val="0"/>
      <w:marBottom w:val="0"/>
      <w:divBdr>
        <w:top w:val="none" w:sz="0" w:space="0" w:color="auto"/>
        <w:left w:val="none" w:sz="0" w:space="0" w:color="auto"/>
        <w:bottom w:val="none" w:sz="0" w:space="0" w:color="auto"/>
        <w:right w:val="none" w:sz="0" w:space="0" w:color="auto"/>
      </w:divBdr>
      <w:divsChild>
        <w:div w:id="1063798906">
          <w:marLeft w:val="0"/>
          <w:marRight w:val="0"/>
          <w:marTop w:val="0"/>
          <w:marBottom w:val="0"/>
          <w:divBdr>
            <w:top w:val="none" w:sz="0" w:space="0" w:color="auto"/>
            <w:left w:val="none" w:sz="0" w:space="0" w:color="auto"/>
            <w:bottom w:val="none" w:sz="0" w:space="0" w:color="auto"/>
            <w:right w:val="none" w:sz="0" w:space="0" w:color="auto"/>
          </w:divBdr>
        </w:div>
      </w:divsChild>
    </w:div>
    <w:div w:id="37559277">
      <w:bodyDiv w:val="1"/>
      <w:marLeft w:val="0"/>
      <w:marRight w:val="0"/>
      <w:marTop w:val="0"/>
      <w:marBottom w:val="0"/>
      <w:divBdr>
        <w:top w:val="none" w:sz="0" w:space="0" w:color="auto"/>
        <w:left w:val="none" w:sz="0" w:space="0" w:color="auto"/>
        <w:bottom w:val="none" w:sz="0" w:space="0" w:color="auto"/>
        <w:right w:val="none" w:sz="0" w:space="0" w:color="auto"/>
      </w:divBdr>
      <w:divsChild>
        <w:div w:id="694572959">
          <w:marLeft w:val="0"/>
          <w:marRight w:val="0"/>
          <w:marTop w:val="0"/>
          <w:marBottom w:val="0"/>
          <w:divBdr>
            <w:top w:val="none" w:sz="0" w:space="0" w:color="auto"/>
            <w:left w:val="none" w:sz="0" w:space="0" w:color="auto"/>
            <w:bottom w:val="none" w:sz="0" w:space="0" w:color="auto"/>
            <w:right w:val="none" w:sz="0" w:space="0" w:color="auto"/>
          </w:divBdr>
        </w:div>
      </w:divsChild>
    </w:div>
    <w:div w:id="108936825">
      <w:bodyDiv w:val="1"/>
      <w:marLeft w:val="0"/>
      <w:marRight w:val="0"/>
      <w:marTop w:val="0"/>
      <w:marBottom w:val="0"/>
      <w:divBdr>
        <w:top w:val="none" w:sz="0" w:space="0" w:color="auto"/>
        <w:left w:val="none" w:sz="0" w:space="0" w:color="auto"/>
        <w:bottom w:val="none" w:sz="0" w:space="0" w:color="auto"/>
        <w:right w:val="none" w:sz="0" w:space="0" w:color="auto"/>
      </w:divBdr>
      <w:divsChild>
        <w:div w:id="255410668">
          <w:marLeft w:val="0"/>
          <w:marRight w:val="0"/>
          <w:marTop w:val="0"/>
          <w:marBottom w:val="0"/>
          <w:divBdr>
            <w:top w:val="none" w:sz="0" w:space="0" w:color="auto"/>
            <w:left w:val="none" w:sz="0" w:space="0" w:color="auto"/>
            <w:bottom w:val="none" w:sz="0" w:space="0" w:color="auto"/>
            <w:right w:val="none" w:sz="0" w:space="0" w:color="auto"/>
          </w:divBdr>
          <w:divsChild>
            <w:div w:id="448814724">
              <w:marLeft w:val="0"/>
              <w:marRight w:val="0"/>
              <w:marTop w:val="0"/>
              <w:marBottom w:val="0"/>
              <w:divBdr>
                <w:top w:val="none" w:sz="0" w:space="0" w:color="auto"/>
                <w:left w:val="none" w:sz="0" w:space="0" w:color="auto"/>
                <w:bottom w:val="none" w:sz="0" w:space="0" w:color="auto"/>
                <w:right w:val="none" w:sz="0" w:space="0" w:color="auto"/>
              </w:divBdr>
            </w:div>
          </w:divsChild>
        </w:div>
        <w:div w:id="661542326">
          <w:marLeft w:val="0"/>
          <w:marRight w:val="0"/>
          <w:marTop w:val="0"/>
          <w:marBottom w:val="0"/>
          <w:divBdr>
            <w:top w:val="none" w:sz="0" w:space="0" w:color="auto"/>
            <w:left w:val="none" w:sz="0" w:space="0" w:color="auto"/>
            <w:bottom w:val="none" w:sz="0" w:space="0" w:color="auto"/>
            <w:right w:val="none" w:sz="0" w:space="0" w:color="auto"/>
          </w:divBdr>
          <w:divsChild>
            <w:div w:id="693653149">
              <w:marLeft w:val="0"/>
              <w:marRight w:val="0"/>
              <w:marTop w:val="0"/>
              <w:marBottom w:val="0"/>
              <w:divBdr>
                <w:top w:val="none" w:sz="0" w:space="0" w:color="auto"/>
                <w:left w:val="none" w:sz="0" w:space="0" w:color="auto"/>
                <w:bottom w:val="none" w:sz="0" w:space="0" w:color="auto"/>
                <w:right w:val="none" w:sz="0" w:space="0" w:color="auto"/>
              </w:divBdr>
            </w:div>
            <w:div w:id="1264261900">
              <w:marLeft w:val="0"/>
              <w:marRight w:val="0"/>
              <w:marTop w:val="0"/>
              <w:marBottom w:val="0"/>
              <w:divBdr>
                <w:top w:val="none" w:sz="0" w:space="0" w:color="auto"/>
                <w:left w:val="none" w:sz="0" w:space="0" w:color="auto"/>
                <w:bottom w:val="none" w:sz="0" w:space="0" w:color="auto"/>
                <w:right w:val="none" w:sz="0" w:space="0" w:color="auto"/>
              </w:divBdr>
            </w:div>
            <w:div w:id="1597054642">
              <w:marLeft w:val="0"/>
              <w:marRight w:val="0"/>
              <w:marTop w:val="0"/>
              <w:marBottom w:val="0"/>
              <w:divBdr>
                <w:top w:val="none" w:sz="0" w:space="0" w:color="auto"/>
                <w:left w:val="none" w:sz="0" w:space="0" w:color="auto"/>
                <w:bottom w:val="none" w:sz="0" w:space="0" w:color="auto"/>
                <w:right w:val="none" w:sz="0" w:space="0" w:color="auto"/>
              </w:divBdr>
            </w:div>
            <w:div w:id="1981491930">
              <w:marLeft w:val="0"/>
              <w:marRight w:val="0"/>
              <w:marTop w:val="0"/>
              <w:marBottom w:val="0"/>
              <w:divBdr>
                <w:top w:val="none" w:sz="0" w:space="0" w:color="auto"/>
                <w:left w:val="none" w:sz="0" w:space="0" w:color="auto"/>
                <w:bottom w:val="none" w:sz="0" w:space="0" w:color="auto"/>
                <w:right w:val="none" w:sz="0" w:space="0" w:color="auto"/>
              </w:divBdr>
            </w:div>
            <w:div w:id="2039692681">
              <w:marLeft w:val="0"/>
              <w:marRight w:val="0"/>
              <w:marTop w:val="0"/>
              <w:marBottom w:val="0"/>
              <w:divBdr>
                <w:top w:val="none" w:sz="0" w:space="0" w:color="auto"/>
                <w:left w:val="none" w:sz="0" w:space="0" w:color="auto"/>
                <w:bottom w:val="none" w:sz="0" w:space="0" w:color="auto"/>
                <w:right w:val="none" w:sz="0" w:space="0" w:color="auto"/>
              </w:divBdr>
            </w:div>
          </w:divsChild>
        </w:div>
        <w:div w:id="1835753769">
          <w:marLeft w:val="0"/>
          <w:marRight w:val="0"/>
          <w:marTop w:val="0"/>
          <w:marBottom w:val="0"/>
          <w:divBdr>
            <w:top w:val="none" w:sz="0" w:space="0" w:color="auto"/>
            <w:left w:val="none" w:sz="0" w:space="0" w:color="auto"/>
            <w:bottom w:val="none" w:sz="0" w:space="0" w:color="auto"/>
            <w:right w:val="none" w:sz="0" w:space="0" w:color="auto"/>
          </w:divBdr>
          <w:divsChild>
            <w:div w:id="184878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887">
      <w:bodyDiv w:val="1"/>
      <w:marLeft w:val="0"/>
      <w:marRight w:val="0"/>
      <w:marTop w:val="0"/>
      <w:marBottom w:val="0"/>
      <w:divBdr>
        <w:top w:val="none" w:sz="0" w:space="0" w:color="auto"/>
        <w:left w:val="none" w:sz="0" w:space="0" w:color="auto"/>
        <w:bottom w:val="none" w:sz="0" w:space="0" w:color="auto"/>
        <w:right w:val="none" w:sz="0" w:space="0" w:color="auto"/>
      </w:divBdr>
    </w:div>
    <w:div w:id="148713337">
      <w:bodyDiv w:val="1"/>
      <w:marLeft w:val="0"/>
      <w:marRight w:val="0"/>
      <w:marTop w:val="0"/>
      <w:marBottom w:val="0"/>
      <w:divBdr>
        <w:top w:val="none" w:sz="0" w:space="0" w:color="auto"/>
        <w:left w:val="none" w:sz="0" w:space="0" w:color="auto"/>
        <w:bottom w:val="none" w:sz="0" w:space="0" w:color="auto"/>
        <w:right w:val="none" w:sz="0" w:space="0" w:color="auto"/>
      </w:divBdr>
      <w:divsChild>
        <w:div w:id="390885866">
          <w:marLeft w:val="0"/>
          <w:marRight w:val="0"/>
          <w:marTop w:val="0"/>
          <w:marBottom w:val="0"/>
          <w:divBdr>
            <w:top w:val="none" w:sz="0" w:space="0" w:color="auto"/>
            <w:left w:val="none" w:sz="0" w:space="0" w:color="auto"/>
            <w:bottom w:val="none" w:sz="0" w:space="0" w:color="auto"/>
            <w:right w:val="none" w:sz="0" w:space="0" w:color="auto"/>
          </w:divBdr>
          <w:divsChild>
            <w:div w:id="295334873">
              <w:marLeft w:val="0"/>
              <w:marRight w:val="0"/>
              <w:marTop w:val="0"/>
              <w:marBottom w:val="0"/>
              <w:divBdr>
                <w:top w:val="none" w:sz="0" w:space="0" w:color="auto"/>
                <w:left w:val="none" w:sz="0" w:space="0" w:color="auto"/>
                <w:bottom w:val="none" w:sz="0" w:space="0" w:color="auto"/>
                <w:right w:val="none" w:sz="0" w:space="0" w:color="auto"/>
              </w:divBdr>
            </w:div>
            <w:div w:id="611784846">
              <w:marLeft w:val="0"/>
              <w:marRight w:val="0"/>
              <w:marTop w:val="0"/>
              <w:marBottom w:val="0"/>
              <w:divBdr>
                <w:top w:val="none" w:sz="0" w:space="0" w:color="auto"/>
                <w:left w:val="none" w:sz="0" w:space="0" w:color="auto"/>
                <w:bottom w:val="none" w:sz="0" w:space="0" w:color="auto"/>
                <w:right w:val="none" w:sz="0" w:space="0" w:color="auto"/>
              </w:divBdr>
            </w:div>
            <w:div w:id="867523811">
              <w:marLeft w:val="0"/>
              <w:marRight w:val="0"/>
              <w:marTop w:val="0"/>
              <w:marBottom w:val="0"/>
              <w:divBdr>
                <w:top w:val="none" w:sz="0" w:space="0" w:color="auto"/>
                <w:left w:val="none" w:sz="0" w:space="0" w:color="auto"/>
                <w:bottom w:val="none" w:sz="0" w:space="0" w:color="auto"/>
                <w:right w:val="none" w:sz="0" w:space="0" w:color="auto"/>
              </w:divBdr>
            </w:div>
          </w:divsChild>
        </w:div>
        <w:div w:id="422607221">
          <w:marLeft w:val="0"/>
          <w:marRight w:val="0"/>
          <w:marTop w:val="0"/>
          <w:marBottom w:val="0"/>
          <w:divBdr>
            <w:top w:val="none" w:sz="0" w:space="0" w:color="auto"/>
            <w:left w:val="none" w:sz="0" w:space="0" w:color="auto"/>
            <w:bottom w:val="none" w:sz="0" w:space="0" w:color="auto"/>
            <w:right w:val="none" w:sz="0" w:space="0" w:color="auto"/>
          </w:divBdr>
          <w:divsChild>
            <w:div w:id="553779668">
              <w:marLeft w:val="0"/>
              <w:marRight w:val="0"/>
              <w:marTop w:val="0"/>
              <w:marBottom w:val="0"/>
              <w:divBdr>
                <w:top w:val="none" w:sz="0" w:space="0" w:color="auto"/>
                <w:left w:val="none" w:sz="0" w:space="0" w:color="auto"/>
                <w:bottom w:val="none" w:sz="0" w:space="0" w:color="auto"/>
                <w:right w:val="none" w:sz="0" w:space="0" w:color="auto"/>
              </w:divBdr>
            </w:div>
            <w:div w:id="755715321">
              <w:marLeft w:val="0"/>
              <w:marRight w:val="0"/>
              <w:marTop w:val="0"/>
              <w:marBottom w:val="0"/>
              <w:divBdr>
                <w:top w:val="none" w:sz="0" w:space="0" w:color="auto"/>
                <w:left w:val="none" w:sz="0" w:space="0" w:color="auto"/>
                <w:bottom w:val="none" w:sz="0" w:space="0" w:color="auto"/>
                <w:right w:val="none" w:sz="0" w:space="0" w:color="auto"/>
              </w:divBdr>
            </w:div>
            <w:div w:id="847789344">
              <w:marLeft w:val="0"/>
              <w:marRight w:val="0"/>
              <w:marTop w:val="0"/>
              <w:marBottom w:val="0"/>
              <w:divBdr>
                <w:top w:val="none" w:sz="0" w:space="0" w:color="auto"/>
                <w:left w:val="none" w:sz="0" w:space="0" w:color="auto"/>
                <w:bottom w:val="none" w:sz="0" w:space="0" w:color="auto"/>
                <w:right w:val="none" w:sz="0" w:space="0" w:color="auto"/>
              </w:divBdr>
            </w:div>
            <w:div w:id="970331470">
              <w:marLeft w:val="0"/>
              <w:marRight w:val="0"/>
              <w:marTop w:val="0"/>
              <w:marBottom w:val="0"/>
              <w:divBdr>
                <w:top w:val="none" w:sz="0" w:space="0" w:color="auto"/>
                <w:left w:val="none" w:sz="0" w:space="0" w:color="auto"/>
                <w:bottom w:val="none" w:sz="0" w:space="0" w:color="auto"/>
                <w:right w:val="none" w:sz="0" w:space="0" w:color="auto"/>
              </w:divBdr>
            </w:div>
            <w:div w:id="1616786885">
              <w:marLeft w:val="0"/>
              <w:marRight w:val="0"/>
              <w:marTop w:val="0"/>
              <w:marBottom w:val="0"/>
              <w:divBdr>
                <w:top w:val="none" w:sz="0" w:space="0" w:color="auto"/>
                <w:left w:val="none" w:sz="0" w:space="0" w:color="auto"/>
                <w:bottom w:val="none" w:sz="0" w:space="0" w:color="auto"/>
                <w:right w:val="none" w:sz="0" w:space="0" w:color="auto"/>
              </w:divBdr>
            </w:div>
          </w:divsChild>
        </w:div>
        <w:div w:id="447624176">
          <w:marLeft w:val="0"/>
          <w:marRight w:val="0"/>
          <w:marTop w:val="0"/>
          <w:marBottom w:val="0"/>
          <w:divBdr>
            <w:top w:val="none" w:sz="0" w:space="0" w:color="auto"/>
            <w:left w:val="none" w:sz="0" w:space="0" w:color="auto"/>
            <w:bottom w:val="none" w:sz="0" w:space="0" w:color="auto"/>
            <w:right w:val="none" w:sz="0" w:space="0" w:color="auto"/>
          </w:divBdr>
          <w:divsChild>
            <w:div w:id="298582627">
              <w:marLeft w:val="0"/>
              <w:marRight w:val="0"/>
              <w:marTop w:val="0"/>
              <w:marBottom w:val="0"/>
              <w:divBdr>
                <w:top w:val="none" w:sz="0" w:space="0" w:color="auto"/>
                <w:left w:val="none" w:sz="0" w:space="0" w:color="auto"/>
                <w:bottom w:val="none" w:sz="0" w:space="0" w:color="auto"/>
                <w:right w:val="none" w:sz="0" w:space="0" w:color="auto"/>
              </w:divBdr>
            </w:div>
            <w:div w:id="1382560618">
              <w:marLeft w:val="0"/>
              <w:marRight w:val="0"/>
              <w:marTop w:val="0"/>
              <w:marBottom w:val="0"/>
              <w:divBdr>
                <w:top w:val="none" w:sz="0" w:space="0" w:color="auto"/>
                <w:left w:val="none" w:sz="0" w:space="0" w:color="auto"/>
                <w:bottom w:val="none" w:sz="0" w:space="0" w:color="auto"/>
                <w:right w:val="none" w:sz="0" w:space="0" w:color="auto"/>
              </w:divBdr>
            </w:div>
          </w:divsChild>
        </w:div>
        <w:div w:id="481583722">
          <w:marLeft w:val="0"/>
          <w:marRight w:val="0"/>
          <w:marTop w:val="0"/>
          <w:marBottom w:val="0"/>
          <w:divBdr>
            <w:top w:val="none" w:sz="0" w:space="0" w:color="auto"/>
            <w:left w:val="none" w:sz="0" w:space="0" w:color="auto"/>
            <w:bottom w:val="none" w:sz="0" w:space="0" w:color="auto"/>
            <w:right w:val="none" w:sz="0" w:space="0" w:color="auto"/>
          </w:divBdr>
          <w:divsChild>
            <w:div w:id="838619966">
              <w:marLeft w:val="0"/>
              <w:marRight w:val="0"/>
              <w:marTop w:val="0"/>
              <w:marBottom w:val="0"/>
              <w:divBdr>
                <w:top w:val="none" w:sz="0" w:space="0" w:color="auto"/>
                <w:left w:val="none" w:sz="0" w:space="0" w:color="auto"/>
                <w:bottom w:val="none" w:sz="0" w:space="0" w:color="auto"/>
                <w:right w:val="none" w:sz="0" w:space="0" w:color="auto"/>
              </w:divBdr>
            </w:div>
            <w:div w:id="1919442619">
              <w:marLeft w:val="0"/>
              <w:marRight w:val="0"/>
              <w:marTop w:val="0"/>
              <w:marBottom w:val="0"/>
              <w:divBdr>
                <w:top w:val="none" w:sz="0" w:space="0" w:color="auto"/>
                <w:left w:val="none" w:sz="0" w:space="0" w:color="auto"/>
                <w:bottom w:val="none" w:sz="0" w:space="0" w:color="auto"/>
                <w:right w:val="none" w:sz="0" w:space="0" w:color="auto"/>
              </w:divBdr>
            </w:div>
          </w:divsChild>
        </w:div>
        <w:div w:id="738987259">
          <w:marLeft w:val="0"/>
          <w:marRight w:val="0"/>
          <w:marTop w:val="0"/>
          <w:marBottom w:val="0"/>
          <w:divBdr>
            <w:top w:val="none" w:sz="0" w:space="0" w:color="auto"/>
            <w:left w:val="none" w:sz="0" w:space="0" w:color="auto"/>
            <w:bottom w:val="none" w:sz="0" w:space="0" w:color="auto"/>
            <w:right w:val="none" w:sz="0" w:space="0" w:color="auto"/>
          </w:divBdr>
          <w:divsChild>
            <w:div w:id="1797530678">
              <w:marLeft w:val="0"/>
              <w:marRight w:val="0"/>
              <w:marTop w:val="0"/>
              <w:marBottom w:val="0"/>
              <w:divBdr>
                <w:top w:val="none" w:sz="0" w:space="0" w:color="auto"/>
                <w:left w:val="none" w:sz="0" w:space="0" w:color="auto"/>
                <w:bottom w:val="none" w:sz="0" w:space="0" w:color="auto"/>
                <w:right w:val="none" w:sz="0" w:space="0" w:color="auto"/>
              </w:divBdr>
            </w:div>
          </w:divsChild>
        </w:div>
        <w:div w:id="885794158">
          <w:marLeft w:val="0"/>
          <w:marRight w:val="0"/>
          <w:marTop w:val="0"/>
          <w:marBottom w:val="0"/>
          <w:divBdr>
            <w:top w:val="none" w:sz="0" w:space="0" w:color="auto"/>
            <w:left w:val="none" w:sz="0" w:space="0" w:color="auto"/>
            <w:bottom w:val="none" w:sz="0" w:space="0" w:color="auto"/>
            <w:right w:val="none" w:sz="0" w:space="0" w:color="auto"/>
          </w:divBdr>
          <w:divsChild>
            <w:div w:id="984315708">
              <w:marLeft w:val="0"/>
              <w:marRight w:val="0"/>
              <w:marTop w:val="0"/>
              <w:marBottom w:val="0"/>
              <w:divBdr>
                <w:top w:val="none" w:sz="0" w:space="0" w:color="auto"/>
                <w:left w:val="none" w:sz="0" w:space="0" w:color="auto"/>
                <w:bottom w:val="none" w:sz="0" w:space="0" w:color="auto"/>
                <w:right w:val="none" w:sz="0" w:space="0" w:color="auto"/>
              </w:divBdr>
            </w:div>
            <w:div w:id="1218979477">
              <w:marLeft w:val="0"/>
              <w:marRight w:val="0"/>
              <w:marTop w:val="0"/>
              <w:marBottom w:val="0"/>
              <w:divBdr>
                <w:top w:val="none" w:sz="0" w:space="0" w:color="auto"/>
                <w:left w:val="none" w:sz="0" w:space="0" w:color="auto"/>
                <w:bottom w:val="none" w:sz="0" w:space="0" w:color="auto"/>
                <w:right w:val="none" w:sz="0" w:space="0" w:color="auto"/>
              </w:divBdr>
            </w:div>
            <w:div w:id="1698309609">
              <w:marLeft w:val="0"/>
              <w:marRight w:val="0"/>
              <w:marTop w:val="0"/>
              <w:marBottom w:val="0"/>
              <w:divBdr>
                <w:top w:val="none" w:sz="0" w:space="0" w:color="auto"/>
                <w:left w:val="none" w:sz="0" w:space="0" w:color="auto"/>
                <w:bottom w:val="none" w:sz="0" w:space="0" w:color="auto"/>
                <w:right w:val="none" w:sz="0" w:space="0" w:color="auto"/>
              </w:divBdr>
            </w:div>
            <w:div w:id="1789399018">
              <w:marLeft w:val="0"/>
              <w:marRight w:val="0"/>
              <w:marTop w:val="0"/>
              <w:marBottom w:val="0"/>
              <w:divBdr>
                <w:top w:val="none" w:sz="0" w:space="0" w:color="auto"/>
                <w:left w:val="none" w:sz="0" w:space="0" w:color="auto"/>
                <w:bottom w:val="none" w:sz="0" w:space="0" w:color="auto"/>
                <w:right w:val="none" w:sz="0" w:space="0" w:color="auto"/>
              </w:divBdr>
            </w:div>
            <w:div w:id="2123916514">
              <w:marLeft w:val="0"/>
              <w:marRight w:val="0"/>
              <w:marTop w:val="0"/>
              <w:marBottom w:val="0"/>
              <w:divBdr>
                <w:top w:val="none" w:sz="0" w:space="0" w:color="auto"/>
                <w:left w:val="none" w:sz="0" w:space="0" w:color="auto"/>
                <w:bottom w:val="none" w:sz="0" w:space="0" w:color="auto"/>
                <w:right w:val="none" w:sz="0" w:space="0" w:color="auto"/>
              </w:divBdr>
            </w:div>
          </w:divsChild>
        </w:div>
        <w:div w:id="1046027864">
          <w:marLeft w:val="0"/>
          <w:marRight w:val="0"/>
          <w:marTop w:val="0"/>
          <w:marBottom w:val="0"/>
          <w:divBdr>
            <w:top w:val="none" w:sz="0" w:space="0" w:color="auto"/>
            <w:left w:val="none" w:sz="0" w:space="0" w:color="auto"/>
            <w:bottom w:val="none" w:sz="0" w:space="0" w:color="auto"/>
            <w:right w:val="none" w:sz="0" w:space="0" w:color="auto"/>
          </w:divBdr>
          <w:divsChild>
            <w:div w:id="541526195">
              <w:marLeft w:val="0"/>
              <w:marRight w:val="0"/>
              <w:marTop w:val="0"/>
              <w:marBottom w:val="0"/>
              <w:divBdr>
                <w:top w:val="none" w:sz="0" w:space="0" w:color="auto"/>
                <w:left w:val="none" w:sz="0" w:space="0" w:color="auto"/>
                <w:bottom w:val="none" w:sz="0" w:space="0" w:color="auto"/>
                <w:right w:val="none" w:sz="0" w:space="0" w:color="auto"/>
              </w:divBdr>
            </w:div>
            <w:div w:id="1672830372">
              <w:marLeft w:val="0"/>
              <w:marRight w:val="0"/>
              <w:marTop w:val="0"/>
              <w:marBottom w:val="0"/>
              <w:divBdr>
                <w:top w:val="none" w:sz="0" w:space="0" w:color="auto"/>
                <w:left w:val="none" w:sz="0" w:space="0" w:color="auto"/>
                <w:bottom w:val="none" w:sz="0" w:space="0" w:color="auto"/>
                <w:right w:val="none" w:sz="0" w:space="0" w:color="auto"/>
              </w:divBdr>
            </w:div>
            <w:div w:id="1678843572">
              <w:marLeft w:val="0"/>
              <w:marRight w:val="0"/>
              <w:marTop w:val="0"/>
              <w:marBottom w:val="0"/>
              <w:divBdr>
                <w:top w:val="none" w:sz="0" w:space="0" w:color="auto"/>
                <w:left w:val="none" w:sz="0" w:space="0" w:color="auto"/>
                <w:bottom w:val="none" w:sz="0" w:space="0" w:color="auto"/>
                <w:right w:val="none" w:sz="0" w:space="0" w:color="auto"/>
              </w:divBdr>
            </w:div>
            <w:div w:id="1969192254">
              <w:marLeft w:val="0"/>
              <w:marRight w:val="0"/>
              <w:marTop w:val="0"/>
              <w:marBottom w:val="0"/>
              <w:divBdr>
                <w:top w:val="none" w:sz="0" w:space="0" w:color="auto"/>
                <w:left w:val="none" w:sz="0" w:space="0" w:color="auto"/>
                <w:bottom w:val="none" w:sz="0" w:space="0" w:color="auto"/>
                <w:right w:val="none" w:sz="0" w:space="0" w:color="auto"/>
              </w:divBdr>
            </w:div>
            <w:div w:id="2112554719">
              <w:marLeft w:val="0"/>
              <w:marRight w:val="0"/>
              <w:marTop w:val="0"/>
              <w:marBottom w:val="0"/>
              <w:divBdr>
                <w:top w:val="none" w:sz="0" w:space="0" w:color="auto"/>
                <w:left w:val="none" w:sz="0" w:space="0" w:color="auto"/>
                <w:bottom w:val="none" w:sz="0" w:space="0" w:color="auto"/>
                <w:right w:val="none" w:sz="0" w:space="0" w:color="auto"/>
              </w:divBdr>
            </w:div>
          </w:divsChild>
        </w:div>
        <w:div w:id="1180772709">
          <w:marLeft w:val="0"/>
          <w:marRight w:val="0"/>
          <w:marTop w:val="0"/>
          <w:marBottom w:val="0"/>
          <w:divBdr>
            <w:top w:val="none" w:sz="0" w:space="0" w:color="auto"/>
            <w:left w:val="none" w:sz="0" w:space="0" w:color="auto"/>
            <w:bottom w:val="none" w:sz="0" w:space="0" w:color="auto"/>
            <w:right w:val="none" w:sz="0" w:space="0" w:color="auto"/>
          </w:divBdr>
          <w:divsChild>
            <w:div w:id="104738354">
              <w:marLeft w:val="0"/>
              <w:marRight w:val="0"/>
              <w:marTop w:val="0"/>
              <w:marBottom w:val="0"/>
              <w:divBdr>
                <w:top w:val="none" w:sz="0" w:space="0" w:color="auto"/>
                <w:left w:val="none" w:sz="0" w:space="0" w:color="auto"/>
                <w:bottom w:val="none" w:sz="0" w:space="0" w:color="auto"/>
                <w:right w:val="none" w:sz="0" w:space="0" w:color="auto"/>
              </w:divBdr>
            </w:div>
            <w:div w:id="527841868">
              <w:marLeft w:val="0"/>
              <w:marRight w:val="0"/>
              <w:marTop w:val="0"/>
              <w:marBottom w:val="0"/>
              <w:divBdr>
                <w:top w:val="none" w:sz="0" w:space="0" w:color="auto"/>
                <w:left w:val="none" w:sz="0" w:space="0" w:color="auto"/>
                <w:bottom w:val="none" w:sz="0" w:space="0" w:color="auto"/>
                <w:right w:val="none" w:sz="0" w:space="0" w:color="auto"/>
              </w:divBdr>
            </w:div>
            <w:div w:id="744258439">
              <w:marLeft w:val="0"/>
              <w:marRight w:val="0"/>
              <w:marTop w:val="0"/>
              <w:marBottom w:val="0"/>
              <w:divBdr>
                <w:top w:val="none" w:sz="0" w:space="0" w:color="auto"/>
                <w:left w:val="none" w:sz="0" w:space="0" w:color="auto"/>
                <w:bottom w:val="none" w:sz="0" w:space="0" w:color="auto"/>
                <w:right w:val="none" w:sz="0" w:space="0" w:color="auto"/>
              </w:divBdr>
            </w:div>
          </w:divsChild>
        </w:div>
        <w:div w:id="1557428164">
          <w:marLeft w:val="0"/>
          <w:marRight w:val="0"/>
          <w:marTop w:val="0"/>
          <w:marBottom w:val="0"/>
          <w:divBdr>
            <w:top w:val="none" w:sz="0" w:space="0" w:color="auto"/>
            <w:left w:val="none" w:sz="0" w:space="0" w:color="auto"/>
            <w:bottom w:val="none" w:sz="0" w:space="0" w:color="auto"/>
            <w:right w:val="none" w:sz="0" w:space="0" w:color="auto"/>
          </w:divBdr>
          <w:divsChild>
            <w:div w:id="320043469">
              <w:marLeft w:val="0"/>
              <w:marRight w:val="0"/>
              <w:marTop w:val="0"/>
              <w:marBottom w:val="0"/>
              <w:divBdr>
                <w:top w:val="none" w:sz="0" w:space="0" w:color="auto"/>
                <w:left w:val="none" w:sz="0" w:space="0" w:color="auto"/>
                <w:bottom w:val="none" w:sz="0" w:space="0" w:color="auto"/>
                <w:right w:val="none" w:sz="0" w:space="0" w:color="auto"/>
              </w:divBdr>
            </w:div>
            <w:div w:id="984894415">
              <w:marLeft w:val="0"/>
              <w:marRight w:val="0"/>
              <w:marTop w:val="0"/>
              <w:marBottom w:val="0"/>
              <w:divBdr>
                <w:top w:val="none" w:sz="0" w:space="0" w:color="auto"/>
                <w:left w:val="none" w:sz="0" w:space="0" w:color="auto"/>
                <w:bottom w:val="none" w:sz="0" w:space="0" w:color="auto"/>
                <w:right w:val="none" w:sz="0" w:space="0" w:color="auto"/>
              </w:divBdr>
            </w:div>
            <w:div w:id="1824589672">
              <w:marLeft w:val="0"/>
              <w:marRight w:val="0"/>
              <w:marTop w:val="0"/>
              <w:marBottom w:val="0"/>
              <w:divBdr>
                <w:top w:val="none" w:sz="0" w:space="0" w:color="auto"/>
                <w:left w:val="none" w:sz="0" w:space="0" w:color="auto"/>
                <w:bottom w:val="none" w:sz="0" w:space="0" w:color="auto"/>
                <w:right w:val="none" w:sz="0" w:space="0" w:color="auto"/>
              </w:divBdr>
            </w:div>
            <w:div w:id="1866753317">
              <w:marLeft w:val="0"/>
              <w:marRight w:val="0"/>
              <w:marTop w:val="0"/>
              <w:marBottom w:val="0"/>
              <w:divBdr>
                <w:top w:val="none" w:sz="0" w:space="0" w:color="auto"/>
                <w:left w:val="none" w:sz="0" w:space="0" w:color="auto"/>
                <w:bottom w:val="none" w:sz="0" w:space="0" w:color="auto"/>
                <w:right w:val="none" w:sz="0" w:space="0" w:color="auto"/>
              </w:divBdr>
            </w:div>
          </w:divsChild>
        </w:div>
        <w:div w:id="1582912109">
          <w:marLeft w:val="0"/>
          <w:marRight w:val="0"/>
          <w:marTop w:val="0"/>
          <w:marBottom w:val="0"/>
          <w:divBdr>
            <w:top w:val="none" w:sz="0" w:space="0" w:color="auto"/>
            <w:left w:val="none" w:sz="0" w:space="0" w:color="auto"/>
            <w:bottom w:val="none" w:sz="0" w:space="0" w:color="auto"/>
            <w:right w:val="none" w:sz="0" w:space="0" w:color="auto"/>
          </w:divBdr>
          <w:divsChild>
            <w:div w:id="1524321045">
              <w:marLeft w:val="0"/>
              <w:marRight w:val="0"/>
              <w:marTop w:val="0"/>
              <w:marBottom w:val="0"/>
              <w:divBdr>
                <w:top w:val="none" w:sz="0" w:space="0" w:color="auto"/>
                <w:left w:val="none" w:sz="0" w:space="0" w:color="auto"/>
                <w:bottom w:val="none" w:sz="0" w:space="0" w:color="auto"/>
                <w:right w:val="none" w:sz="0" w:space="0" w:color="auto"/>
              </w:divBdr>
            </w:div>
            <w:div w:id="1785078048">
              <w:marLeft w:val="0"/>
              <w:marRight w:val="0"/>
              <w:marTop w:val="0"/>
              <w:marBottom w:val="0"/>
              <w:divBdr>
                <w:top w:val="none" w:sz="0" w:space="0" w:color="auto"/>
                <w:left w:val="none" w:sz="0" w:space="0" w:color="auto"/>
                <w:bottom w:val="none" w:sz="0" w:space="0" w:color="auto"/>
                <w:right w:val="none" w:sz="0" w:space="0" w:color="auto"/>
              </w:divBdr>
            </w:div>
            <w:div w:id="2008823894">
              <w:marLeft w:val="0"/>
              <w:marRight w:val="0"/>
              <w:marTop w:val="0"/>
              <w:marBottom w:val="0"/>
              <w:divBdr>
                <w:top w:val="none" w:sz="0" w:space="0" w:color="auto"/>
                <w:left w:val="none" w:sz="0" w:space="0" w:color="auto"/>
                <w:bottom w:val="none" w:sz="0" w:space="0" w:color="auto"/>
                <w:right w:val="none" w:sz="0" w:space="0" w:color="auto"/>
              </w:divBdr>
            </w:div>
          </w:divsChild>
        </w:div>
        <w:div w:id="1907060278">
          <w:marLeft w:val="0"/>
          <w:marRight w:val="0"/>
          <w:marTop w:val="0"/>
          <w:marBottom w:val="0"/>
          <w:divBdr>
            <w:top w:val="none" w:sz="0" w:space="0" w:color="auto"/>
            <w:left w:val="none" w:sz="0" w:space="0" w:color="auto"/>
            <w:bottom w:val="none" w:sz="0" w:space="0" w:color="auto"/>
            <w:right w:val="none" w:sz="0" w:space="0" w:color="auto"/>
          </w:divBdr>
          <w:divsChild>
            <w:div w:id="788279733">
              <w:marLeft w:val="0"/>
              <w:marRight w:val="0"/>
              <w:marTop w:val="0"/>
              <w:marBottom w:val="0"/>
              <w:divBdr>
                <w:top w:val="none" w:sz="0" w:space="0" w:color="auto"/>
                <w:left w:val="none" w:sz="0" w:space="0" w:color="auto"/>
                <w:bottom w:val="none" w:sz="0" w:space="0" w:color="auto"/>
                <w:right w:val="none" w:sz="0" w:space="0" w:color="auto"/>
              </w:divBdr>
            </w:div>
            <w:div w:id="907496012">
              <w:marLeft w:val="0"/>
              <w:marRight w:val="0"/>
              <w:marTop w:val="0"/>
              <w:marBottom w:val="0"/>
              <w:divBdr>
                <w:top w:val="none" w:sz="0" w:space="0" w:color="auto"/>
                <w:left w:val="none" w:sz="0" w:space="0" w:color="auto"/>
                <w:bottom w:val="none" w:sz="0" w:space="0" w:color="auto"/>
                <w:right w:val="none" w:sz="0" w:space="0" w:color="auto"/>
              </w:divBdr>
            </w:div>
            <w:div w:id="1191411446">
              <w:marLeft w:val="0"/>
              <w:marRight w:val="0"/>
              <w:marTop w:val="0"/>
              <w:marBottom w:val="0"/>
              <w:divBdr>
                <w:top w:val="none" w:sz="0" w:space="0" w:color="auto"/>
                <w:left w:val="none" w:sz="0" w:space="0" w:color="auto"/>
                <w:bottom w:val="none" w:sz="0" w:space="0" w:color="auto"/>
                <w:right w:val="none" w:sz="0" w:space="0" w:color="auto"/>
              </w:divBdr>
            </w:div>
            <w:div w:id="1461993559">
              <w:marLeft w:val="0"/>
              <w:marRight w:val="0"/>
              <w:marTop w:val="0"/>
              <w:marBottom w:val="0"/>
              <w:divBdr>
                <w:top w:val="none" w:sz="0" w:space="0" w:color="auto"/>
                <w:left w:val="none" w:sz="0" w:space="0" w:color="auto"/>
                <w:bottom w:val="none" w:sz="0" w:space="0" w:color="auto"/>
                <w:right w:val="none" w:sz="0" w:space="0" w:color="auto"/>
              </w:divBdr>
            </w:div>
            <w:div w:id="1843083793">
              <w:marLeft w:val="0"/>
              <w:marRight w:val="0"/>
              <w:marTop w:val="0"/>
              <w:marBottom w:val="0"/>
              <w:divBdr>
                <w:top w:val="none" w:sz="0" w:space="0" w:color="auto"/>
                <w:left w:val="none" w:sz="0" w:space="0" w:color="auto"/>
                <w:bottom w:val="none" w:sz="0" w:space="0" w:color="auto"/>
                <w:right w:val="none" w:sz="0" w:space="0" w:color="auto"/>
              </w:divBdr>
            </w:div>
          </w:divsChild>
        </w:div>
        <w:div w:id="1961455736">
          <w:marLeft w:val="0"/>
          <w:marRight w:val="0"/>
          <w:marTop w:val="0"/>
          <w:marBottom w:val="0"/>
          <w:divBdr>
            <w:top w:val="none" w:sz="0" w:space="0" w:color="auto"/>
            <w:left w:val="none" w:sz="0" w:space="0" w:color="auto"/>
            <w:bottom w:val="none" w:sz="0" w:space="0" w:color="auto"/>
            <w:right w:val="none" w:sz="0" w:space="0" w:color="auto"/>
          </w:divBdr>
          <w:divsChild>
            <w:div w:id="238634897">
              <w:marLeft w:val="0"/>
              <w:marRight w:val="0"/>
              <w:marTop w:val="0"/>
              <w:marBottom w:val="0"/>
              <w:divBdr>
                <w:top w:val="none" w:sz="0" w:space="0" w:color="auto"/>
                <w:left w:val="none" w:sz="0" w:space="0" w:color="auto"/>
                <w:bottom w:val="none" w:sz="0" w:space="0" w:color="auto"/>
                <w:right w:val="none" w:sz="0" w:space="0" w:color="auto"/>
              </w:divBdr>
            </w:div>
            <w:div w:id="406617408">
              <w:marLeft w:val="0"/>
              <w:marRight w:val="0"/>
              <w:marTop w:val="0"/>
              <w:marBottom w:val="0"/>
              <w:divBdr>
                <w:top w:val="none" w:sz="0" w:space="0" w:color="auto"/>
                <w:left w:val="none" w:sz="0" w:space="0" w:color="auto"/>
                <w:bottom w:val="none" w:sz="0" w:space="0" w:color="auto"/>
                <w:right w:val="none" w:sz="0" w:space="0" w:color="auto"/>
              </w:divBdr>
            </w:div>
            <w:div w:id="898172828">
              <w:marLeft w:val="0"/>
              <w:marRight w:val="0"/>
              <w:marTop w:val="0"/>
              <w:marBottom w:val="0"/>
              <w:divBdr>
                <w:top w:val="none" w:sz="0" w:space="0" w:color="auto"/>
                <w:left w:val="none" w:sz="0" w:space="0" w:color="auto"/>
                <w:bottom w:val="none" w:sz="0" w:space="0" w:color="auto"/>
                <w:right w:val="none" w:sz="0" w:space="0" w:color="auto"/>
              </w:divBdr>
            </w:div>
            <w:div w:id="1039209243">
              <w:marLeft w:val="0"/>
              <w:marRight w:val="0"/>
              <w:marTop w:val="0"/>
              <w:marBottom w:val="0"/>
              <w:divBdr>
                <w:top w:val="none" w:sz="0" w:space="0" w:color="auto"/>
                <w:left w:val="none" w:sz="0" w:space="0" w:color="auto"/>
                <w:bottom w:val="none" w:sz="0" w:space="0" w:color="auto"/>
                <w:right w:val="none" w:sz="0" w:space="0" w:color="auto"/>
              </w:divBdr>
            </w:div>
            <w:div w:id="1424454269">
              <w:marLeft w:val="0"/>
              <w:marRight w:val="0"/>
              <w:marTop w:val="0"/>
              <w:marBottom w:val="0"/>
              <w:divBdr>
                <w:top w:val="none" w:sz="0" w:space="0" w:color="auto"/>
                <w:left w:val="none" w:sz="0" w:space="0" w:color="auto"/>
                <w:bottom w:val="none" w:sz="0" w:space="0" w:color="auto"/>
                <w:right w:val="none" w:sz="0" w:space="0" w:color="auto"/>
              </w:divBdr>
            </w:div>
          </w:divsChild>
        </w:div>
        <w:div w:id="1970014770">
          <w:marLeft w:val="0"/>
          <w:marRight w:val="0"/>
          <w:marTop w:val="0"/>
          <w:marBottom w:val="0"/>
          <w:divBdr>
            <w:top w:val="none" w:sz="0" w:space="0" w:color="auto"/>
            <w:left w:val="none" w:sz="0" w:space="0" w:color="auto"/>
            <w:bottom w:val="none" w:sz="0" w:space="0" w:color="auto"/>
            <w:right w:val="none" w:sz="0" w:space="0" w:color="auto"/>
          </w:divBdr>
          <w:divsChild>
            <w:div w:id="350376216">
              <w:marLeft w:val="0"/>
              <w:marRight w:val="0"/>
              <w:marTop w:val="0"/>
              <w:marBottom w:val="0"/>
              <w:divBdr>
                <w:top w:val="none" w:sz="0" w:space="0" w:color="auto"/>
                <w:left w:val="none" w:sz="0" w:space="0" w:color="auto"/>
                <w:bottom w:val="none" w:sz="0" w:space="0" w:color="auto"/>
                <w:right w:val="none" w:sz="0" w:space="0" w:color="auto"/>
              </w:divBdr>
            </w:div>
            <w:div w:id="744304463">
              <w:marLeft w:val="0"/>
              <w:marRight w:val="0"/>
              <w:marTop w:val="0"/>
              <w:marBottom w:val="0"/>
              <w:divBdr>
                <w:top w:val="none" w:sz="0" w:space="0" w:color="auto"/>
                <w:left w:val="none" w:sz="0" w:space="0" w:color="auto"/>
                <w:bottom w:val="none" w:sz="0" w:space="0" w:color="auto"/>
                <w:right w:val="none" w:sz="0" w:space="0" w:color="auto"/>
              </w:divBdr>
            </w:div>
            <w:div w:id="1634141032">
              <w:marLeft w:val="0"/>
              <w:marRight w:val="0"/>
              <w:marTop w:val="0"/>
              <w:marBottom w:val="0"/>
              <w:divBdr>
                <w:top w:val="none" w:sz="0" w:space="0" w:color="auto"/>
                <w:left w:val="none" w:sz="0" w:space="0" w:color="auto"/>
                <w:bottom w:val="none" w:sz="0" w:space="0" w:color="auto"/>
                <w:right w:val="none" w:sz="0" w:space="0" w:color="auto"/>
              </w:divBdr>
            </w:div>
            <w:div w:id="1883513127">
              <w:marLeft w:val="0"/>
              <w:marRight w:val="0"/>
              <w:marTop w:val="0"/>
              <w:marBottom w:val="0"/>
              <w:divBdr>
                <w:top w:val="none" w:sz="0" w:space="0" w:color="auto"/>
                <w:left w:val="none" w:sz="0" w:space="0" w:color="auto"/>
                <w:bottom w:val="none" w:sz="0" w:space="0" w:color="auto"/>
                <w:right w:val="none" w:sz="0" w:space="0" w:color="auto"/>
              </w:divBdr>
            </w:div>
          </w:divsChild>
        </w:div>
        <w:div w:id="2051026664">
          <w:marLeft w:val="0"/>
          <w:marRight w:val="0"/>
          <w:marTop w:val="0"/>
          <w:marBottom w:val="0"/>
          <w:divBdr>
            <w:top w:val="none" w:sz="0" w:space="0" w:color="auto"/>
            <w:left w:val="none" w:sz="0" w:space="0" w:color="auto"/>
            <w:bottom w:val="none" w:sz="0" w:space="0" w:color="auto"/>
            <w:right w:val="none" w:sz="0" w:space="0" w:color="auto"/>
          </w:divBdr>
          <w:divsChild>
            <w:div w:id="427042428">
              <w:marLeft w:val="0"/>
              <w:marRight w:val="0"/>
              <w:marTop w:val="0"/>
              <w:marBottom w:val="0"/>
              <w:divBdr>
                <w:top w:val="none" w:sz="0" w:space="0" w:color="auto"/>
                <w:left w:val="none" w:sz="0" w:space="0" w:color="auto"/>
                <w:bottom w:val="none" w:sz="0" w:space="0" w:color="auto"/>
                <w:right w:val="none" w:sz="0" w:space="0" w:color="auto"/>
              </w:divBdr>
            </w:div>
            <w:div w:id="544028806">
              <w:marLeft w:val="0"/>
              <w:marRight w:val="0"/>
              <w:marTop w:val="0"/>
              <w:marBottom w:val="0"/>
              <w:divBdr>
                <w:top w:val="none" w:sz="0" w:space="0" w:color="auto"/>
                <w:left w:val="none" w:sz="0" w:space="0" w:color="auto"/>
                <w:bottom w:val="none" w:sz="0" w:space="0" w:color="auto"/>
                <w:right w:val="none" w:sz="0" w:space="0" w:color="auto"/>
              </w:divBdr>
            </w:div>
            <w:div w:id="766845919">
              <w:marLeft w:val="0"/>
              <w:marRight w:val="0"/>
              <w:marTop w:val="0"/>
              <w:marBottom w:val="0"/>
              <w:divBdr>
                <w:top w:val="none" w:sz="0" w:space="0" w:color="auto"/>
                <w:left w:val="none" w:sz="0" w:space="0" w:color="auto"/>
                <w:bottom w:val="none" w:sz="0" w:space="0" w:color="auto"/>
                <w:right w:val="none" w:sz="0" w:space="0" w:color="auto"/>
              </w:divBdr>
            </w:div>
            <w:div w:id="864175246">
              <w:marLeft w:val="0"/>
              <w:marRight w:val="0"/>
              <w:marTop w:val="0"/>
              <w:marBottom w:val="0"/>
              <w:divBdr>
                <w:top w:val="none" w:sz="0" w:space="0" w:color="auto"/>
                <w:left w:val="none" w:sz="0" w:space="0" w:color="auto"/>
                <w:bottom w:val="none" w:sz="0" w:space="0" w:color="auto"/>
                <w:right w:val="none" w:sz="0" w:space="0" w:color="auto"/>
              </w:divBdr>
            </w:div>
            <w:div w:id="1946814301">
              <w:marLeft w:val="0"/>
              <w:marRight w:val="0"/>
              <w:marTop w:val="0"/>
              <w:marBottom w:val="0"/>
              <w:divBdr>
                <w:top w:val="none" w:sz="0" w:space="0" w:color="auto"/>
                <w:left w:val="none" w:sz="0" w:space="0" w:color="auto"/>
                <w:bottom w:val="none" w:sz="0" w:space="0" w:color="auto"/>
                <w:right w:val="none" w:sz="0" w:space="0" w:color="auto"/>
              </w:divBdr>
            </w:div>
          </w:divsChild>
        </w:div>
        <w:div w:id="2120176427">
          <w:marLeft w:val="0"/>
          <w:marRight w:val="0"/>
          <w:marTop w:val="0"/>
          <w:marBottom w:val="0"/>
          <w:divBdr>
            <w:top w:val="none" w:sz="0" w:space="0" w:color="auto"/>
            <w:left w:val="none" w:sz="0" w:space="0" w:color="auto"/>
            <w:bottom w:val="none" w:sz="0" w:space="0" w:color="auto"/>
            <w:right w:val="none" w:sz="0" w:space="0" w:color="auto"/>
          </w:divBdr>
          <w:divsChild>
            <w:div w:id="1080326302">
              <w:marLeft w:val="-75"/>
              <w:marRight w:val="0"/>
              <w:marTop w:val="30"/>
              <w:marBottom w:val="30"/>
              <w:divBdr>
                <w:top w:val="none" w:sz="0" w:space="0" w:color="auto"/>
                <w:left w:val="none" w:sz="0" w:space="0" w:color="auto"/>
                <w:bottom w:val="none" w:sz="0" w:space="0" w:color="auto"/>
                <w:right w:val="none" w:sz="0" w:space="0" w:color="auto"/>
              </w:divBdr>
              <w:divsChild>
                <w:div w:id="291978818">
                  <w:marLeft w:val="0"/>
                  <w:marRight w:val="0"/>
                  <w:marTop w:val="0"/>
                  <w:marBottom w:val="0"/>
                  <w:divBdr>
                    <w:top w:val="none" w:sz="0" w:space="0" w:color="auto"/>
                    <w:left w:val="none" w:sz="0" w:space="0" w:color="auto"/>
                    <w:bottom w:val="none" w:sz="0" w:space="0" w:color="auto"/>
                    <w:right w:val="none" w:sz="0" w:space="0" w:color="auto"/>
                  </w:divBdr>
                  <w:divsChild>
                    <w:div w:id="2086564532">
                      <w:marLeft w:val="0"/>
                      <w:marRight w:val="0"/>
                      <w:marTop w:val="0"/>
                      <w:marBottom w:val="0"/>
                      <w:divBdr>
                        <w:top w:val="none" w:sz="0" w:space="0" w:color="auto"/>
                        <w:left w:val="none" w:sz="0" w:space="0" w:color="auto"/>
                        <w:bottom w:val="none" w:sz="0" w:space="0" w:color="auto"/>
                        <w:right w:val="none" w:sz="0" w:space="0" w:color="auto"/>
                      </w:divBdr>
                    </w:div>
                  </w:divsChild>
                </w:div>
                <w:div w:id="534124473">
                  <w:marLeft w:val="0"/>
                  <w:marRight w:val="0"/>
                  <w:marTop w:val="0"/>
                  <w:marBottom w:val="0"/>
                  <w:divBdr>
                    <w:top w:val="none" w:sz="0" w:space="0" w:color="auto"/>
                    <w:left w:val="none" w:sz="0" w:space="0" w:color="auto"/>
                    <w:bottom w:val="none" w:sz="0" w:space="0" w:color="auto"/>
                    <w:right w:val="none" w:sz="0" w:space="0" w:color="auto"/>
                  </w:divBdr>
                  <w:divsChild>
                    <w:div w:id="1408576936">
                      <w:marLeft w:val="0"/>
                      <w:marRight w:val="0"/>
                      <w:marTop w:val="0"/>
                      <w:marBottom w:val="0"/>
                      <w:divBdr>
                        <w:top w:val="none" w:sz="0" w:space="0" w:color="auto"/>
                        <w:left w:val="none" w:sz="0" w:space="0" w:color="auto"/>
                        <w:bottom w:val="none" w:sz="0" w:space="0" w:color="auto"/>
                        <w:right w:val="none" w:sz="0" w:space="0" w:color="auto"/>
                      </w:divBdr>
                    </w:div>
                  </w:divsChild>
                </w:div>
                <w:div w:id="667944096">
                  <w:marLeft w:val="0"/>
                  <w:marRight w:val="0"/>
                  <w:marTop w:val="0"/>
                  <w:marBottom w:val="0"/>
                  <w:divBdr>
                    <w:top w:val="none" w:sz="0" w:space="0" w:color="auto"/>
                    <w:left w:val="none" w:sz="0" w:space="0" w:color="auto"/>
                    <w:bottom w:val="none" w:sz="0" w:space="0" w:color="auto"/>
                    <w:right w:val="none" w:sz="0" w:space="0" w:color="auto"/>
                  </w:divBdr>
                  <w:divsChild>
                    <w:div w:id="681785362">
                      <w:marLeft w:val="0"/>
                      <w:marRight w:val="0"/>
                      <w:marTop w:val="0"/>
                      <w:marBottom w:val="0"/>
                      <w:divBdr>
                        <w:top w:val="none" w:sz="0" w:space="0" w:color="auto"/>
                        <w:left w:val="none" w:sz="0" w:space="0" w:color="auto"/>
                        <w:bottom w:val="none" w:sz="0" w:space="0" w:color="auto"/>
                        <w:right w:val="none" w:sz="0" w:space="0" w:color="auto"/>
                      </w:divBdr>
                    </w:div>
                  </w:divsChild>
                </w:div>
                <w:div w:id="856115194">
                  <w:marLeft w:val="0"/>
                  <w:marRight w:val="0"/>
                  <w:marTop w:val="0"/>
                  <w:marBottom w:val="0"/>
                  <w:divBdr>
                    <w:top w:val="none" w:sz="0" w:space="0" w:color="auto"/>
                    <w:left w:val="none" w:sz="0" w:space="0" w:color="auto"/>
                    <w:bottom w:val="none" w:sz="0" w:space="0" w:color="auto"/>
                    <w:right w:val="none" w:sz="0" w:space="0" w:color="auto"/>
                  </w:divBdr>
                  <w:divsChild>
                    <w:div w:id="2120098469">
                      <w:marLeft w:val="0"/>
                      <w:marRight w:val="0"/>
                      <w:marTop w:val="0"/>
                      <w:marBottom w:val="0"/>
                      <w:divBdr>
                        <w:top w:val="none" w:sz="0" w:space="0" w:color="auto"/>
                        <w:left w:val="none" w:sz="0" w:space="0" w:color="auto"/>
                        <w:bottom w:val="none" w:sz="0" w:space="0" w:color="auto"/>
                        <w:right w:val="none" w:sz="0" w:space="0" w:color="auto"/>
                      </w:divBdr>
                    </w:div>
                  </w:divsChild>
                </w:div>
                <w:div w:id="1020669994">
                  <w:marLeft w:val="0"/>
                  <w:marRight w:val="0"/>
                  <w:marTop w:val="0"/>
                  <w:marBottom w:val="0"/>
                  <w:divBdr>
                    <w:top w:val="none" w:sz="0" w:space="0" w:color="auto"/>
                    <w:left w:val="none" w:sz="0" w:space="0" w:color="auto"/>
                    <w:bottom w:val="none" w:sz="0" w:space="0" w:color="auto"/>
                    <w:right w:val="none" w:sz="0" w:space="0" w:color="auto"/>
                  </w:divBdr>
                  <w:divsChild>
                    <w:div w:id="139810144">
                      <w:marLeft w:val="0"/>
                      <w:marRight w:val="0"/>
                      <w:marTop w:val="0"/>
                      <w:marBottom w:val="0"/>
                      <w:divBdr>
                        <w:top w:val="none" w:sz="0" w:space="0" w:color="auto"/>
                        <w:left w:val="none" w:sz="0" w:space="0" w:color="auto"/>
                        <w:bottom w:val="none" w:sz="0" w:space="0" w:color="auto"/>
                        <w:right w:val="none" w:sz="0" w:space="0" w:color="auto"/>
                      </w:divBdr>
                    </w:div>
                    <w:div w:id="1230576373">
                      <w:marLeft w:val="0"/>
                      <w:marRight w:val="0"/>
                      <w:marTop w:val="0"/>
                      <w:marBottom w:val="0"/>
                      <w:divBdr>
                        <w:top w:val="none" w:sz="0" w:space="0" w:color="auto"/>
                        <w:left w:val="none" w:sz="0" w:space="0" w:color="auto"/>
                        <w:bottom w:val="none" w:sz="0" w:space="0" w:color="auto"/>
                        <w:right w:val="none" w:sz="0" w:space="0" w:color="auto"/>
                      </w:divBdr>
                    </w:div>
                    <w:div w:id="1699117303">
                      <w:marLeft w:val="0"/>
                      <w:marRight w:val="0"/>
                      <w:marTop w:val="0"/>
                      <w:marBottom w:val="0"/>
                      <w:divBdr>
                        <w:top w:val="none" w:sz="0" w:space="0" w:color="auto"/>
                        <w:left w:val="none" w:sz="0" w:space="0" w:color="auto"/>
                        <w:bottom w:val="none" w:sz="0" w:space="0" w:color="auto"/>
                        <w:right w:val="none" w:sz="0" w:space="0" w:color="auto"/>
                      </w:divBdr>
                    </w:div>
                  </w:divsChild>
                </w:div>
                <w:div w:id="1279947992">
                  <w:marLeft w:val="0"/>
                  <w:marRight w:val="0"/>
                  <w:marTop w:val="0"/>
                  <w:marBottom w:val="0"/>
                  <w:divBdr>
                    <w:top w:val="none" w:sz="0" w:space="0" w:color="auto"/>
                    <w:left w:val="none" w:sz="0" w:space="0" w:color="auto"/>
                    <w:bottom w:val="none" w:sz="0" w:space="0" w:color="auto"/>
                    <w:right w:val="none" w:sz="0" w:space="0" w:color="auto"/>
                  </w:divBdr>
                  <w:divsChild>
                    <w:div w:id="895119196">
                      <w:marLeft w:val="0"/>
                      <w:marRight w:val="0"/>
                      <w:marTop w:val="0"/>
                      <w:marBottom w:val="0"/>
                      <w:divBdr>
                        <w:top w:val="none" w:sz="0" w:space="0" w:color="auto"/>
                        <w:left w:val="none" w:sz="0" w:space="0" w:color="auto"/>
                        <w:bottom w:val="none" w:sz="0" w:space="0" w:color="auto"/>
                        <w:right w:val="none" w:sz="0" w:space="0" w:color="auto"/>
                      </w:divBdr>
                    </w:div>
                  </w:divsChild>
                </w:div>
                <w:div w:id="1443645824">
                  <w:marLeft w:val="0"/>
                  <w:marRight w:val="0"/>
                  <w:marTop w:val="0"/>
                  <w:marBottom w:val="0"/>
                  <w:divBdr>
                    <w:top w:val="none" w:sz="0" w:space="0" w:color="auto"/>
                    <w:left w:val="none" w:sz="0" w:space="0" w:color="auto"/>
                    <w:bottom w:val="none" w:sz="0" w:space="0" w:color="auto"/>
                    <w:right w:val="none" w:sz="0" w:space="0" w:color="auto"/>
                  </w:divBdr>
                  <w:divsChild>
                    <w:div w:id="1000355819">
                      <w:marLeft w:val="0"/>
                      <w:marRight w:val="0"/>
                      <w:marTop w:val="0"/>
                      <w:marBottom w:val="0"/>
                      <w:divBdr>
                        <w:top w:val="none" w:sz="0" w:space="0" w:color="auto"/>
                        <w:left w:val="none" w:sz="0" w:space="0" w:color="auto"/>
                        <w:bottom w:val="none" w:sz="0" w:space="0" w:color="auto"/>
                        <w:right w:val="none" w:sz="0" w:space="0" w:color="auto"/>
                      </w:divBdr>
                    </w:div>
                  </w:divsChild>
                </w:div>
                <w:div w:id="1618103881">
                  <w:marLeft w:val="0"/>
                  <w:marRight w:val="0"/>
                  <w:marTop w:val="0"/>
                  <w:marBottom w:val="0"/>
                  <w:divBdr>
                    <w:top w:val="none" w:sz="0" w:space="0" w:color="auto"/>
                    <w:left w:val="none" w:sz="0" w:space="0" w:color="auto"/>
                    <w:bottom w:val="none" w:sz="0" w:space="0" w:color="auto"/>
                    <w:right w:val="none" w:sz="0" w:space="0" w:color="auto"/>
                  </w:divBdr>
                  <w:divsChild>
                    <w:div w:id="677662394">
                      <w:marLeft w:val="0"/>
                      <w:marRight w:val="0"/>
                      <w:marTop w:val="0"/>
                      <w:marBottom w:val="0"/>
                      <w:divBdr>
                        <w:top w:val="none" w:sz="0" w:space="0" w:color="auto"/>
                        <w:left w:val="none" w:sz="0" w:space="0" w:color="auto"/>
                        <w:bottom w:val="none" w:sz="0" w:space="0" w:color="auto"/>
                        <w:right w:val="none" w:sz="0" w:space="0" w:color="auto"/>
                      </w:divBdr>
                    </w:div>
                  </w:divsChild>
                </w:div>
                <w:div w:id="1749575048">
                  <w:marLeft w:val="0"/>
                  <w:marRight w:val="0"/>
                  <w:marTop w:val="0"/>
                  <w:marBottom w:val="0"/>
                  <w:divBdr>
                    <w:top w:val="none" w:sz="0" w:space="0" w:color="auto"/>
                    <w:left w:val="none" w:sz="0" w:space="0" w:color="auto"/>
                    <w:bottom w:val="none" w:sz="0" w:space="0" w:color="auto"/>
                    <w:right w:val="none" w:sz="0" w:space="0" w:color="auto"/>
                  </w:divBdr>
                  <w:divsChild>
                    <w:div w:id="1604416066">
                      <w:marLeft w:val="0"/>
                      <w:marRight w:val="0"/>
                      <w:marTop w:val="0"/>
                      <w:marBottom w:val="0"/>
                      <w:divBdr>
                        <w:top w:val="none" w:sz="0" w:space="0" w:color="auto"/>
                        <w:left w:val="none" w:sz="0" w:space="0" w:color="auto"/>
                        <w:bottom w:val="none" w:sz="0" w:space="0" w:color="auto"/>
                        <w:right w:val="none" w:sz="0" w:space="0" w:color="auto"/>
                      </w:divBdr>
                    </w:div>
                  </w:divsChild>
                </w:div>
                <w:div w:id="1969622127">
                  <w:marLeft w:val="0"/>
                  <w:marRight w:val="0"/>
                  <w:marTop w:val="0"/>
                  <w:marBottom w:val="0"/>
                  <w:divBdr>
                    <w:top w:val="none" w:sz="0" w:space="0" w:color="auto"/>
                    <w:left w:val="none" w:sz="0" w:space="0" w:color="auto"/>
                    <w:bottom w:val="none" w:sz="0" w:space="0" w:color="auto"/>
                    <w:right w:val="none" w:sz="0" w:space="0" w:color="auto"/>
                  </w:divBdr>
                  <w:divsChild>
                    <w:div w:id="12318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3948">
      <w:bodyDiv w:val="1"/>
      <w:marLeft w:val="0"/>
      <w:marRight w:val="0"/>
      <w:marTop w:val="0"/>
      <w:marBottom w:val="0"/>
      <w:divBdr>
        <w:top w:val="none" w:sz="0" w:space="0" w:color="auto"/>
        <w:left w:val="none" w:sz="0" w:space="0" w:color="auto"/>
        <w:bottom w:val="none" w:sz="0" w:space="0" w:color="auto"/>
        <w:right w:val="none" w:sz="0" w:space="0" w:color="auto"/>
      </w:divBdr>
      <w:divsChild>
        <w:div w:id="877353277">
          <w:marLeft w:val="0"/>
          <w:marRight w:val="0"/>
          <w:marTop w:val="0"/>
          <w:marBottom w:val="0"/>
          <w:divBdr>
            <w:top w:val="none" w:sz="0" w:space="0" w:color="auto"/>
            <w:left w:val="none" w:sz="0" w:space="0" w:color="auto"/>
            <w:bottom w:val="none" w:sz="0" w:space="0" w:color="auto"/>
            <w:right w:val="none" w:sz="0" w:space="0" w:color="auto"/>
          </w:divBdr>
        </w:div>
      </w:divsChild>
    </w:div>
    <w:div w:id="201331909">
      <w:bodyDiv w:val="1"/>
      <w:marLeft w:val="0"/>
      <w:marRight w:val="0"/>
      <w:marTop w:val="0"/>
      <w:marBottom w:val="0"/>
      <w:divBdr>
        <w:top w:val="none" w:sz="0" w:space="0" w:color="auto"/>
        <w:left w:val="none" w:sz="0" w:space="0" w:color="auto"/>
        <w:bottom w:val="none" w:sz="0" w:space="0" w:color="auto"/>
        <w:right w:val="none" w:sz="0" w:space="0" w:color="auto"/>
      </w:divBdr>
    </w:div>
    <w:div w:id="223950117">
      <w:bodyDiv w:val="1"/>
      <w:marLeft w:val="0"/>
      <w:marRight w:val="0"/>
      <w:marTop w:val="0"/>
      <w:marBottom w:val="0"/>
      <w:divBdr>
        <w:top w:val="none" w:sz="0" w:space="0" w:color="auto"/>
        <w:left w:val="none" w:sz="0" w:space="0" w:color="auto"/>
        <w:bottom w:val="none" w:sz="0" w:space="0" w:color="auto"/>
        <w:right w:val="none" w:sz="0" w:space="0" w:color="auto"/>
      </w:divBdr>
    </w:div>
    <w:div w:id="253444841">
      <w:bodyDiv w:val="1"/>
      <w:marLeft w:val="0"/>
      <w:marRight w:val="0"/>
      <w:marTop w:val="0"/>
      <w:marBottom w:val="0"/>
      <w:divBdr>
        <w:top w:val="none" w:sz="0" w:space="0" w:color="auto"/>
        <w:left w:val="none" w:sz="0" w:space="0" w:color="auto"/>
        <w:bottom w:val="none" w:sz="0" w:space="0" w:color="auto"/>
        <w:right w:val="none" w:sz="0" w:space="0" w:color="auto"/>
      </w:divBdr>
      <w:divsChild>
        <w:div w:id="32192527">
          <w:marLeft w:val="0"/>
          <w:marRight w:val="0"/>
          <w:marTop w:val="0"/>
          <w:marBottom w:val="0"/>
          <w:divBdr>
            <w:top w:val="none" w:sz="0" w:space="0" w:color="auto"/>
            <w:left w:val="none" w:sz="0" w:space="0" w:color="auto"/>
            <w:bottom w:val="none" w:sz="0" w:space="0" w:color="auto"/>
            <w:right w:val="none" w:sz="0" w:space="0" w:color="auto"/>
          </w:divBdr>
          <w:divsChild>
            <w:div w:id="429424639">
              <w:marLeft w:val="0"/>
              <w:marRight w:val="0"/>
              <w:marTop w:val="0"/>
              <w:marBottom w:val="0"/>
              <w:divBdr>
                <w:top w:val="none" w:sz="0" w:space="0" w:color="auto"/>
                <w:left w:val="none" w:sz="0" w:space="0" w:color="auto"/>
                <w:bottom w:val="none" w:sz="0" w:space="0" w:color="auto"/>
                <w:right w:val="none" w:sz="0" w:space="0" w:color="auto"/>
              </w:divBdr>
            </w:div>
            <w:div w:id="473790759">
              <w:marLeft w:val="0"/>
              <w:marRight w:val="0"/>
              <w:marTop w:val="0"/>
              <w:marBottom w:val="0"/>
              <w:divBdr>
                <w:top w:val="none" w:sz="0" w:space="0" w:color="auto"/>
                <w:left w:val="none" w:sz="0" w:space="0" w:color="auto"/>
                <w:bottom w:val="none" w:sz="0" w:space="0" w:color="auto"/>
                <w:right w:val="none" w:sz="0" w:space="0" w:color="auto"/>
              </w:divBdr>
            </w:div>
            <w:div w:id="1313026168">
              <w:marLeft w:val="0"/>
              <w:marRight w:val="0"/>
              <w:marTop w:val="0"/>
              <w:marBottom w:val="0"/>
              <w:divBdr>
                <w:top w:val="none" w:sz="0" w:space="0" w:color="auto"/>
                <w:left w:val="none" w:sz="0" w:space="0" w:color="auto"/>
                <w:bottom w:val="none" w:sz="0" w:space="0" w:color="auto"/>
                <w:right w:val="none" w:sz="0" w:space="0" w:color="auto"/>
              </w:divBdr>
            </w:div>
            <w:div w:id="1492482780">
              <w:marLeft w:val="0"/>
              <w:marRight w:val="0"/>
              <w:marTop w:val="0"/>
              <w:marBottom w:val="0"/>
              <w:divBdr>
                <w:top w:val="none" w:sz="0" w:space="0" w:color="auto"/>
                <w:left w:val="none" w:sz="0" w:space="0" w:color="auto"/>
                <w:bottom w:val="none" w:sz="0" w:space="0" w:color="auto"/>
                <w:right w:val="none" w:sz="0" w:space="0" w:color="auto"/>
              </w:divBdr>
            </w:div>
            <w:div w:id="2078437793">
              <w:marLeft w:val="0"/>
              <w:marRight w:val="0"/>
              <w:marTop w:val="0"/>
              <w:marBottom w:val="0"/>
              <w:divBdr>
                <w:top w:val="none" w:sz="0" w:space="0" w:color="auto"/>
                <w:left w:val="none" w:sz="0" w:space="0" w:color="auto"/>
                <w:bottom w:val="none" w:sz="0" w:space="0" w:color="auto"/>
                <w:right w:val="none" w:sz="0" w:space="0" w:color="auto"/>
              </w:divBdr>
            </w:div>
          </w:divsChild>
        </w:div>
        <w:div w:id="193079494">
          <w:marLeft w:val="0"/>
          <w:marRight w:val="0"/>
          <w:marTop w:val="0"/>
          <w:marBottom w:val="0"/>
          <w:divBdr>
            <w:top w:val="none" w:sz="0" w:space="0" w:color="auto"/>
            <w:left w:val="none" w:sz="0" w:space="0" w:color="auto"/>
            <w:bottom w:val="none" w:sz="0" w:space="0" w:color="auto"/>
            <w:right w:val="none" w:sz="0" w:space="0" w:color="auto"/>
          </w:divBdr>
          <w:divsChild>
            <w:div w:id="658387834">
              <w:marLeft w:val="0"/>
              <w:marRight w:val="0"/>
              <w:marTop w:val="0"/>
              <w:marBottom w:val="0"/>
              <w:divBdr>
                <w:top w:val="none" w:sz="0" w:space="0" w:color="auto"/>
                <w:left w:val="none" w:sz="0" w:space="0" w:color="auto"/>
                <w:bottom w:val="none" w:sz="0" w:space="0" w:color="auto"/>
                <w:right w:val="none" w:sz="0" w:space="0" w:color="auto"/>
              </w:divBdr>
            </w:div>
            <w:div w:id="1697345861">
              <w:marLeft w:val="0"/>
              <w:marRight w:val="0"/>
              <w:marTop w:val="0"/>
              <w:marBottom w:val="0"/>
              <w:divBdr>
                <w:top w:val="none" w:sz="0" w:space="0" w:color="auto"/>
                <w:left w:val="none" w:sz="0" w:space="0" w:color="auto"/>
                <w:bottom w:val="none" w:sz="0" w:space="0" w:color="auto"/>
                <w:right w:val="none" w:sz="0" w:space="0" w:color="auto"/>
              </w:divBdr>
            </w:div>
          </w:divsChild>
        </w:div>
        <w:div w:id="249699018">
          <w:marLeft w:val="0"/>
          <w:marRight w:val="0"/>
          <w:marTop w:val="0"/>
          <w:marBottom w:val="0"/>
          <w:divBdr>
            <w:top w:val="none" w:sz="0" w:space="0" w:color="auto"/>
            <w:left w:val="none" w:sz="0" w:space="0" w:color="auto"/>
            <w:bottom w:val="none" w:sz="0" w:space="0" w:color="auto"/>
            <w:right w:val="none" w:sz="0" w:space="0" w:color="auto"/>
          </w:divBdr>
          <w:divsChild>
            <w:div w:id="172884780">
              <w:marLeft w:val="0"/>
              <w:marRight w:val="0"/>
              <w:marTop w:val="0"/>
              <w:marBottom w:val="0"/>
              <w:divBdr>
                <w:top w:val="none" w:sz="0" w:space="0" w:color="auto"/>
                <w:left w:val="none" w:sz="0" w:space="0" w:color="auto"/>
                <w:bottom w:val="none" w:sz="0" w:space="0" w:color="auto"/>
                <w:right w:val="none" w:sz="0" w:space="0" w:color="auto"/>
              </w:divBdr>
            </w:div>
            <w:div w:id="727529449">
              <w:marLeft w:val="0"/>
              <w:marRight w:val="0"/>
              <w:marTop w:val="0"/>
              <w:marBottom w:val="0"/>
              <w:divBdr>
                <w:top w:val="none" w:sz="0" w:space="0" w:color="auto"/>
                <w:left w:val="none" w:sz="0" w:space="0" w:color="auto"/>
                <w:bottom w:val="none" w:sz="0" w:space="0" w:color="auto"/>
                <w:right w:val="none" w:sz="0" w:space="0" w:color="auto"/>
              </w:divBdr>
            </w:div>
            <w:div w:id="914701452">
              <w:marLeft w:val="0"/>
              <w:marRight w:val="0"/>
              <w:marTop w:val="0"/>
              <w:marBottom w:val="0"/>
              <w:divBdr>
                <w:top w:val="none" w:sz="0" w:space="0" w:color="auto"/>
                <w:left w:val="none" w:sz="0" w:space="0" w:color="auto"/>
                <w:bottom w:val="none" w:sz="0" w:space="0" w:color="auto"/>
                <w:right w:val="none" w:sz="0" w:space="0" w:color="auto"/>
              </w:divBdr>
            </w:div>
            <w:div w:id="965357922">
              <w:marLeft w:val="0"/>
              <w:marRight w:val="0"/>
              <w:marTop w:val="0"/>
              <w:marBottom w:val="0"/>
              <w:divBdr>
                <w:top w:val="none" w:sz="0" w:space="0" w:color="auto"/>
                <w:left w:val="none" w:sz="0" w:space="0" w:color="auto"/>
                <w:bottom w:val="none" w:sz="0" w:space="0" w:color="auto"/>
                <w:right w:val="none" w:sz="0" w:space="0" w:color="auto"/>
              </w:divBdr>
            </w:div>
            <w:div w:id="1597513635">
              <w:marLeft w:val="0"/>
              <w:marRight w:val="0"/>
              <w:marTop w:val="0"/>
              <w:marBottom w:val="0"/>
              <w:divBdr>
                <w:top w:val="none" w:sz="0" w:space="0" w:color="auto"/>
                <w:left w:val="none" w:sz="0" w:space="0" w:color="auto"/>
                <w:bottom w:val="none" w:sz="0" w:space="0" w:color="auto"/>
                <w:right w:val="none" w:sz="0" w:space="0" w:color="auto"/>
              </w:divBdr>
            </w:div>
          </w:divsChild>
        </w:div>
        <w:div w:id="318271471">
          <w:marLeft w:val="0"/>
          <w:marRight w:val="0"/>
          <w:marTop w:val="0"/>
          <w:marBottom w:val="0"/>
          <w:divBdr>
            <w:top w:val="none" w:sz="0" w:space="0" w:color="auto"/>
            <w:left w:val="none" w:sz="0" w:space="0" w:color="auto"/>
            <w:bottom w:val="none" w:sz="0" w:space="0" w:color="auto"/>
            <w:right w:val="none" w:sz="0" w:space="0" w:color="auto"/>
          </w:divBdr>
          <w:divsChild>
            <w:div w:id="31462081">
              <w:marLeft w:val="0"/>
              <w:marRight w:val="0"/>
              <w:marTop w:val="0"/>
              <w:marBottom w:val="0"/>
              <w:divBdr>
                <w:top w:val="none" w:sz="0" w:space="0" w:color="auto"/>
                <w:left w:val="none" w:sz="0" w:space="0" w:color="auto"/>
                <w:bottom w:val="none" w:sz="0" w:space="0" w:color="auto"/>
                <w:right w:val="none" w:sz="0" w:space="0" w:color="auto"/>
              </w:divBdr>
            </w:div>
            <w:div w:id="1609004623">
              <w:marLeft w:val="0"/>
              <w:marRight w:val="0"/>
              <w:marTop w:val="0"/>
              <w:marBottom w:val="0"/>
              <w:divBdr>
                <w:top w:val="none" w:sz="0" w:space="0" w:color="auto"/>
                <w:left w:val="none" w:sz="0" w:space="0" w:color="auto"/>
                <w:bottom w:val="none" w:sz="0" w:space="0" w:color="auto"/>
                <w:right w:val="none" w:sz="0" w:space="0" w:color="auto"/>
              </w:divBdr>
            </w:div>
          </w:divsChild>
        </w:div>
        <w:div w:id="469514362">
          <w:marLeft w:val="0"/>
          <w:marRight w:val="0"/>
          <w:marTop w:val="0"/>
          <w:marBottom w:val="0"/>
          <w:divBdr>
            <w:top w:val="none" w:sz="0" w:space="0" w:color="auto"/>
            <w:left w:val="none" w:sz="0" w:space="0" w:color="auto"/>
            <w:bottom w:val="none" w:sz="0" w:space="0" w:color="auto"/>
            <w:right w:val="none" w:sz="0" w:space="0" w:color="auto"/>
          </w:divBdr>
          <w:divsChild>
            <w:div w:id="89396593">
              <w:marLeft w:val="0"/>
              <w:marRight w:val="0"/>
              <w:marTop w:val="0"/>
              <w:marBottom w:val="0"/>
              <w:divBdr>
                <w:top w:val="none" w:sz="0" w:space="0" w:color="auto"/>
                <w:left w:val="none" w:sz="0" w:space="0" w:color="auto"/>
                <w:bottom w:val="none" w:sz="0" w:space="0" w:color="auto"/>
                <w:right w:val="none" w:sz="0" w:space="0" w:color="auto"/>
              </w:divBdr>
            </w:div>
            <w:div w:id="288169321">
              <w:marLeft w:val="0"/>
              <w:marRight w:val="0"/>
              <w:marTop w:val="0"/>
              <w:marBottom w:val="0"/>
              <w:divBdr>
                <w:top w:val="none" w:sz="0" w:space="0" w:color="auto"/>
                <w:left w:val="none" w:sz="0" w:space="0" w:color="auto"/>
                <w:bottom w:val="none" w:sz="0" w:space="0" w:color="auto"/>
                <w:right w:val="none" w:sz="0" w:space="0" w:color="auto"/>
              </w:divBdr>
            </w:div>
            <w:div w:id="1930919530">
              <w:marLeft w:val="0"/>
              <w:marRight w:val="0"/>
              <w:marTop w:val="0"/>
              <w:marBottom w:val="0"/>
              <w:divBdr>
                <w:top w:val="none" w:sz="0" w:space="0" w:color="auto"/>
                <w:left w:val="none" w:sz="0" w:space="0" w:color="auto"/>
                <w:bottom w:val="none" w:sz="0" w:space="0" w:color="auto"/>
                <w:right w:val="none" w:sz="0" w:space="0" w:color="auto"/>
              </w:divBdr>
            </w:div>
          </w:divsChild>
        </w:div>
        <w:div w:id="987442050">
          <w:marLeft w:val="0"/>
          <w:marRight w:val="0"/>
          <w:marTop w:val="0"/>
          <w:marBottom w:val="0"/>
          <w:divBdr>
            <w:top w:val="none" w:sz="0" w:space="0" w:color="auto"/>
            <w:left w:val="none" w:sz="0" w:space="0" w:color="auto"/>
            <w:bottom w:val="none" w:sz="0" w:space="0" w:color="auto"/>
            <w:right w:val="none" w:sz="0" w:space="0" w:color="auto"/>
          </w:divBdr>
          <w:divsChild>
            <w:div w:id="1172724944">
              <w:marLeft w:val="0"/>
              <w:marRight w:val="0"/>
              <w:marTop w:val="0"/>
              <w:marBottom w:val="0"/>
              <w:divBdr>
                <w:top w:val="none" w:sz="0" w:space="0" w:color="auto"/>
                <w:left w:val="none" w:sz="0" w:space="0" w:color="auto"/>
                <w:bottom w:val="none" w:sz="0" w:space="0" w:color="auto"/>
                <w:right w:val="none" w:sz="0" w:space="0" w:color="auto"/>
              </w:divBdr>
            </w:div>
            <w:div w:id="1544094103">
              <w:marLeft w:val="0"/>
              <w:marRight w:val="0"/>
              <w:marTop w:val="0"/>
              <w:marBottom w:val="0"/>
              <w:divBdr>
                <w:top w:val="none" w:sz="0" w:space="0" w:color="auto"/>
                <w:left w:val="none" w:sz="0" w:space="0" w:color="auto"/>
                <w:bottom w:val="none" w:sz="0" w:space="0" w:color="auto"/>
                <w:right w:val="none" w:sz="0" w:space="0" w:color="auto"/>
              </w:divBdr>
            </w:div>
            <w:div w:id="1979602418">
              <w:marLeft w:val="0"/>
              <w:marRight w:val="0"/>
              <w:marTop w:val="0"/>
              <w:marBottom w:val="0"/>
              <w:divBdr>
                <w:top w:val="none" w:sz="0" w:space="0" w:color="auto"/>
                <w:left w:val="none" w:sz="0" w:space="0" w:color="auto"/>
                <w:bottom w:val="none" w:sz="0" w:space="0" w:color="auto"/>
                <w:right w:val="none" w:sz="0" w:space="0" w:color="auto"/>
              </w:divBdr>
            </w:div>
            <w:div w:id="1979843762">
              <w:marLeft w:val="0"/>
              <w:marRight w:val="0"/>
              <w:marTop w:val="0"/>
              <w:marBottom w:val="0"/>
              <w:divBdr>
                <w:top w:val="none" w:sz="0" w:space="0" w:color="auto"/>
                <w:left w:val="none" w:sz="0" w:space="0" w:color="auto"/>
                <w:bottom w:val="none" w:sz="0" w:space="0" w:color="auto"/>
                <w:right w:val="none" w:sz="0" w:space="0" w:color="auto"/>
              </w:divBdr>
            </w:div>
            <w:div w:id="2077169058">
              <w:marLeft w:val="0"/>
              <w:marRight w:val="0"/>
              <w:marTop w:val="0"/>
              <w:marBottom w:val="0"/>
              <w:divBdr>
                <w:top w:val="none" w:sz="0" w:space="0" w:color="auto"/>
                <w:left w:val="none" w:sz="0" w:space="0" w:color="auto"/>
                <w:bottom w:val="none" w:sz="0" w:space="0" w:color="auto"/>
                <w:right w:val="none" w:sz="0" w:space="0" w:color="auto"/>
              </w:divBdr>
            </w:div>
          </w:divsChild>
        </w:div>
        <w:div w:id="1021711798">
          <w:marLeft w:val="0"/>
          <w:marRight w:val="0"/>
          <w:marTop w:val="0"/>
          <w:marBottom w:val="0"/>
          <w:divBdr>
            <w:top w:val="none" w:sz="0" w:space="0" w:color="auto"/>
            <w:left w:val="none" w:sz="0" w:space="0" w:color="auto"/>
            <w:bottom w:val="none" w:sz="0" w:space="0" w:color="auto"/>
            <w:right w:val="none" w:sz="0" w:space="0" w:color="auto"/>
          </w:divBdr>
          <w:divsChild>
            <w:div w:id="90853700">
              <w:marLeft w:val="0"/>
              <w:marRight w:val="0"/>
              <w:marTop w:val="0"/>
              <w:marBottom w:val="0"/>
              <w:divBdr>
                <w:top w:val="none" w:sz="0" w:space="0" w:color="auto"/>
                <w:left w:val="none" w:sz="0" w:space="0" w:color="auto"/>
                <w:bottom w:val="none" w:sz="0" w:space="0" w:color="auto"/>
                <w:right w:val="none" w:sz="0" w:space="0" w:color="auto"/>
              </w:divBdr>
            </w:div>
            <w:div w:id="1789859750">
              <w:marLeft w:val="0"/>
              <w:marRight w:val="0"/>
              <w:marTop w:val="0"/>
              <w:marBottom w:val="0"/>
              <w:divBdr>
                <w:top w:val="none" w:sz="0" w:space="0" w:color="auto"/>
                <w:left w:val="none" w:sz="0" w:space="0" w:color="auto"/>
                <w:bottom w:val="none" w:sz="0" w:space="0" w:color="auto"/>
                <w:right w:val="none" w:sz="0" w:space="0" w:color="auto"/>
              </w:divBdr>
            </w:div>
            <w:div w:id="2065173275">
              <w:marLeft w:val="0"/>
              <w:marRight w:val="0"/>
              <w:marTop w:val="0"/>
              <w:marBottom w:val="0"/>
              <w:divBdr>
                <w:top w:val="none" w:sz="0" w:space="0" w:color="auto"/>
                <w:left w:val="none" w:sz="0" w:space="0" w:color="auto"/>
                <w:bottom w:val="none" w:sz="0" w:space="0" w:color="auto"/>
                <w:right w:val="none" w:sz="0" w:space="0" w:color="auto"/>
              </w:divBdr>
            </w:div>
            <w:div w:id="2108887884">
              <w:marLeft w:val="0"/>
              <w:marRight w:val="0"/>
              <w:marTop w:val="0"/>
              <w:marBottom w:val="0"/>
              <w:divBdr>
                <w:top w:val="none" w:sz="0" w:space="0" w:color="auto"/>
                <w:left w:val="none" w:sz="0" w:space="0" w:color="auto"/>
                <w:bottom w:val="none" w:sz="0" w:space="0" w:color="auto"/>
                <w:right w:val="none" w:sz="0" w:space="0" w:color="auto"/>
              </w:divBdr>
            </w:div>
          </w:divsChild>
        </w:div>
        <w:div w:id="1269703579">
          <w:marLeft w:val="0"/>
          <w:marRight w:val="0"/>
          <w:marTop w:val="0"/>
          <w:marBottom w:val="0"/>
          <w:divBdr>
            <w:top w:val="none" w:sz="0" w:space="0" w:color="auto"/>
            <w:left w:val="none" w:sz="0" w:space="0" w:color="auto"/>
            <w:bottom w:val="none" w:sz="0" w:space="0" w:color="auto"/>
            <w:right w:val="none" w:sz="0" w:space="0" w:color="auto"/>
          </w:divBdr>
          <w:divsChild>
            <w:div w:id="765199382">
              <w:marLeft w:val="0"/>
              <w:marRight w:val="0"/>
              <w:marTop w:val="0"/>
              <w:marBottom w:val="0"/>
              <w:divBdr>
                <w:top w:val="none" w:sz="0" w:space="0" w:color="auto"/>
                <w:left w:val="none" w:sz="0" w:space="0" w:color="auto"/>
                <w:bottom w:val="none" w:sz="0" w:space="0" w:color="auto"/>
                <w:right w:val="none" w:sz="0" w:space="0" w:color="auto"/>
              </w:divBdr>
            </w:div>
            <w:div w:id="1399522546">
              <w:marLeft w:val="0"/>
              <w:marRight w:val="0"/>
              <w:marTop w:val="0"/>
              <w:marBottom w:val="0"/>
              <w:divBdr>
                <w:top w:val="none" w:sz="0" w:space="0" w:color="auto"/>
                <w:left w:val="none" w:sz="0" w:space="0" w:color="auto"/>
                <w:bottom w:val="none" w:sz="0" w:space="0" w:color="auto"/>
                <w:right w:val="none" w:sz="0" w:space="0" w:color="auto"/>
              </w:divBdr>
            </w:div>
            <w:div w:id="1404841319">
              <w:marLeft w:val="0"/>
              <w:marRight w:val="0"/>
              <w:marTop w:val="0"/>
              <w:marBottom w:val="0"/>
              <w:divBdr>
                <w:top w:val="none" w:sz="0" w:space="0" w:color="auto"/>
                <w:left w:val="none" w:sz="0" w:space="0" w:color="auto"/>
                <w:bottom w:val="none" w:sz="0" w:space="0" w:color="auto"/>
                <w:right w:val="none" w:sz="0" w:space="0" w:color="auto"/>
              </w:divBdr>
            </w:div>
          </w:divsChild>
        </w:div>
        <w:div w:id="1278492326">
          <w:marLeft w:val="0"/>
          <w:marRight w:val="0"/>
          <w:marTop w:val="0"/>
          <w:marBottom w:val="0"/>
          <w:divBdr>
            <w:top w:val="none" w:sz="0" w:space="0" w:color="auto"/>
            <w:left w:val="none" w:sz="0" w:space="0" w:color="auto"/>
            <w:bottom w:val="none" w:sz="0" w:space="0" w:color="auto"/>
            <w:right w:val="none" w:sz="0" w:space="0" w:color="auto"/>
          </w:divBdr>
          <w:divsChild>
            <w:div w:id="1973710914">
              <w:marLeft w:val="0"/>
              <w:marRight w:val="0"/>
              <w:marTop w:val="0"/>
              <w:marBottom w:val="0"/>
              <w:divBdr>
                <w:top w:val="none" w:sz="0" w:space="0" w:color="auto"/>
                <w:left w:val="none" w:sz="0" w:space="0" w:color="auto"/>
                <w:bottom w:val="none" w:sz="0" w:space="0" w:color="auto"/>
                <w:right w:val="none" w:sz="0" w:space="0" w:color="auto"/>
              </w:divBdr>
            </w:div>
          </w:divsChild>
        </w:div>
        <w:div w:id="1450397170">
          <w:marLeft w:val="0"/>
          <w:marRight w:val="0"/>
          <w:marTop w:val="0"/>
          <w:marBottom w:val="0"/>
          <w:divBdr>
            <w:top w:val="none" w:sz="0" w:space="0" w:color="auto"/>
            <w:left w:val="none" w:sz="0" w:space="0" w:color="auto"/>
            <w:bottom w:val="none" w:sz="0" w:space="0" w:color="auto"/>
            <w:right w:val="none" w:sz="0" w:space="0" w:color="auto"/>
          </w:divBdr>
          <w:divsChild>
            <w:div w:id="820851042">
              <w:marLeft w:val="0"/>
              <w:marRight w:val="0"/>
              <w:marTop w:val="0"/>
              <w:marBottom w:val="0"/>
              <w:divBdr>
                <w:top w:val="none" w:sz="0" w:space="0" w:color="auto"/>
                <w:left w:val="none" w:sz="0" w:space="0" w:color="auto"/>
                <w:bottom w:val="none" w:sz="0" w:space="0" w:color="auto"/>
                <w:right w:val="none" w:sz="0" w:space="0" w:color="auto"/>
              </w:divBdr>
            </w:div>
            <w:div w:id="1157842331">
              <w:marLeft w:val="0"/>
              <w:marRight w:val="0"/>
              <w:marTop w:val="0"/>
              <w:marBottom w:val="0"/>
              <w:divBdr>
                <w:top w:val="none" w:sz="0" w:space="0" w:color="auto"/>
                <w:left w:val="none" w:sz="0" w:space="0" w:color="auto"/>
                <w:bottom w:val="none" w:sz="0" w:space="0" w:color="auto"/>
                <w:right w:val="none" w:sz="0" w:space="0" w:color="auto"/>
              </w:divBdr>
            </w:div>
            <w:div w:id="1547715698">
              <w:marLeft w:val="0"/>
              <w:marRight w:val="0"/>
              <w:marTop w:val="0"/>
              <w:marBottom w:val="0"/>
              <w:divBdr>
                <w:top w:val="none" w:sz="0" w:space="0" w:color="auto"/>
                <w:left w:val="none" w:sz="0" w:space="0" w:color="auto"/>
                <w:bottom w:val="none" w:sz="0" w:space="0" w:color="auto"/>
                <w:right w:val="none" w:sz="0" w:space="0" w:color="auto"/>
              </w:divBdr>
            </w:div>
            <w:div w:id="1919901083">
              <w:marLeft w:val="0"/>
              <w:marRight w:val="0"/>
              <w:marTop w:val="0"/>
              <w:marBottom w:val="0"/>
              <w:divBdr>
                <w:top w:val="none" w:sz="0" w:space="0" w:color="auto"/>
                <w:left w:val="none" w:sz="0" w:space="0" w:color="auto"/>
                <w:bottom w:val="none" w:sz="0" w:space="0" w:color="auto"/>
                <w:right w:val="none" w:sz="0" w:space="0" w:color="auto"/>
              </w:divBdr>
            </w:div>
          </w:divsChild>
        </w:div>
        <w:div w:id="1626697805">
          <w:marLeft w:val="0"/>
          <w:marRight w:val="0"/>
          <w:marTop w:val="0"/>
          <w:marBottom w:val="0"/>
          <w:divBdr>
            <w:top w:val="none" w:sz="0" w:space="0" w:color="auto"/>
            <w:left w:val="none" w:sz="0" w:space="0" w:color="auto"/>
            <w:bottom w:val="none" w:sz="0" w:space="0" w:color="auto"/>
            <w:right w:val="none" w:sz="0" w:space="0" w:color="auto"/>
          </w:divBdr>
          <w:divsChild>
            <w:div w:id="85884110">
              <w:marLeft w:val="0"/>
              <w:marRight w:val="0"/>
              <w:marTop w:val="0"/>
              <w:marBottom w:val="0"/>
              <w:divBdr>
                <w:top w:val="none" w:sz="0" w:space="0" w:color="auto"/>
                <w:left w:val="none" w:sz="0" w:space="0" w:color="auto"/>
                <w:bottom w:val="none" w:sz="0" w:space="0" w:color="auto"/>
                <w:right w:val="none" w:sz="0" w:space="0" w:color="auto"/>
              </w:divBdr>
            </w:div>
            <w:div w:id="102385959">
              <w:marLeft w:val="0"/>
              <w:marRight w:val="0"/>
              <w:marTop w:val="0"/>
              <w:marBottom w:val="0"/>
              <w:divBdr>
                <w:top w:val="none" w:sz="0" w:space="0" w:color="auto"/>
                <w:left w:val="none" w:sz="0" w:space="0" w:color="auto"/>
                <w:bottom w:val="none" w:sz="0" w:space="0" w:color="auto"/>
                <w:right w:val="none" w:sz="0" w:space="0" w:color="auto"/>
              </w:divBdr>
            </w:div>
            <w:div w:id="306595131">
              <w:marLeft w:val="0"/>
              <w:marRight w:val="0"/>
              <w:marTop w:val="0"/>
              <w:marBottom w:val="0"/>
              <w:divBdr>
                <w:top w:val="none" w:sz="0" w:space="0" w:color="auto"/>
                <w:left w:val="none" w:sz="0" w:space="0" w:color="auto"/>
                <w:bottom w:val="none" w:sz="0" w:space="0" w:color="auto"/>
                <w:right w:val="none" w:sz="0" w:space="0" w:color="auto"/>
              </w:divBdr>
            </w:div>
            <w:div w:id="544566971">
              <w:marLeft w:val="0"/>
              <w:marRight w:val="0"/>
              <w:marTop w:val="0"/>
              <w:marBottom w:val="0"/>
              <w:divBdr>
                <w:top w:val="none" w:sz="0" w:space="0" w:color="auto"/>
                <w:left w:val="none" w:sz="0" w:space="0" w:color="auto"/>
                <w:bottom w:val="none" w:sz="0" w:space="0" w:color="auto"/>
                <w:right w:val="none" w:sz="0" w:space="0" w:color="auto"/>
              </w:divBdr>
            </w:div>
            <w:div w:id="1259021430">
              <w:marLeft w:val="0"/>
              <w:marRight w:val="0"/>
              <w:marTop w:val="0"/>
              <w:marBottom w:val="0"/>
              <w:divBdr>
                <w:top w:val="none" w:sz="0" w:space="0" w:color="auto"/>
                <w:left w:val="none" w:sz="0" w:space="0" w:color="auto"/>
                <w:bottom w:val="none" w:sz="0" w:space="0" w:color="auto"/>
                <w:right w:val="none" w:sz="0" w:space="0" w:color="auto"/>
              </w:divBdr>
            </w:div>
          </w:divsChild>
        </w:div>
        <w:div w:id="1779787220">
          <w:marLeft w:val="0"/>
          <w:marRight w:val="0"/>
          <w:marTop w:val="0"/>
          <w:marBottom w:val="0"/>
          <w:divBdr>
            <w:top w:val="none" w:sz="0" w:space="0" w:color="auto"/>
            <w:left w:val="none" w:sz="0" w:space="0" w:color="auto"/>
            <w:bottom w:val="none" w:sz="0" w:space="0" w:color="auto"/>
            <w:right w:val="none" w:sz="0" w:space="0" w:color="auto"/>
          </w:divBdr>
          <w:divsChild>
            <w:div w:id="176503743">
              <w:marLeft w:val="0"/>
              <w:marRight w:val="0"/>
              <w:marTop w:val="0"/>
              <w:marBottom w:val="0"/>
              <w:divBdr>
                <w:top w:val="none" w:sz="0" w:space="0" w:color="auto"/>
                <w:left w:val="none" w:sz="0" w:space="0" w:color="auto"/>
                <w:bottom w:val="none" w:sz="0" w:space="0" w:color="auto"/>
                <w:right w:val="none" w:sz="0" w:space="0" w:color="auto"/>
              </w:divBdr>
            </w:div>
            <w:div w:id="469832412">
              <w:marLeft w:val="0"/>
              <w:marRight w:val="0"/>
              <w:marTop w:val="0"/>
              <w:marBottom w:val="0"/>
              <w:divBdr>
                <w:top w:val="none" w:sz="0" w:space="0" w:color="auto"/>
                <w:left w:val="none" w:sz="0" w:space="0" w:color="auto"/>
                <w:bottom w:val="none" w:sz="0" w:space="0" w:color="auto"/>
                <w:right w:val="none" w:sz="0" w:space="0" w:color="auto"/>
              </w:divBdr>
            </w:div>
            <w:div w:id="999888590">
              <w:marLeft w:val="0"/>
              <w:marRight w:val="0"/>
              <w:marTop w:val="0"/>
              <w:marBottom w:val="0"/>
              <w:divBdr>
                <w:top w:val="none" w:sz="0" w:space="0" w:color="auto"/>
                <w:left w:val="none" w:sz="0" w:space="0" w:color="auto"/>
                <w:bottom w:val="none" w:sz="0" w:space="0" w:color="auto"/>
                <w:right w:val="none" w:sz="0" w:space="0" w:color="auto"/>
              </w:divBdr>
            </w:div>
            <w:div w:id="1057319238">
              <w:marLeft w:val="0"/>
              <w:marRight w:val="0"/>
              <w:marTop w:val="0"/>
              <w:marBottom w:val="0"/>
              <w:divBdr>
                <w:top w:val="none" w:sz="0" w:space="0" w:color="auto"/>
                <w:left w:val="none" w:sz="0" w:space="0" w:color="auto"/>
                <w:bottom w:val="none" w:sz="0" w:space="0" w:color="auto"/>
                <w:right w:val="none" w:sz="0" w:space="0" w:color="auto"/>
              </w:divBdr>
            </w:div>
            <w:div w:id="1076896334">
              <w:marLeft w:val="0"/>
              <w:marRight w:val="0"/>
              <w:marTop w:val="0"/>
              <w:marBottom w:val="0"/>
              <w:divBdr>
                <w:top w:val="none" w:sz="0" w:space="0" w:color="auto"/>
                <w:left w:val="none" w:sz="0" w:space="0" w:color="auto"/>
                <w:bottom w:val="none" w:sz="0" w:space="0" w:color="auto"/>
                <w:right w:val="none" w:sz="0" w:space="0" w:color="auto"/>
              </w:divBdr>
            </w:div>
          </w:divsChild>
        </w:div>
        <w:div w:id="1992632508">
          <w:marLeft w:val="0"/>
          <w:marRight w:val="0"/>
          <w:marTop w:val="0"/>
          <w:marBottom w:val="0"/>
          <w:divBdr>
            <w:top w:val="none" w:sz="0" w:space="0" w:color="auto"/>
            <w:left w:val="none" w:sz="0" w:space="0" w:color="auto"/>
            <w:bottom w:val="none" w:sz="0" w:space="0" w:color="auto"/>
            <w:right w:val="none" w:sz="0" w:space="0" w:color="auto"/>
          </w:divBdr>
          <w:divsChild>
            <w:div w:id="844438993">
              <w:marLeft w:val="0"/>
              <w:marRight w:val="0"/>
              <w:marTop w:val="0"/>
              <w:marBottom w:val="0"/>
              <w:divBdr>
                <w:top w:val="none" w:sz="0" w:space="0" w:color="auto"/>
                <w:left w:val="none" w:sz="0" w:space="0" w:color="auto"/>
                <w:bottom w:val="none" w:sz="0" w:space="0" w:color="auto"/>
                <w:right w:val="none" w:sz="0" w:space="0" w:color="auto"/>
              </w:divBdr>
            </w:div>
            <w:div w:id="2129927517">
              <w:marLeft w:val="0"/>
              <w:marRight w:val="0"/>
              <w:marTop w:val="0"/>
              <w:marBottom w:val="0"/>
              <w:divBdr>
                <w:top w:val="none" w:sz="0" w:space="0" w:color="auto"/>
                <w:left w:val="none" w:sz="0" w:space="0" w:color="auto"/>
                <w:bottom w:val="none" w:sz="0" w:space="0" w:color="auto"/>
                <w:right w:val="none" w:sz="0" w:space="0" w:color="auto"/>
              </w:divBdr>
            </w:div>
            <w:div w:id="2141147568">
              <w:marLeft w:val="0"/>
              <w:marRight w:val="0"/>
              <w:marTop w:val="0"/>
              <w:marBottom w:val="0"/>
              <w:divBdr>
                <w:top w:val="none" w:sz="0" w:space="0" w:color="auto"/>
                <w:left w:val="none" w:sz="0" w:space="0" w:color="auto"/>
                <w:bottom w:val="none" w:sz="0" w:space="0" w:color="auto"/>
                <w:right w:val="none" w:sz="0" w:space="0" w:color="auto"/>
              </w:divBdr>
            </w:div>
          </w:divsChild>
        </w:div>
        <w:div w:id="2005275864">
          <w:marLeft w:val="0"/>
          <w:marRight w:val="0"/>
          <w:marTop w:val="0"/>
          <w:marBottom w:val="0"/>
          <w:divBdr>
            <w:top w:val="none" w:sz="0" w:space="0" w:color="auto"/>
            <w:left w:val="none" w:sz="0" w:space="0" w:color="auto"/>
            <w:bottom w:val="none" w:sz="0" w:space="0" w:color="auto"/>
            <w:right w:val="none" w:sz="0" w:space="0" w:color="auto"/>
          </w:divBdr>
          <w:divsChild>
            <w:div w:id="788862599">
              <w:marLeft w:val="0"/>
              <w:marRight w:val="0"/>
              <w:marTop w:val="0"/>
              <w:marBottom w:val="0"/>
              <w:divBdr>
                <w:top w:val="none" w:sz="0" w:space="0" w:color="auto"/>
                <w:left w:val="none" w:sz="0" w:space="0" w:color="auto"/>
                <w:bottom w:val="none" w:sz="0" w:space="0" w:color="auto"/>
                <w:right w:val="none" w:sz="0" w:space="0" w:color="auto"/>
              </w:divBdr>
            </w:div>
            <w:div w:id="1013455540">
              <w:marLeft w:val="0"/>
              <w:marRight w:val="0"/>
              <w:marTop w:val="0"/>
              <w:marBottom w:val="0"/>
              <w:divBdr>
                <w:top w:val="none" w:sz="0" w:space="0" w:color="auto"/>
                <w:left w:val="none" w:sz="0" w:space="0" w:color="auto"/>
                <w:bottom w:val="none" w:sz="0" w:space="0" w:color="auto"/>
                <w:right w:val="none" w:sz="0" w:space="0" w:color="auto"/>
              </w:divBdr>
            </w:div>
            <w:div w:id="1103719480">
              <w:marLeft w:val="0"/>
              <w:marRight w:val="0"/>
              <w:marTop w:val="0"/>
              <w:marBottom w:val="0"/>
              <w:divBdr>
                <w:top w:val="none" w:sz="0" w:space="0" w:color="auto"/>
                <w:left w:val="none" w:sz="0" w:space="0" w:color="auto"/>
                <w:bottom w:val="none" w:sz="0" w:space="0" w:color="auto"/>
                <w:right w:val="none" w:sz="0" w:space="0" w:color="auto"/>
              </w:divBdr>
            </w:div>
            <w:div w:id="1525946959">
              <w:marLeft w:val="0"/>
              <w:marRight w:val="0"/>
              <w:marTop w:val="0"/>
              <w:marBottom w:val="0"/>
              <w:divBdr>
                <w:top w:val="none" w:sz="0" w:space="0" w:color="auto"/>
                <w:left w:val="none" w:sz="0" w:space="0" w:color="auto"/>
                <w:bottom w:val="none" w:sz="0" w:space="0" w:color="auto"/>
                <w:right w:val="none" w:sz="0" w:space="0" w:color="auto"/>
              </w:divBdr>
            </w:div>
            <w:div w:id="1792048963">
              <w:marLeft w:val="0"/>
              <w:marRight w:val="0"/>
              <w:marTop w:val="0"/>
              <w:marBottom w:val="0"/>
              <w:divBdr>
                <w:top w:val="none" w:sz="0" w:space="0" w:color="auto"/>
                <w:left w:val="none" w:sz="0" w:space="0" w:color="auto"/>
                <w:bottom w:val="none" w:sz="0" w:space="0" w:color="auto"/>
                <w:right w:val="none" w:sz="0" w:space="0" w:color="auto"/>
              </w:divBdr>
            </w:div>
          </w:divsChild>
        </w:div>
        <w:div w:id="2047440292">
          <w:marLeft w:val="0"/>
          <w:marRight w:val="0"/>
          <w:marTop w:val="0"/>
          <w:marBottom w:val="0"/>
          <w:divBdr>
            <w:top w:val="none" w:sz="0" w:space="0" w:color="auto"/>
            <w:left w:val="none" w:sz="0" w:space="0" w:color="auto"/>
            <w:bottom w:val="none" w:sz="0" w:space="0" w:color="auto"/>
            <w:right w:val="none" w:sz="0" w:space="0" w:color="auto"/>
          </w:divBdr>
          <w:divsChild>
            <w:div w:id="1441993522">
              <w:marLeft w:val="-75"/>
              <w:marRight w:val="0"/>
              <w:marTop w:val="30"/>
              <w:marBottom w:val="30"/>
              <w:divBdr>
                <w:top w:val="none" w:sz="0" w:space="0" w:color="auto"/>
                <w:left w:val="none" w:sz="0" w:space="0" w:color="auto"/>
                <w:bottom w:val="none" w:sz="0" w:space="0" w:color="auto"/>
                <w:right w:val="none" w:sz="0" w:space="0" w:color="auto"/>
              </w:divBdr>
              <w:divsChild>
                <w:div w:id="214052598">
                  <w:marLeft w:val="0"/>
                  <w:marRight w:val="0"/>
                  <w:marTop w:val="0"/>
                  <w:marBottom w:val="0"/>
                  <w:divBdr>
                    <w:top w:val="none" w:sz="0" w:space="0" w:color="auto"/>
                    <w:left w:val="none" w:sz="0" w:space="0" w:color="auto"/>
                    <w:bottom w:val="none" w:sz="0" w:space="0" w:color="auto"/>
                    <w:right w:val="none" w:sz="0" w:space="0" w:color="auto"/>
                  </w:divBdr>
                  <w:divsChild>
                    <w:div w:id="1402867723">
                      <w:marLeft w:val="0"/>
                      <w:marRight w:val="0"/>
                      <w:marTop w:val="0"/>
                      <w:marBottom w:val="0"/>
                      <w:divBdr>
                        <w:top w:val="none" w:sz="0" w:space="0" w:color="auto"/>
                        <w:left w:val="none" w:sz="0" w:space="0" w:color="auto"/>
                        <w:bottom w:val="none" w:sz="0" w:space="0" w:color="auto"/>
                        <w:right w:val="none" w:sz="0" w:space="0" w:color="auto"/>
                      </w:divBdr>
                    </w:div>
                  </w:divsChild>
                </w:div>
                <w:div w:id="390546712">
                  <w:marLeft w:val="0"/>
                  <w:marRight w:val="0"/>
                  <w:marTop w:val="0"/>
                  <w:marBottom w:val="0"/>
                  <w:divBdr>
                    <w:top w:val="none" w:sz="0" w:space="0" w:color="auto"/>
                    <w:left w:val="none" w:sz="0" w:space="0" w:color="auto"/>
                    <w:bottom w:val="none" w:sz="0" w:space="0" w:color="auto"/>
                    <w:right w:val="none" w:sz="0" w:space="0" w:color="auto"/>
                  </w:divBdr>
                  <w:divsChild>
                    <w:div w:id="1861354367">
                      <w:marLeft w:val="0"/>
                      <w:marRight w:val="0"/>
                      <w:marTop w:val="0"/>
                      <w:marBottom w:val="0"/>
                      <w:divBdr>
                        <w:top w:val="none" w:sz="0" w:space="0" w:color="auto"/>
                        <w:left w:val="none" w:sz="0" w:space="0" w:color="auto"/>
                        <w:bottom w:val="none" w:sz="0" w:space="0" w:color="auto"/>
                        <w:right w:val="none" w:sz="0" w:space="0" w:color="auto"/>
                      </w:divBdr>
                    </w:div>
                  </w:divsChild>
                </w:div>
                <w:div w:id="577983613">
                  <w:marLeft w:val="0"/>
                  <w:marRight w:val="0"/>
                  <w:marTop w:val="0"/>
                  <w:marBottom w:val="0"/>
                  <w:divBdr>
                    <w:top w:val="none" w:sz="0" w:space="0" w:color="auto"/>
                    <w:left w:val="none" w:sz="0" w:space="0" w:color="auto"/>
                    <w:bottom w:val="none" w:sz="0" w:space="0" w:color="auto"/>
                    <w:right w:val="none" w:sz="0" w:space="0" w:color="auto"/>
                  </w:divBdr>
                  <w:divsChild>
                    <w:div w:id="824782725">
                      <w:marLeft w:val="0"/>
                      <w:marRight w:val="0"/>
                      <w:marTop w:val="0"/>
                      <w:marBottom w:val="0"/>
                      <w:divBdr>
                        <w:top w:val="none" w:sz="0" w:space="0" w:color="auto"/>
                        <w:left w:val="none" w:sz="0" w:space="0" w:color="auto"/>
                        <w:bottom w:val="none" w:sz="0" w:space="0" w:color="auto"/>
                        <w:right w:val="none" w:sz="0" w:space="0" w:color="auto"/>
                      </w:divBdr>
                    </w:div>
                  </w:divsChild>
                </w:div>
                <w:div w:id="588543311">
                  <w:marLeft w:val="0"/>
                  <w:marRight w:val="0"/>
                  <w:marTop w:val="0"/>
                  <w:marBottom w:val="0"/>
                  <w:divBdr>
                    <w:top w:val="none" w:sz="0" w:space="0" w:color="auto"/>
                    <w:left w:val="none" w:sz="0" w:space="0" w:color="auto"/>
                    <w:bottom w:val="none" w:sz="0" w:space="0" w:color="auto"/>
                    <w:right w:val="none" w:sz="0" w:space="0" w:color="auto"/>
                  </w:divBdr>
                  <w:divsChild>
                    <w:div w:id="1390226583">
                      <w:marLeft w:val="0"/>
                      <w:marRight w:val="0"/>
                      <w:marTop w:val="0"/>
                      <w:marBottom w:val="0"/>
                      <w:divBdr>
                        <w:top w:val="none" w:sz="0" w:space="0" w:color="auto"/>
                        <w:left w:val="none" w:sz="0" w:space="0" w:color="auto"/>
                        <w:bottom w:val="none" w:sz="0" w:space="0" w:color="auto"/>
                        <w:right w:val="none" w:sz="0" w:space="0" w:color="auto"/>
                      </w:divBdr>
                    </w:div>
                    <w:div w:id="1681732217">
                      <w:marLeft w:val="0"/>
                      <w:marRight w:val="0"/>
                      <w:marTop w:val="0"/>
                      <w:marBottom w:val="0"/>
                      <w:divBdr>
                        <w:top w:val="none" w:sz="0" w:space="0" w:color="auto"/>
                        <w:left w:val="none" w:sz="0" w:space="0" w:color="auto"/>
                        <w:bottom w:val="none" w:sz="0" w:space="0" w:color="auto"/>
                        <w:right w:val="none" w:sz="0" w:space="0" w:color="auto"/>
                      </w:divBdr>
                    </w:div>
                    <w:div w:id="1945723646">
                      <w:marLeft w:val="0"/>
                      <w:marRight w:val="0"/>
                      <w:marTop w:val="0"/>
                      <w:marBottom w:val="0"/>
                      <w:divBdr>
                        <w:top w:val="none" w:sz="0" w:space="0" w:color="auto"/>
                        <w:left w:val="none" w:sz="0" w:space="0" w:color="auto"/>
                        <w:bottom w:val="none" w:sz="0" w:space="0" w:color="auto"/>
                        <w:right w:val="none" w:sz="0" w:space="0" w:color="auto"/>
                      </w:divBdr>
                    </w:div>
                  </w:divsChild>
                </w:div>
                <w:div w:id="845169945">
                  <w:marLeft w:val="0"/>
                  <w:marRight w:val="0"/>
                  <w:marTop w:val="0"/>
                  <w:marBottom w:val="0"/>
                  <w:divBdr>
                    <w:top w:val="none" w:sz="0" w:space="0" w:color="auto"/>
                    <w:left w:val="none" w:sz="0" w:space="0" w:color="auto"/>
                    <w:bottom w:val="none" w:sz="0" w:space="0" w:color="auto"/>
                    <w:right w:val="none" w:sz="0" w:space="0" w:color="auto"/>
                  </w:divBdr>
                  <w:divsChild>
                    <w:div w:id="1603756357">
                      <w:marLeft w:val="0"/>
                      <w:marRight w:val="0"/>
                      <w:marTop w:val="0"/>
                      <w:marBottom w:val="0"/>
                      <w:divBdr>
                        <w:top w:val="none" w:sz="0" w:space="0" w:color="auto"/>
                        <w:left w:val="none" w:sz="0" w:space="0" w:color="auto"/>
                        <w:bottom w:val="none" w:sz="0" w:space="0" w:color="auto"/>
                        <w:right w:val="none" w:sz="0" w:space="0" w:color="auto"/>
                      </w:divBdr>
                    </w:div>
                  </w:divsChild>
                </w:div>
                <w:div w:id="870844682">
                  <w:marLeft w:val="0"/>
                  <w:marRight w:val="0"/>
                  <w:marTop w:val="0"/>
                  <w:marBottom w:val="0"/>
                  <w:divBdr>
                    <w:top w:val="none" w:sz="0" w:space="0" w:color="auto"/>
                    <w:left w:val="none" w:sz="0" w:space="0" w:color="auto"/>
                    <w:bottom w:val="none" w:sz="0" w:space="0" w:color="auto"/>
                    <w:right w:val="none" w:sz="0" w:space="0" w:color="auto"/>
                  </w:divBdr>
                  <w:divsChild>
                    <w:div w:id="689338951">
                      <w:marLeft w:val="0"/>
                      <w:marRight w:val="0"/>
                      <w:marTop w:val="0"/>
                      <w:marBottom w:val="0"/>
                      <w:divBdr>
                        <w:top w:val="none" w:sz="0" w:space="0" w:color="auto"/>
                        <w:left w:val="none" w:sz="0" w:space="0" w:color="auto"/>
                        <w:bottom w:val="none" w:sz="0" w:space="0" w:color="auto"/>
                        <w:right w:val="none" w:sz="0" w:space="0" w:color="auto"/>
                      </w:divBdr>
                    </w:div>
                  </w:divsChild>
                </w:div>
                <w:div w:id="1357272890">
                  <w:marLeft w:val="0"/>
                  <w:marRight w:val="0"/>
                  <w:marTop w:val="0"/>
                  <w:marBottom w:val="0"/>
                  <w:divBdr>
                    <w:top w:val="none" w:sz="0" w:space="0" w:color="auto"/>
                    <w:left w:val="none" w:sz="0" w:space="0" w:color="auto"/>
                    <w:bottom w:val="none" w:sz="0" w:space="0" w:color="auto"/>
                    <w:right w:val="none" w:sz="0" w:space="0" w:color="auto"/>
                  </w:divBdr>
                  <w:divsChild>
                    <w:div w:id="1536037244">
                      <w:marLeft w:val="0"/>
                      <w:marRight w:val="0"/>
                      <w:marTop w:val="0"/>
                      <w:marBottom w:val="0"/>
                      <w:divBdr>
                        <w:top w:val="none" w:sz="0" w:space="0" w:color="auto"/>
                        <w:left w:val="none" w:sz="0" w:space="0" w:color="auto"/>
                        <w:bottom w:val="none" w:sz="0" w:space="0" w:color="auto"/>
                        <w:right w:val="none" w:sz="0" w:space="0" w:color="auto"/>
                      </w:divBdr>
                    </w:div>
                  </w:divsChild>
                </w:div>
                <w:div w:id="1524317338">
                  <w:marLeft w:val="0"/>
                  <w:marRight w:val="0"/>
                  <w:marTop w:val="0"/>
                  <w:marBottom w:val="0"/>
                  <w:divBdr>
                    <w:top w:val="none" w:sz="0" w:space="0" w:color="auto"/>
                    <w:left w:val="none" w:sz="0" w:space="0" w:color="auto"/>
                    <w:bottom w:val="none" w:sz="0" w:space="0" w:color="auto"/>
                    <w:right w:val="none" w:sz="0" w:space="0" w:color="auto"/>
                  </w:divBdr>
                  <w:divsChild>
                    <w:div w:id="1631401827">
                      <w:marLeft w:val="0"/>
                      <w:marRight w:val="0"/>
                      <w:marTop w:val="0"/>
                      <w:marBottom w:val="0"/>
                      <w:divBdr>
                        <w:top w:val="none" w:sz="0" w:space="0" w:color="auto"/>
                        <w:left w:val="none" w:sz="0" w:space="0" w:color="auto"/>
                        <w:bottom w:val="none" w:sz="0" w:space="0" w:color="auto"/>
                        <w:right w:val="none" w:sz="0" w:space="0" w:color="auto"/>
                      </w:divBdr>
                    </w:div>
                  </w:divsChild>
                </w:div>
                <w:div w:id="1682931658">
                  <w:marLeft w:val="0"/>
                  <w:marRight w:val="0"/>
                  <w:marTop w:val="0"/>
                  <w:marBottom w:val="0"/>
                  <w:divBdr>
                    <w:top w:val="none" w:sz="0" w:space="0" w:color="auto"/>
                    <w:left w:val="none" w:sz="0" w:space="0" w:color="auto"/>
                    <w:bottom w:val="none" w:sz="0" w:space="0" w:color="auto"/>
                    <w:right w:val="none" w:sz="0" w:space="0" w:color="auto"/>
                  </w:divBdr>
                  <w:divsChild>
                    <w:div w:id="1094475882">
                      <w:marLeft w:val="0"/>
                      <w:marRight w:val="0"/>
                      <w:marTop w:val="0"/>
                      <w:marBottom w:val="0"/>
                      <w:divBdr>
                        <w:top w:val="none" w:sz="0" w:space="0" w:color="auto"/>
                        <w:left w:val="none" w:sz="0" w:space="0" w:color="auto"/>
                        <w:bottom w:val="none" w:sz="0" w:space="0" w:color="auto"/>
                        <w:right w:val="none" w:sz="0" w:space="0" w:color="auto"/>
                      </w:divBdr>
                    </w:div>
                  </w:divsChild>
                </w:div>
                <w:div w:id="1957788069">
                  <w:marLeft w:val="0"/>
                  <w:marRight w:val="0"/>
                  <w:marTop w:val="0"/>
                  <w:marBottom w:val="0"/>
                  <w:divBdr>
                    <w:top w:val="none" w:sz="0" w:space="0" w:color="auto"/>
                    <w:left w:val="none" w:sz="0" w:space="0" w:color="auto"/>
                    <w:bottom w:val="none" w:sz="0" w:space="0" w:color="auto"/>
                    <w:right w:val="none" w:sz="0" w:space="0" w:color="auto"/>
                  </w:divBdr>
                  <w:divsChild>
                    <w:div w:id="19898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2628">
      <w:bodyDiv w:val="1"/>
      <w:marLeft w:val="0"/>
      <w:marRight w:val="0"/>
      <w:marTop w:val="0"/>
      <w:marBottom w:val="0"/>
      <w:divBdr>
        <w:top w:val="none" w:sz="0" w:space="0" w:color="auto"/>
        <w:left w:val="none" w:sz="0" w:space="0" w:color="auto"/>
        <w:bottom w:val="none" w:sz="0" w:space="0" w:color="auto"/>
        <w:right w:val="none" w:sz="0" w:space="0" w:color="auto"/>
      </w:divBdr>
    </w:div>
    <w:div w:id="260720599">
      <w:bodyDiv w:val="1"/>
      <w:marLeft w:val="0"/>
      <w:marRight w:val="0"/>
      <w:marTop w:val="0"/>
      <w:marBottom w:val="0"/>
      <w:divBdr>
        <w:top w:val="none" w:sz="0" w:space="0" w:color="auto"/>
        <w:left w:val="none" w:sz="0" w:space="0" w:color="auto"/>
        <w:bottom w:val="none" w:sz="0" w:space="0" w:color="auto"/>
        <w:right w:val="none" w:sz="0" w:space="0" w:color="auto"/>
      </w:divBdr>
    </w:div>
    <w:div w:id="343284153">
      <w:bodyDiv w:val="1"/>
      <w:marLeft w:val="0"/>
      <w:marRight w:val="0"/>
      <w:marTop w:val="0"/>
      <w:marBottom w:val="0"/>
      <w:divBdr>
        <w:top w:val="none" w:sz="0" w:space="0" w:color="auto"/>
        <w:left w:val="none" w:sz="0" w:space="0" w:color="auto"/>
        <w:bottom w:val="none" w:sz="0" w:space="0" w:color="auto"/>
        <w:right w:val="none" w:sz="0" w:space="0" w:color="auto"/>
      </w:divBdr>
      <w:divsChild>
        <w:div w:id="46732993">
          <w:marLeft w:val="0"/>
          <w:marRight w:val="0"/>
          <w:marTop w:val="0"/>
          <w:marBottom w:val="0"/>
          <w:divBdr>
            <w:top w:val="none" w:sz="0" w:space="0" w:color="auto"/>
            <w:left w:val="none" w:sz="0" w:space="0" w:color="auto"/>
            <w:bottom w:val="none" w:sz="0" w:space="0" w:color="auto"/>
            <w:right w:val="none" w:sz="0" w:space="0" w:color="auto"/>
          </w:divBdr>
        </w:div>
        <w:div w:id="156190320">
          <w:marLeft w:val="0"/>
          <w:marRight w:val="0"/>
          <w:marTop w:val="0"/>
          <w:marBottom w:val="0"/>
          <w:divBdr>
            <w:top w:val="none" w:sz="0" w:space="0" w:color="auto"/>
            <w:left w:val="none" w:sz="0" w:space="0" w:color="auto"/>
            <w:bottom w:val="none" w:sz="0" w:space="0" w:color="auto"/>
            <w:right w:val="none" w:sz="0" w:space="0" w:color="auto"/>
          </w:divBdr>
        </w:div>
        <w:div w:id="691147076">
          <w:marLeft w:val="0"/>
          <w:marRight w:val="0"/>
          <w:marTop w:val="0"/>
          <w:marBottom w:val="0"/>
          <w:divBdr>
            <w:top w:val="none" w:sz="0" w:space="0" w:color="auto"/>
            <w:left w:val="none" w:sz="0" w:space="0" w:color="auto"/>
            <w:bottom w:val="none" w:sz="0" w:space="0" w:color="auto"/>
            <w:right w:val="none" w:sz="0" w:space="0" w:color="auto"/>
          </w:divBdr>
        </w:div>
        <w:div w:id="723530080">
          <w:marLeft w:val="0"/>
          <w:marRight w:val="0"/>
          <w:marTop w:val="0"/>
          <w:marBottom w:val="0"/>
          <w:divBdr>
            <w:top w:val="none" w:sz="0" w:space="0" w:color="auto"/>
            <w:left w:val="none" w:sz="0" w:space="0" w:color="auto"/>
            <w:bottom w:val="none" w:sz="0" w:space="0" w:color="auto"/>
            <w:right w:val="none" w:sz="0" w:space="0" w:color="auto"/>
          </w:divBdr>
        </w:div>
        <w:div w:id="1037049677">
          <w:marLeft w:val="0"/>
          <w:marRight w:val="0"/>
          <w:marTop w:val="0"/>
          <w:marBottom w:val="0"/>
          <w:divBdr>
            <w:top w:val="none" w:sz="0" w:space="0" w:color="auto"/>
            <w:left w:val="none" w:sz="0" w:space="0" w:color="auto"/>
            <w:bottom w:val="none" w:sz="0" w:space="0" w:color="auto"/>
            <w:right w:val="none" w:sz="0" w:space="0" w:color="auto"/>
          </w:divBdr>
        </w:div>
        <w:div w:id="1044017024">
          <w:marLeft w:val="0"/>
          <w:marRight w:val="0"/>
          <w:marTop w:val="0"/>
          <w:marBottom w:val="0"/>
          <w:divBdr>
            <w:top w:val="none" w:sz="0" w:space="0" w:color="auto"/>
            <w:left w:val="none" w:sz="0" w:space="0" w:color="auto"/>
            <w:bottom w:val="none" w:sz="0" w:space="0" w:color="auto"/>
            <w:right w:val="none" w:sz="0" w:space="0" w:color="auto"/>
          </w:divBdr>
        </w:div>
        <w:div w:id="1253009079">
          <w:marLeft w:val="0"/>
          <w:marRight w:val="0"/>
          <w:marTop w:val="0"/>
          <w:marBottom w:val="0"/>
          <w:divBdr>
            <w:top w:val="none" w:sz="0" w:space="0" w:color="auto"/>
            <w:left w:val="none" w:sz="0" w:space="0" w:color="auto"/>
            <w:bottom w:val="none" w:sz="0" w:space="0" w:color="auto"/>
            <w:right w:val="none" w:sz="0" w:space="0" w:color="auto"/>
          </w:divBdr>
        </w:div>
        <w:div w:id="1539777869">
          <w:marLeft w:val="0"/>
          <w:marRight w:val="0"/>
          <w:marTop w:val="0"/>
          <w:marBottom w:val="0"/>
          <w:divBdr>
            <w:top w:val="none" w:sz="0" w:space="0" w:color="auto"/>
            <w:left w:val="none" w:sz="0" w:space="0" w:color="auto"/>
            <w:bottom w:val="none" w:sz="0" w:space="0" w:color="auto"/>
            <w:right w:val="none" w:sz="0" w:space="0" w:color="auto"/>
          </w:divBdr>
        </w:div>
        <w:div w:id="1540239512">
          <w:marLeft w:val="0"/>
          <w:marRight w:val="0"/>
          <w:marTop w:val="0"/>
          <w:marBottom w:val="0"/>
          <w:divBdr>
            <w:top w:val="none" w:sz="0" w:space="0" w:color="auto"/>
            <w:left w:val="none" w:sz="0" w:space="0" w:color="auto"/>
            <w:bottom w:val="none" w:sz="0" w:space="0" w:color="auto"/>
            <w:right w:val="none" w:sz="0" w:space="0" w:color="auto"/>
          </w:divBdr>
        </w:div>
        <w:div w:id="1706254226">
          <w:marLeft w:val="0"/>
          <w:marRight w:val="0"/>
          <w:marTop w:val="0"/>
          <w:marBottom w:val="0"/>
          <w:divBdr>
            <w:top w:val="none" w:sz="0" w:space="0" w:color="auto"/>
            <w:left w:val="none" w:sz="0" w:space="0" w:color="auto"/>
            <w:bottom w:val="none" w:sz="0" w:space="0" w:color="auto"/>
            <w:right w:val="none" w:sz="0" w:space="0" w:color="auto"/>
          </w:divBdr>
        </w:div>
        <w:div w:id="1715694754">
          <w:marLeft w:val="0"/>
          <w:marRight w:val="0"/>
          <w:marTop w:val="0"/>
          <w:marBottom w:val="0"/>
          <w:divBdr>
            <w:top w:val="none" w:sz="0" w:space="0" w:color="auto"/>
            <w:left w:val="none" w:sz="0" w:space="0" w:color="auto"/>
            <w:bottom w:val="none" w:sz="0" w:space="0" w:color="auto"/>
            <w:right w:val="none" w:sz="0" w:space="0" w:color="auto"/>
          </w:divBdr>
        </w:div>
      </w:divsChild>
    </w:div>
    <w:div w:id="353187932">
      <w:bodyDiv w:val="1"/>
      <w:marLeft w:val="0"/>
      <w:marRight w:val="0"/>
      <w:marTop w:val="0"/>
      <w:marBottom w:val="0"/>
      <w:divBdr>
        <w:top w:val="none" w:sz="0" w:space="0" w:color="auto"/>
        <w:left w:val="none" w:sz="0" w:space="0" w:color="auto"/>
        <w:bottom w:val="none" w:sz="0" w:space="0" w:color="auto"/>
        <w:right w:val="none" w:sz="0" w:space="0" w:color="auto"/>
      </w:divBdr>
    </w:div>
    <w:div w:id="367872587">
      <w:bodyDiv w:val="1"/>
      <w:marLeft w:val="0"/>
      <w:marRight w:val="0"/>
      <w:marTop w:val="0"/>
      <w:marBottom w:val="0"/>
      <w:divBdr>
        <w:top w:val="none" w:sz="0" w:space="0" w:color="auto"/>
        <w:left w:val="none" w:sz="0" w:space="0" w:color="auto"/>
        <w:bottom w:val="none" w:sz="0" w:space="0" w:color="auto"/>
        <w:right w:val="none" w:sz="0" w:space="0" w:color="auto"/>
      </w:divBdr>
    </w:div>
    <w:div w:id="400055680">
      <w:bodyDiv w:val="1"/>
      <w:marLeft w:val="0"/>
      <w:marRight w:val="0"/>
      <w:marTop w:val="0"/>
      <w:marBottom w:val="0"/>
      <w:divBdr>
        <w:top w:val="none" w:sz="0" w:space="0" w:color="auto"/>
        <w:left w:val="none" w:sz="0" w:space="0" w:color="auto"/>
        <w:bottom w:val="none" w:sz="0" w:space="0" w:color="auto"/>
        <w:right w:val="none" w:sz="0" w:space="0" w:color="auto"/>
      </w:divBdr>
    </w:div>
    <w:div w:id="436221427">
      <w:bodyDiv w:val="1"/>
      <w:marLeft w:val="0"/>
      <w:marRight w:val="0"/>
      <w:marTop w:val="0"/>
      <w:marBottom w:val="0"/>
      <w:divBdr>
        <w:top w:val="none" w:sz="0" w:space="0" w:color="auto"/>
        <w:left w:val="none" w:sz="0" w:space="0" w:color="auto"/>
        <w:bottom w:val="none" w:sz="0" w:space="0" w:color="auto"/>
        <w:right w:val="none" w:sz="0" w:space="0" w:color="auto"/>
      </w:divBdr>
    </w:div>
    <w:div w:id="450980966">
      <w:bodyDiv w:val="1"/>
      <w:marLeft w:val="0"/>
      <w:marRight w:val="0"/>
      <w:marTop w:val="0"/>
      <w:marBottom w:val="0"/>
      <w:divBdr>
        <w:top w:val="none" w:sz="0" w:space="0" w:color="auto"/>
        <w:left w:val="none" w:sz="0" w:space="0" w:color="auto"/>
        <w:bottom w:val="none" w:sz="0" w:space="0" w:color="auto"/>
        <w:right w:val="none" w:sz="0" w:space="0" w:color="auto"/>
      </w:divBdr>
    </w:div>
    <w:div w:id="454325430">
      <w:bodyDiv w:val="1"/>
      <w:marLeft w:val="0"/>
      <w:marRight w:val="0"/>
      <w:marTop w:val="0"/>
      <w:marBottom w:val="0"/>
      <w:divBdr>
        <w:top w:val="none" w:sz="0" w:space="0" w:color="auto"/>
        <w:left w:val="none" w:sz="0" w:space="0" w:color="auto"/>
        <w:bottom w:val="none" w:sz="0" w:space="0" w:color="auto"/>
        <w:right w:val="none" w:sz="0" w:space="0" w:color="auto"/>
      </w:divBdr>
      <w:divsChild>
        <w:div w:id="195772985">
          <w:marLeft w:val="0"/>
          <w:marRight w:val="0"/>
          <w:marTop w:val="0"/>
          <w:marBottom w:val="0"/>
          <w:divBdr>
            <w:top w:val="none" w:sz="0" w:space="0" w:color="auto"/>
            <w:left w:val="none" w:sz="0" w:space="0" w:color="auto"/>
            <w:bottom w:val="none" w:sz="0" w:space="0" w:color="auto"/>
            <w:right w:val="none" w:sz="0" w:space="0" w:color="auto"/>
          </w:divBdr>
        </w:div>
      </w:divsChild>
    </w:div>
    <w:div w:id="472452430">
      <w:bodyDiv w:val="1"/>
      <w:marLeft w:val="0"/>
      <w:marRight w:val="0"/>
      <w:marTop w:val="0"/>
      <w:marBottom w:val="0"/>
      <w:divBdr>
        <w:top w:val="none" w:sz="0" w:space="0" w:color="auto"/>
        <w:left w:val="none" w:sz="0" w:space="0" w:color="auto"/>
        <w:bottom w:val="none" w:sz="0" w:space="0" w:color="auto"/>
        <w:right w:val="none" w:sz="0" w:space="0" w:color="auto"/>
      </w:divBdr>
    </w:div>
    <w:div w:id="483788468">
      <w:bodyDiv w:val="1"/>
      <w:marLeft w:val="0"/>
      <w:marRight w:val="0"/>
      <w:marTop w:val="0"/>
      <w:marBottom w:val="0"/>
      <w:divBdr>
        <w:top w:val="none" w:sz="0" w:space="0" w:color="auto"/>
        <w:left w:val="none" w:sz="0" w:space="0" w:color="auto"/>
        <w:bottom w:val="none" w:sz="0" w:space="0" w:color="auto"/>
        <w:right w:val="none" w:sz="0" w:space="0" w:color="auto"/>
      </w:divBdr>
    </w:div>
    <w:div w:id="566765696">
      <w:bodyDiv w:val="1"/>
      <w:marLeft w:val="0"/>
      <w:marRight w:val="0"/>
      <w:marTop w:val="0"/>
      <w:marBottom w:val="0"/>
      <w:divBdr>
        <w:top w:val="none" w:sz="0" w:space="0" w:color="auto"/>
        <w:left w:val="none" w:sz="0" w:space="0" w:color="auto"/>
        <w:bottom w:val="none" w:sz="0" w:space="0" w:color="auto"/>
        <w:right w:val="none" w:sz="0" w:space="0" w:color="auto"/>
      </w:divBdr>
    </w:div>
    <w:div w:id="596600670">
      <w:bodyDiv w:val="1"/>
      <w:marLeft w:val="0"/>
      <w:marRight w:val="0"/>
      <w:marTop w:val="0"/>
      <w:marBottom w:val="0"/>
      <w:divBdr>
        <w:top w:val="none" w:sz="0" w:space="0" w:color="auto"/>
        <w:left w:val="none" w:sz="0" w:space="0" w:color="auto"/>
        <w:bottom w:val="none" w:sz="0" w:space="0" w:color="auto"/>
        <w:right w:val="none" w:sz="0" w:space="0" w:color="auto"/>
      </w:divBdr>
    </w:div>
    <w:div w:id="606352296">
      <w:bodyDiv w:val="1"/>
      <w:marLeft w:val="0"/>
      <w:marRight w:val="0"/>
      <w:marTop w:val="0"/>
      <w:marBottom w:val="0"/>
      <w:divBdr>
        <w:top w:val="none" w:sz="0" w:space="0" w:color="auto"/>
        <w:left w:val="none" w:sz="0" w:space="0" w:color="auto"/>
        <w:bottom w:val="none" w:sz="0" w:space="0" w:color="auto"/>
        <w:right w:val="none" w:sz="0" w:space="0" w:color="auto"/>
      </w:divBdr>
    </w:div>
    <w:div w:id="656689973">
      <w:bodyDiv w:val="1"/>
      <w:marLeft w:val="0"/>
      <w:marRight w:val="0"/>
      <w:marTop w:val="0"/>
      <w:marBottom w:val="0"/>
      <w:divBdr>
        <w:top w:val="none" w:sz="0" w:space="0" w:color="auto"/>
        <w:left w:val="none" w:sz="0" w:space="0" w:color="auto"/>
        <w:bottom w:val="none" w:sz="0" w:space="0" w:color="auto"/>
        <w:right w:val="none" w:sz="0" w:space="0" w:color="auto"/>
      </w:divBdr>
    </w:div>
    <w:div w:id="660502197">
      <w:bodyDiv w:val="1"/>
      <w:marLeft w:val="0"/>
      <w:marRight w:val="0"/>
      <w:marTop w:val="0"/>
      <w:marBottom w:val="0"/>
      <w:divBdr>
        <w:top w:val="none" w:sz="0" w:space="0" w:color="auto"/>
        <w:left w:val="none" w:sz="0" w:space="0" w:color="auto"/>
        <w:bottom w:val="none" w:sz="0" w:space="0" w:color="auto"/>
        <w:right w:val="none" w:sz="0" w:space="0" w:color="auto"/>
      </w:divBdr>
      <w:divsChild>
        <w:div w:id="266431583">
          <w:marLeft w:val="0"/>
          <w:marRight w:val="0"/>
          <w:marTop w:val="0"/>
          <w:marBottom w:val="0"/>
          <w:divBdr>
            <w:top w:val="none" w:sz="0" w:space="0" w:color="auto"/>
            <w:left w:val="none" w:sz="0" w:space="0" w:color="auto"/>
            <w:bottom w:val="none" w:sz="0" w:space="0" w:color="auto"/>
            <w:right w:val="none" w:sz="0" w:space="0" w:color="auto"/>
          </w:divBdr>
        </w:div>
      </w:divsChild>
    </w:div>
    <w:div w:id="785732587">
      <w:bodyDiv w:val="1"/>
      <w:marLeft w:val="0"/>
      <w:marRight w:val="0"/>
      <w:marTop w:val="0"/>
      <w:marBottom w:val="0"/>
      <w:divBdr>
        <w:top w:val="none" w:sz="0" w:space="0" w:color="auto"/>
        <w:left w:val="none" w:sz="0" w:space="0" w:color="auto"/>
        <w:bottom w:val="none" w:sz="0" w:space="0" w:color="auto"/>
        <w:right w:val="none" w:sz="0" w:space="0" w:color="auto"/>
      </w:divBdr>
    </w:div>
    <w:div w:id="808863814">
      <w:bodyDiv w:val="1"/>
      <w:marLeft w:val="0"/>
      <w:marRight w:val="0"/>
      <w:marTop w:val="0"/>
      <w:marBottom w:val="0"/>
      <w:divBdr>
        <w:top w:val="none" w:sz="0" w:space="0" w:color="auto"/>
        <w:left w:val="none" w:sz="0" w:space="0" w:color="auto"/>
        <w:bottom w:val="none" w:sz="0" w:space="0" w:color="auto"/>
        <w:right w:val="none" w:sz="0" w:space="0" w:color="auto"/>
      </w:divBdr>
    </w:div>
    <w:div w:id="929853608">
      <w:bodyDiv w:val="1"/>
      <w:marLeft w:val="0"/>
      <w:marRight w:val="0"/>
      <w:marTop w:val="0"/>
      <w:marBottom w:val="0"/>
      <w:divBdr>
        <w:top w:val="none" w:sz="0" w:space="0" w:color="auto"/>
        <w:left w:val="none" w:sz="0" w:space="0" w:color="auto"/>
        <w:bottom w:val="none" w:sz="0" w:space="0" w:color="auto"/>
        <w:right w:val="none" w:sz="0" w:space="0" w:color="auto"/>
      </w:divBdr>
      <w:divsChild>
        <w:div w:id="639920430">
          <w:marLeft w:val="0"/>
          <w:marRight w:val="0"/>
          <w:marTop w:val="0"/>
          <w:marBottom w:val="0"/>
          <w:divBdr>
            <w:top w:val="none" w:sz="0" w:space="0" w:color="auto"/>
            <w:left w:val="none" w:sz="0" w:space="0" w:color="auto"/>
            <w:bottom w:val="none" w:sz="0" w:space="0" w:color="auto"/>
            <w:right w:val="none" w:sz="0" w:space="0" w:color="auto"/>
          </w:divBdr>
        </w:div>
      </w:divsChild>
    </w:div>
    <w:div w:id="951715066">
      <w:bodyDiv w:val="1"/>
      <w:marLeft w:val="0"/>
      <w:marRight w:val="0"/>
      <w:marTop w:val="0"/>
      <w:marBottom w:val="0"/>
      <w:divBdr>
        <w:top w:val="none" w:sz="0" w:space="0" w:color="auto"/>
        <w:left w:val="none" w:sz="0" w:space="0" w:color="auto"/>
        <w:bottom w:val="none" w:sz="0" w:space="0" w:color="auto"/>
        <w:right w:val="none" w:sz="0" w:space="0" w:color="auto"/>
      </w:divBdr>
    </w:div>
    <w:div w:id="1044912003">
      <w:bodyDiv w:val="1"/>
      <w:marLeft w:val="0"/>
      <w:marRight w:val="0"/>
      <w:marTop w:val="0"/>
      <w:marBottom w:val="0"/>
      <w:divBdr>
        <w:top w:val="none" w:sz="0" w:space="0" w:color="auto"/>
        <w:left w:val="none" w:sz="0" w:space="0" w:color="auto"/>
        <w:bottom w:val="none" w:sz="0" w:space="0" w:color="auto"/>
        <w:right w:val="none" w:sz="0" w:space="0" w:color="auto"/>
      </w:divBdr>
    </w:div>
    <w:div w:id="1059479451">
      <w:bodyDiv w:val="1"/>
      <w:marLeft w:val="0"/>
      <w:marRight w:val="0"/>
      <w:marTop w:val="0"/>
      <w:marBottom w:val="0"/>
      <w:divBdr>
        <w:top w:val="none" w:sz="0" w:space="0" w:color="auto"/>
        <w:left w:val="none" w:sz="0" w:space="0" w:color="auto"/>
        <w:bottom w:val="none" w:sz="0" w:space="0" w:color="auto"/>
        <w:right w:val="none" w:sz="0" w:space="0" w:color="auto"/>
      </w:divBdr>
    </w:div>
    <w:div w:id="1271931840">
      <w:bodyDiv w:val="1"/>
      <w:marLeft w:val="0"/>
      <w:marRight w:val="0"/>
      <w:marTop w:val="0"/>
      <w:marBottom w:val="0"/>
      <w:divBdr>
        <w:top w:val="none" w:sz="0" w:space="0" w:color="auto"/>
        <w:left w:val="none" w:sz="0" w:space="0" w:color="auto"/>
        <w:bottom w:val="none" w:sz="0" w:space="0" w:color="auto"/>
        <w:right w:val="none" w:sz="0" w:space="0" w:color="auto"/>
      </w:divBdr>
    </w:div>
    <w:div w:id="1350836355">
      <w:bodyDiv w:val="1"/>
      <w:marLeft w:val="0"/>
      <w:marRight w:val="0"/>
      <w:marTop w:val="0"/>
      <w:marBottom w:val="0"/>
      <w:divBdr>
        <w:top w:val="none" w:sz="0" w:space="0" w:color="auto"/>
        <w:left w:val="none" w:sz="0" w:space="0" w:color="auto"/>
        <w:bottom w:val="none" w:sz="0" w:space="0" w:color="auto"/>
        <w:right w:val="none" w:sz="0" w:space="0" w:color="auto"/>
      </w:divBdr>
    </w:div>
    <w:div w:id="1464497859">
      <w:bodyDiv w:val="1"/>
      <w:marLeft w:val="0"/>
      <w:marRight w:val="0"/>
      <w:marTop w:val="0"/>
      <w:marBottom w:val="0"/>
      <w:divBdr>
        <w:top w:val="none" w:sz="0" w:space="0" w:color="auto"/>
        <w:left w:val="none" w:sz="0" w:space="0" w:color="auto"/>
        <w:bottom w:val="none" w:sz="0" w:space="0" w:color="auto"/>
        <w:right w:val="none" w:sz="0" w:space="0" w:color="auto"/>
      </w:divBdr>
    </w:div>
    <w:div w:id="1492601049">
      <w:bodyDiv w:val="1"/>
      <w:marLeft w:val="0"/>
      <w:marRight w:val="0"/>
      <w:marTop w:val="0"/>
      <w:marBottom w:val="0"/>
      <w:divBdr>
        <w:top w:val="none" w:sz="0" w:space="0" w:color="auto"/>
        <w:left w:val="none" w:sz="0" w:space="0" w:color="auto"/>
        <w:bottom w:val="none" w:sz="0" w:space="0" w:color="auto"/>
        <w:right w:val="none" w:sz="0" w:space="0" w:color="auto"/>
      </w:divBdr>
    </w:div>
    <w:div w:id="1516576767">
      <w:bodyDiv w:val="1"/>
      <w:marLeft w:val="0"/>
      <w:marRight w:val="0"/>
      <w:marTop w:val="0"/>
      <w:marBottom w:val="0"/>
      <w:divBdr>
        <w:top w:val="none" w:sz="0" w:space="0" w:color="auto"/>
        <w:left w:val="none" w:sz="0" w:space="0" w:color="auto"/>
        <w:bottom w:val="none" w:sz="0" w:space="0" w:color="auto"/>
        <w:right w:val="none" w:sz="0" w:space="0" w:color="auto"/>
      </w:divBdr>
    </w:div>
    <w:div w:id="1537885603">
      <w:bodyDiv w:val="1"/>
      <w:marLeft w:val="0"/>
      <w:marRight w:val="0"/>
      <w:marTop w:val="0"/>
      <w:marBottom w:val="0"/>
      <w:divBdr>
        <w:top w:val="none" w:sz="0" w:space="0" w:color="auto"/>
        <w:left w:val="none" w:sz="0" w:space="0" w:color="auto"/>
        <w:bottom w:val="none" w:sz="0" w:space="0" w:color="auto"/>
        <w:right w:val="none" w:sz="0" w:space="0" w:color="auto"/>
      </w:divBdr>
    </w:div>
    <w:div w:id="1565407740">
      <w:bodyDiv w:val="1"/>
      <w:marLeft w:val="0"/>
      <w:marRight w:val="0"/>
      <w:marTop w:val="0"/>
      <w:marBottom w:val="0"/>
      <w:divBdr>
        <w:top w:val="none" w:sz="0" w:space="0" w:color="auto"/>
        <w:left w:val="none" w:sz="0" w:space="0" w:color="auto"/>
        <w:bottom w:val="none" w:sz="0" w:space="0" w:color="auto"/>
        <w:right w:val="none" w:sz="0" w:space="0" w:color="auto"/>
      </w:divBdr>
    </w:div>
    <w:div w:id="1589925452">
      <w:bodyDiv w:val="1"/>
      <w:marLeft w:val="0"/>
      <w:marRight w:val="0"/>
      <w:marTop w:val="0"/>
      <w:marBottom w:val="0"/>
      <w:divBdr>
        <w:top w:val="none" w:sz="0" w:space="0" w:color="auto"/>
        <w:left w:val="none" w:sz="0" w:space="0" w:color="auto"/>
        <w:bottom w:val="none" w:sz="0" w:space="0" w:color="auto"/>
        <w:right w:val="none" w:sz="0" w:space="0" w:color="auto"/>
      </w:divBdr>
      <w:divsChild>
        <w:div w:id="504368982">
          <w:marLeft w:val="0"/>
          <w:marRight w:val="0"/>
          <w:marTop w:val="0"/>
          <w:marBottom w:val="0"/>
          <w:divBdr>
            <w:top w:val="none" w:sz="0" w:space="0" w:color="auto"/>
            <w:left w:val="none" w:sz="0" w:space="0" w:color="auto"/>
            <w:bottom w:val="none" w:sz="0" w:space="0" w:color="auto"/>
            <w:right w:val="none" w:sz="0" w:space="0" w:color="auto"/>
          </w:divBdr>
        </w:div>
      </w:divsChild>
    </w:div>
    <w:div w:id="1626959847">
      <w:bodyDiv w:val="1"/>
      <w:marLeft w:val="0"/>
      <w:marRight w:val="0"/>
      <w:marTop w:val="0"/>
      <w:marBottom w:val="0"/>
      <w:divBdr>
        <w:top w:val="none" w:sz="0" w:space="0" w:color="auto"/>
        <w:left w:val="none" w:sz="0" w:space="0" w:color="auto"/>
        <w:bottom w:val="none" w:sz="0" w:space="0" w:color="auto"/>
        <w:right w:val="none" w:sz="0" w:space="0" w:color="auto"/>
      </w:divBdr>
    </w:div>
    <w:div w:id="1684286024">
      <w:bodyDiv w:val="1"/>
      <w:marLeft w:val="0"/>
      <w:marRight w:val="0"/>
      <w:marTop w:val="0"/>
      <w:marBottom w:val="0"/>
      <w:divBdr>
        <w:top w:val="none" w:sz="0" w:space="0" w:color="auto"/>
        <w:left w:val="none" w:sz="0" w:space="0" w:color="auto"/>
        <w:bottom w:val="none" w:sz="0" w:space="0" w:color="auto"/>
        <w:right w:val="none" w:sz="0" w:space="0" w:color="auto"/>
      </w:divBdr>
    </w:div>
    <w:div w:id="1698853134">
      <w:bodyDiv w:val="1"/>
      <w:marLeft w:val="0"/>
      <w:marRight w:val="0"/>
      <w:marTop w:val="0"/>
      <w:marBottom w:val="0"/>
      <w:divBdr>
        <w:top w:val="none" w:sz="0" w:space="0" w:color="auto"/>
        <w:left w:val="none" w:sz="0" w:space="0" w:color="auto"/>
        <w:bottom w:val="none" w:sz="0" w:space="0" w:color="auto"/>
        <w:right w:val="none" w:sz="0" w:space="0" w:color="auto"/>
      </w:divBdr>
    </w:div>
    <w:div w:id="1766799489">
      <w:bodyDiv w:val="1"/>
      <w:marLeft w:val="0"/>
      <w:marRight w:val="0"/>
      <w:marTop w:val="0"/>
      <w:marBottom w:val="0"/>
      <w:divBdr>
        <w:top w:val="none" w:sz="0" w:space="0" w:color="auto"/>
        <w:left w:val="none" w:sz="0" w:space="0" w:color="auto"/>
        <w:bottom w:val="none" w:sz="0" w:space="0" w:color="auto"/>
        <w:right w:val="none" w:sz="0" w:space="0" w:color="auto"/>
      </w:divBdr>
    </w:div>
    <w:div w:id="1798183236">
      <w:bodyDiv w:val="1"/>
      <w:marLeft w:val="0"/>
      <w:marRight w:val="0"/>
      <w:marTop w:val="0"/>
      <w:marBottom w:val="0"/>
      <w:divBdr>
        <w:top w:val="none" w:sz="0" w:space="0" w:color="auto"/>
        <w:left w:val="none" w:sz="0" w:space="0" w:color="auto"/>
        <w:bottom w:val="none" w:sz="0" w:space="0" w:color="auto"/>
        <w:right w:val="none" w:sz="0" w:space="0" w:color="auto"/>
      </w:divBdr>
    </w:div>
    <w:div w:id="1877768672">
      <w:bodyDiv w:val="1"/>
      <w:marLeft w:val="0"/>
      <w:marRight w:val="0"/>
      <w:marTop w:val="0"/>
      <w:marBottom w:val="0"/>
      <w:divBdr>
        <w:top w:val="none" w:sz="0" w:space="0" w:color="auto"/>
        <w:left w:val="none" w:sz="0" w:space="0" w:color="auto"/>
        <w:bottom w:val="none" w:sz="0" w:space="0" w:color="auto"/>
        <w:right w:val="none" w:sz="0" w:space="0" w:color="auto"/>
      </w:divBdr>
      <w:divsChild>
        <w:div w:id="208693621">
          <w:marLeft w:val="0"/>
          <w:marRight w:val="0"/>
          <w:marTop w:val="0"/>
          <w:marBottom w:val="0"/>
          <w:divBdr>
            <w:top w:val="none" w:sz="0" w:space="0" w:color="auto"/>
            <w:left w:val="none" w:sz="0" w:space="0" w:color="auto"/>
            <w:bottom w:val="none" w:sz="0" w:space="0" w:color="auto"/>
            <w:right w:val="none" w:sz="0" w:space="0" w:color="auto"/>
          </w:divBdr>
          <w:divsChild>
            <w:div w:id="33501054">
              <w:marLeft w:val="0"/>
              <w:marRight w:val="0"/>
              <w:marTop w:val="0"/>
              <w:marBottom w:val="0"/>
              <w:divBdr>
                <w:top w:val="none" w:sz="0" w:space="0" w:color="auto"/>
                <w:left w:val="none" w:sz="0" w:space="0" w:color="auto"/>
                <w:bottom w:val="none" w:sz="0" w:space="0" w:color="auto"/>
                <w:right w:val="none" w:sz="0" w:space="0" w:color="auto"/>
              </w:divBdr>
            </w:div>
            <w:div w:id="113787891">
              <w:marLeft w:val="0"/>
              <w:marRight w:val="0"/>
              <w:marTop w:val="0"/>
              <w:marBottom w:val="0"/>
              <w:divBdr>
                <w:top w:val="none" w:sz="0" w:space="0" w:color="auto"/>
                <w:left w:val="none" w:sz="0" w:space="0" w:color="auto"/>
                <w:bottom w:val="none" w:sz="0" w:space="0" w:color="auto"/>
                <w:right w:val="none" w:sz="0" w:space="0" w:color="auto"/>
              </w:divBdr>
            </w:div>
            <w:div w:id="1693453877">
              <w:marLeft w:val="0"/>
              <w:marRight w:val="0"/>
              <w:marTop w:val="0"/>
              <w:marBottom w:val="0"/>
              <w:divBdr>
                <w:top w:val="none" w:sz="0" w:space="0" w:color="auto"/>
                <w:left w:val="none" w:sz="0" w:space="0" w:color="auto"/>
                <w:bottom w:val="none" w:sz="0" w:space="0" w:color="auto"/>
                <w:right w:val="none" w:sz="0" w:space="0" w:color="auto"/>
              </w:divBdr>
            </w:div>
          </w:divsChild>
        </w:div>
        <w:div w:id="459298459">
          <w:marLeft w:val="0"/>
          <w:marRight w:val="0"/>
          <w:marTop w:val="0"/>
          <w:marBottom w:val="0"/>
          <w:divBdr>
            <w:top w:val="none" w:sz="0" w:space="0" w:color="auto"/>
            <w:left w:val="none" w:sz="0" w:space="0" w:color="auto"/>
            <w:bottom w:val="none" w:sz="0" w:space="0" w:color="auto"/>
            <w:right w:val="none" w:sz="0" w:space="0" w:color="auto"/>
          </w:divBdr>
          <w:divsChild>
            <w:div w:id="61804704">
              <w:marLeft w:val="0"/>
              <w:marRight w:val="0"/>
              <w:marTop w:val="0"/>
              <w:marBottom w:val="0"/>
              <w:divBdr>
                <w:top w:val="none" w:sz="0" w:space="0" w:color="auto"/>
                <w:left w:val="none" w:sz="0" w:space="0" w:color="auto"/>
                <w:bottom w:val="none" w:sz="0" w:space="0" w:color="auto"/>
                <w:right w:val="none" w:sz="0" w:space="0" w:color="auto"/>
              </w:divBdr>
            </w:div>
            <w:div w:id="1263415495">
              <w:marLeft w:val="0"/>
              <w:marRight w:val="0"/>
              <w:marTop w:val="0"/>
              <w:marBottom w:val="0"/>
              <w:divBdr>
                <w:top w:val="none" w:sz="0" w:space="0" w:color="auto"/>
                <w:left w:val="none" w:sz="0" w:space="0" w:color="auto"/>
                <w:bottom w:val="none" w:sz="0" w:space="0" w:color="auto"/>
                <w:right w:val="none" w:sz="0" w:space="0" w:color="auto"/>
              </w:divBdr>
            </w:div>
            <w:div w:id="1389381671">
              <w:marLeft w:val="0"/>
              <w:marRight w:val="0"/>
              <w:marTop w:val="0"/>
              <w:marBottom w:val="0"/>
              <w:divBdr>
                <w:top w:val="none" w:sz="0" w:space="0" w:color="auto"/>
                <w:left w:val="none" w:sz="0" w:space="0" w:color="auto"/>
                <w:bottom w:val="none" w:sz="0" w:space="0" w:color="auto"/>
                <w:right w:val="none" w:sz="0" w:space="0" w:color="auto"/>
              </w:divBdr>
            </w:div>
            <w:div w:id="1585995720">
              <w:marLeft w:val="0"/>
              <w:marRight w:val="0"/>
              <w:marTop w:val="0"/>
              <w:marBottom w:val="0"/>
              <w:divBdr>
                <w:top w:val="none" w:sz="0" w:space="0" w:color="auto"/>
                <w:left w:val="none" w:sz="0" w:space="0" w:color="auto"/>
                <w:bottom w:val="none" w:sz="0" w:space="0" w:color="auto"/>
                <w:right w:val="none" w:sz="0" w:space="0" w:color="auto"/>
              </w:divBdr>
            </w:div>
          </w:divsChild>
        </w:div>
        <w:div w:id="514661422">
          <w:marLeft w:val="0"/>
          <w:marRight w:val="0"/>
          <w:marTop w:val="0"/>
          <w:marBottom w:val="0"/>
          <w:divBdr>
            <w:top w:val="none" w:sz="0" w:space="0" w:color="auto"/>
            <w:left w:val="none" w:sz="0" w:space="0" w:color="auto"/>
            <w:bottom w:val="none" w:sz="0" w:space="0" w:color="auto"/>
            <w:right w:val="none" w:sz="0" w:space="0" w:color="auto"/>
          </w:divBdr>
          <w:divsChild>
            <w:div w:id="866410377">
              <w:marLeft w:val="0"/>
              <w:marRight w:val="0"/>
              <w:marTop w:val="0"/>
              <w:marBottom w:val="0"/>
              <w:divBdr>
                <w:top w:val="none" w:sz="0" w:space="0" w:color="auto"/>
                <w:left w:val="none" w:sz="0" w:space="0" w:color="auto"/>
                <w:bottom w:val="none" w:sz="0" w:space="0" w:color="auto"/>
                <w:right w:val="none" w:sz="0" w:space="0" w:color="auto"/>
              </w:divBdr>
            </w:div>
            <w:div w:id="1267420102">
              <w:marLeft w:val="0"/>
              <w:marRight w:val="0"/>
              <w:marTop w:val="0"/>
              <w:marBottom w:val="0"/>
              <w:divBdr>
                <w:top w:val="none" w:sz="0" w:space="0" w:color="auto"/>
                <w:left w:val="none" w:sz="0" w:space="0" w:color="auto"/>
                <w:bottom w:val="none" w:sz="0" w:space="0" w:color="auto"/>
                <w:right w:val="none" w:sz="0" w:space="0" w:color="auto"/>
              </w:divBdr>
            </w:div>
            <w:div w:id="1420177905">
              <w:marLeft w:val="0"/>
              <w:marRight w:val="0"/>
              <w:marTop w:val="0"/>
              <w:marBottom w:val="0"/>
              <w:divBdr>
                <w:top w:val="none" w:sz="0" w:space="0" w:color="auto"/>
                <w:left w:val="none" w:sz="0" w:space="0" w:color="auto"/>
                <w:bottom w:val="none" w:sz="0" w:space="0" w:color="auto"/>
                <w:right w:val="none" w:sz="0" w:space="0" w:color="auto"/>
              </w:divBdr>
            </w:div>
            <w:div w:id="1759790963">
              <w:marLeft w:val="0"/>
              <w:marRight w:val="0"/>
              <w:marTop w:val="0"/>
              <w:marBottom w:val="0"/>
              <w:divBdr>
                <w:top w:val="none" w:sz="0" w:space="0" w:color="auto"/>
                <w:left w:val="none" w:sz="0" w:space="0" w:color="auto"/>
                <w:bottom w:val="none" w:sz="0" w:space="0" w:color="auto"/>
                <w:right w:val="none" w:sz="0" w:space="0" w:color="auto"/>
              </w:divBdr>
            </w:div>
            <w:div w:id="2098822129">
              <w:marLeft w:val="0"/>
              <w:marRight w:val="0"/>
              <w:marTop w:val="0"/>
              <w:marBottom w:val="0"/>
              <w:divBdr>
                <w:top w:val="none" w:sz="0" w:space="0" w:color="auto"/>
                <w:left w:val="none" w:sz="0" w:space="0" w:color="auto"/>
                <w:bottom w:val="none" w:sz="0" w:space="0" w:color="auto"/>
                <w:right w:val="none" w:sz="0" w:space="0" w:color="auto"/>
              </w:divBdr>
            </w:div>
          </w:divsChild>
        </w:div>
        <w:div w:id="625501640">
          <w:marLeft w:val="0"/>
          <w:marRight w:val="0"/>
          <w:marTop w:val="0"/>
          <w:marBottom w:val="0"/>
          <w:divBdr>
            <w:top w:val="none" w:sz="0" w:space="0" w:color="auto"/>
            <w:left w:val="none" w:sz="0" w:space="0" w:color="auto"/>
            <w:bottom w:val="none" w:sz="0" w:space="0" w:color="auto"/>
            <w:right w:val="none" w:sz="0" w:space="0" w:color="auto"/>
          </w:divBdr>
          <w:divsChild>
            <w:div w:id="82922762">
              <w:marLeft w:val="-75"/>
              <w:marRight w:val="0"/>
              <w:marTop w:val="30"/>
              <w:marBottom w:val="30"/>
              <w:divBdr>
                <w:top w:val="none" w:sz="0" w:space="0" w:color="auto"/>
                <w:left w:val="none" w:sz="0" w:space="0" w:color="auto"/>
                <w:bottom w:val="none" w:sz="0" w:space="0" w:color="auto"/>
                <w:right w:val="none" w:sz="0" w:space="0" w:color="auto"/>
              </w:divBdr>
              <w:divsChild>
                <w:div w:id="33892674">
                  <w:marLeft w:val="0"/>
                  <w:marRight w:val="0"/>
                  <w:marTop w:val="0"/>
                  <w:marBottom w:val="0"/>
                  <w:divBdr>
                    <w:top w:val="none" w:sz="0" w:space="0" w:color="auto"/>
                    <w:left w:val="none" w:sz="0" w:space="0" w:color="auto"/>
                    <w:bottom w:val="none" w:sz="0" w:space="0" w:color="auto"/>
                    <w:right w:val="none" w:sz="0" w:space="0" w:color="auto"/>
                  </w:divBdr>
                  <w:divsChild>
                    <w:div w:id="1955864712">
                      <w:marLeft w:val="0"/>
                      <w:marRight w:val="0"/>
                      <w:marTop w:val="0"/>
                      <w:marBottom w:val="0"/>
                      <w:divBdr>
                        <w:top w:val="none" w:sz="0" w:space="0" w:color="auto"/>
                        <w:left w:val="none" w:sz="0" w:space="0" w:color="auto"/>
                        <w:bottom w:val="none" w:sz="0" w:space="0" w:color="auto"/>
                        <w:right w:val="none" w:sz="0" w:space="0" w:color="auto"/>
                      </w:divBdr>
                    </w:div>
                  </w:divsChild>
                </w:div>
                <w:div w:id="113670486">
                  <w:marLeft w:val="0"/>
                  <w:marRight w:val="0"/>
                  <w:marTop w:val="0"/>
                  <w:marBottom w:val="0"/>
                  <w:divBdr>
                    <w:top w:val="none" w:sz="0" w:space="0" w:color="auto"/>
                    <w:left w:val="none" w:sz="0" w:space="0" w:color="auto"/>
                    <w:bottom w:val="none" w:sz="0" w:space="0" w:color="auto"/>
                    <w:right w:val="none" w:sz="0" w:space="0" w:color="auto"/>
                  </w:divBdr>
                  <w:divsChild>
                    <w:div w:id="1644116719">
                      <w:marLeft w:val="0"/>
                      <w:marRight w:val="0"/>
                      <w:marTop w:val="0"/>
                      <w:marBottom w:val="0"/>
                      <w:divBdr>
                        <w:top w:val="none" w:sz="0" w:space="0" w:color="auto"/>
                        <w:left w:val="none" w:sz="0" w:space="0" w:color="auto"/>
                        <w:bottom w:val="none" w:sz="0" w:space="0" w:color="auto"/>
                        <w:right w:val="none" w:sz="0" w:space="0" w:color="auto"/>
                      </w:divBdr>
                    </w:div>
                  </w:divsChild>
                </w:div>
                <w:div w:id="263390241">
                  <w:marLeft w:val="0"/>
                  <w:marRight w:val="0"/>
                  <w:marTop w:val="0"/>
                  <w:marBottom w:val="0"/>
                  <w:divBdr>
                    <w:top w:val="none" w:sz="0" w:space="0" w:color="auto"/>
                    <w:left w:val="none" w:sz="0" w:space="0" w:color="auto"/>
                    <w:bottom w:val="none" w:sz="0" w:space="0" w:color="auto"/>
                    <w:right w:val="none" w:sz="0" w:space="0" w:color="auto"/>
                  </w:divBdr>
                  <w:divsChild>
                    <w:div w:id="69352429">
                      <w:marLeft w:val="0"/>
                      <w:marRight w:val="0"/>
                      <w:marTop w:val="0"/>
                      <w:marBottom w:val="0"/>
                      <w:divBdr>
                        <w:top w:val="none" w:sz="0" w:space="0" w:color="auto"/>
                        <w:left w:val="none" w:sz="0" w:space="0" w:color="auto"/>
                        <w:bottom w:val="none" w:sz="0" w:space="0" w:color="auto"/>
                        <w:right w:val="none" w:sz="0" w:space="0" w:color="auto"/>
                      </w:divBdr>
                    </w:div>
                  </w:divsChild>
                </w:div>
                <w:div w:id="561990492">
                  <w:marLeft w:val="0"/>
                  <w:marRight w:val="0"/>
                  <w:marTop w:val="0"/>
                  <w:marBottom w:val="0"/>
                  <w:divBdr>
                    <w:top w:val="none" w:sz="0" w:space="0" w:color="auto"/>
                    <w:left w:val="none" w:sz="0" w:space="0" w:color="auto"/>
                    <w:bottom w:val="none" w:sz="0" w:space="0" w:color="auto"/>
                    <w:right w:val="none" w:sz="0" w:space="0" w:color="auto"/>
                  </w:divBdr>
                  <w:divsChild>
                    <w:div w:id="960066629">
                      <w:marLeft w:val="0"/>
                      <w:marRight w:val="0"/>
                      <w:marTop w:val="0"/>
                      <w:marBottom w:val="0"/>
                      <w:divBdr>
                        <w:top w:val="none" w:sz="0" w:space="0" w:color="auto"/>
                        <w:left w:val="none" w:sz="0" w:space="0" w:color="auto"/>
                        <w:bottom w:val="none" w:sz="0" w:space="0" w:color="auto"/>
                        <w:right w:val="none" w:sz="0" w:space="0" w:color="auto"/>
                      </w:divBdr>
                    </w:div>
                  </w:divsChild>
                </w:div>
                <w:div w:id="1134955134">
                  <w:marLeft w:val="0"/>
                  <w:marRight w:val="0"/>
                  <w:marTop w:val="0"/>
                  <w:marBottom w:val="0"/>
                  <w:divBdr>
                    <w:top w:val="none" w:sz="0" w:space="0" w:color="auto"/>
                    <w:left w:val="none" w:sz="0" w:space="0" w:color="auto"/>
                    <w:bottom w:val="none" w:sz="0" w:space="0" w:color="auto"/>
                    <w:right w:val="none" w:sz="0" w:space="0" w:color="auto"/>
                  </w:divBdr>
                  <w:divsChild>
                    <w:div w:id="1644235598">
                      <w:marLeft w:val="0"/>
                      <w:marRight w:val="0"/>
                      <w:marTop w:val="0"/>
                      <w:marBottom w:val="0"/>
                      <w:divBdr>
                        <w:top w:val="none" w:sz="0" w:space="0" w:color="auto"/>
                        <w:left w:val="none" w:sz="0" w:space="0" w:color="auto"/>
                        <w:bottom w:val="none" w:sz="0" w:space="0" w:color="auto"/>
                        <w:right w:val="none" w:sz="0" w:space="0" w:color="auto"/>
                      </w:divBdr>
                    </w:div>
                  </w:divsChild>
                </w:div>
                <w:div w:id="1220673582">
                  <w:marLeft w:val="0"/>
                  <w:marRight w:val="0"/>
                  <w:marTop w:val="0"/>
                  <w:marBottom w:val="0"/>
                  <w:divBdr>
                    <w:top w:val="none" w:sz="0" w:space="0" w:color="auto"/>
                    <w:left w:val="none" w:sz="0" w:space="0" w:color="auto"/>
                    <w:bottom w:val="none" w:sz="0" w:space="0" w:color="auto"/>
                    <w:right w:val="none" w:sz="0" w:space="0" w:color="auto"/>
                  </w:divBdr>
                  <w:divsChild>
                    <w:div w:id="1861435799">
                      <w:marLeft w:val="0"/>
                      <w:marRight w:val="0"/>
                      <w:marTop w:val="0"/>
                      <w:marBottom w:val="0"/>
                      <w:divBdr>
                        <w:top w:val="none" w:sz="0" w:space="0" w:color="auto"/>
                        <w:left w:val="none" w:sz="0" w:space="0" w:color="auto"/>
                        <w:bottom w:val="none" w:sz="0" w:space="0" w:color="auto"/>
                        <w:right w:val="none" w:sz="0" w:space="0" w:color="auto"/>
                      </w:divBdr>
                    </w:div>
                  </w:divsChild>
                </w:div>
                <w:div w:id="1321814838">
                  <w:marLeft w:val="0"/>
                  <w:marRight w:val="0"/>
                  <w:marTop w:val="0"/>
                  <w:marBottom w:val="0"/>
                  <w:divBdr>
                    <w:top w:val="none" w:sz="0" w:space="0" w:color="auto"/>
                    <w:left w:val="none" w:sz="0" w:space="0" w:color="auto"/>
                    <w:bottom w:val="none" w:sz="0" w:space="0" w:color="auto"/>
                    <w:right w:val="none" w:sz="0" w:space="0" w:color="auto"/>
                  </w:divBdr>
                  <w:divsChild>
                    <w:div w:id="576942053">
                      <w:marLeft w:val="0"/>
                      <w:marRight w:val="0"/>
                      <w:marTop w:val="0"/>
                      <w:marBottom w:val="0"/>
                      <w:divBdr>
                        <w:top w:val="none" w:sz="0" w:space="0" w:color="auto"/>
                        <w:left w:val="none" w:sz="0" w:space="0" w:color="auto"/>
                        <w:bottom w:val="none" w:sz="0" w:space="0" w:color="auto"/>
                        <w:right w:val="none" w:sz="0" w:space="0" w:color="auto"/>
                      </w:divBdr>
                    </w:div>
                  </w:divsChild>
                </w:div>
                <w:div w:id="1456093895">
                  <w:marLeft w:val="0"/>
                  <w:marRight w:val="0"/>
                  <w:marTop w:val="0"/>
                  <w:marBottom w:val="0"/>
                  <w:divBdr>
                    <w:top w:val="none" w:sz="0" w:space="0" w:color="auto"/>
                    <w:left w:val="none" w:sz="0" w:space="0" w:color="auto"/>
                    <w:bottom w:val="none" w:sz="0" w:space="0" w:color="auto"/>
                    <w:right w:val="none" w:sz="0" w:space="0" w:color="auto"/>
                  </w:divBdr>
                  <w:divsChild>
                    <w:div w:id="92209164">
                      <w:marLeft w:val="0"/>
                      <w:marRight w:val="0"/>
                      <w:marTop w:val="0"/>
                      <w:marBottom w:val="0"/>
                      <w:divBdr>
                        <w:top w:val="none" w:sz="0" w:space="0" w:color="auto"/>
                        <w:left w:val="none" w:sz="0" w:space="0" w:color="auto"/>
                        <w:bottom w:val="none" w:sz="0" w:space="0" w:color="auto"/>
                        <w:right w:val="none" w:sz="0" w:space="0" w:color="auto"/>
                      </w:divBdr>
                    </w:div>
                  </w:divsChild>
                </w:div>
                <w:div w:id="1482234594">
                  <w:marLeft w:val="0"/>
                  <w:marRight w:val="0"/>
                  <w:marTop w:val="0"/>
                  <w:marBottom w:val="0"/>
                  <w:divBdr>
                    <w:top w:val="none" w:sz="0" w:space="0" w:color="auto"/>
                    <w:left w:val="none" w:sz="0" w:space="0" w:color="auto"/>
                    <w:bottom w:val="none" w:sz="0" w:space="0" w:color="auto"/>
                    <w:right w:val="none" w:sz="0" w:space="0" w:color="auto"/>
                  </w:divBdr>
                  <w:divsChild>
                    <w:div w:id="1344698162">
                      <w:marLeft w:val="0"/>
                      <w:marRight w:val="0"/>
                      <w:marTop w:val="0"/>
                      <w:marBottom w:val="0"/>
                      <w:divBdr>
                        <w:top w:val="none" w:sz="0" w:space="0" w:color="auto"/>
                        <w:left w:val="none" w:sz="0" w:space="0" w:color="auto"/>
                        <w:bottom w:val="none" w:sz="0" w:space="0" w:color="auto"/>
                        <w:right w:val="none" w:sz="0" w:space="0" w:color="auto"/>
                      </w:divBdr>
                    </w:div>
                  </w:divsChild>
                </w:div>
                <w:div w:id="2059431856">
                  <w:marLeft w:val="0"/>
                  <w:marRight w:val="0"/>
                  <w:marTop w:val="0"/>
                  <w:marBottom w:val="0"/>
                  <w:divBdr>
                    <w:top w:val="none" w:sz="0" w:space="0" w:color="auto"/>
                    <w:left w:val="none" w:sz="0" w:space="0" w:color="auto"/>
                    <w:bottom w:val="none" w:sz="0" w:space="0" w:color="auto"/>
                    <w:right w:val="none" w:sz="0" w:space="0" w:color="auto"/>
                  </w:divBdr>
                  <w:divsChild>
                    <w:div w:id="415908358">
                      <w:marLeft w:val="0"/>
                      <w:marRight w:val="0"/>
                      <w:marTop w:val="0"/>
                      <w:marBottom w:val="0"/>
                      <w:divBdr>
                        <w:top w:val="none" w:sz="0" w:space="0" w:color="auto"/>
                        <w:left w:val="none" w:sz="0" w:space="0" w:color="auto"/>
                        <w:bottom w:val="none" w:sz="0" w:space="0" w:color="auto"/>
                        <w:right w:val="none" w:sz="0" w:space="0" w:color="auto"/>
                      </w:divBdr>
                    </w:div>
                    <w:div w:id="453059400">
                      <w:marLeft w:val="0"/>
                      <w:marRight w:val="0"/>
                      <w:marTop w:val="0"/>
                      <w:marBottom w:val="0"/>
                      <w:divBdr>
                        <w:top w:val="none" w:sz="0" w:space="0" w:color="auto"/>
                        <w:left w:val="none" w:sz="0" w:space="0" w:color="auto"/>
                        <w:bottom w:val="none" w:sz="0" w:space="0" w:color="auto"/>
                        <w:right w:val="none" w:sz="0" w:space="0" w:color="auto"/>
                      </w:divBdr>
                    </w:div>
                    <w:div w:id="18991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2986">
          <w:marLeft w:val="0"/>
          <w:marRight w:val="0"/>
          <w:marTop w:val="0"/>
          <w:marBottom w:val="0"/>
          <w:divBdr>
            <w:top w:val="none" w:sz="0" w:space="0" w:color="auto"/>
            <w:left w:val="none" w:sz="0" w:space="0" w:color="auto"/>
            <w:bottom w:val="none" w:sz="0" w:space="0" w:color="auto"/>
            <w:right w:val="none" w:sz="0" w:space="0" w:color="auto"/>
          </w:divBdr>
          <w:divsChild>
            <w:div w:id="255094426">
              <w:marLeft w:val="0"/>
              <w:marRight w:val="0"/>
              <w:marTop w:val="0"/>
              <w:marBottom w:val="0"/>
              <w:divBdr>
                <w:top w:val="none" w:sz="0" w:space="0" w:color="auto"/>
                <w:left w:val="none" w:sz="0" w:space="0" w:color="auto"/>
                <w:bottom w:val="none" w:sz="0" w:space="0" w:color="auto"/>
                <w:right w:val="none" w:sz="0" w:space="0" w:color="auto"/>
              </w:divBdr>
            </w:div>
            <w:div w:id="597637675">
              <w:marLeft w:val="0"/>
              <w:marRight w:val="0"/>
              <w:marTop w:val="0"/>
              <w:marBottom w:val="0"/>
              <w:divBdr>
                <w:top w:val="none" w:sz="0" w:space="0" w:color="auto"/>
                <w:left w:val="none" w:sz="0" w:space="0" w:color="auto"/>
                <w:bottom w:val="none" w:sz="0" w:space="0" w:color="auto"/>
                <w:right w:val="none" w:sz="0" w:space="0" w:color="auto"/>
              </w:divBdr>
            </w:div>
            <w:div w:id="730079081">
              <w:marLeft w:val="0"/>
              <w:marRight w:val="0"/>
              <w:marTop w:val="0"/>
              <w:marBottom w:val="0"/>
              <w:divBdr>
                <w:top w:val="none" w:sz="0" w:space="0" w:color="auto"/>
                <w:left w:val="none" w:sz="0" w:space="0" w:color="auto"/>
                <w:bottom w:val="none" w:sz="0" w:space="0" w:color="auto"/>
                <w:right w:val="none" w:sz="0" w:space="0" w:color="auto"/>
              </w:divBdr>
            </w:div>
          </w:divsChild>
        </w:div>
        <w:div w:id="768089353">
          <w:marLeft w:val="0"/>
          <w:marRight w:val="0"/>
          <w:marTop w:val="0"/>
          <w:marBottom w:val="0"/>
          <w:divBdr>
            <w:top w:val="none" w:sz="0" w:space="0" w:color="auto"/>
            <w:left w:val="none" w:sz="0" w:space="0" w:color="auto"/>
            <w:bottom w:val="none" w:sz="0" w:space="0" w:color="auto"/>
            <w:right w:val="none" w:sz="0" w:space="0" w:color="auto"/>
          </w:divBdr>
          <w:divsChild>
            <w:div w:id="540900660">
              <w:marLeft w:val="0"/>
              <w:marRight w:val="0"/>
              <w:marTop w:val="0"/>
              <w:marBottom w:val="0"/>
              <w:divBdr>
                <w:top w:val="none" w:sz="0" w:space="0" w:color="auto"/>
                <w:left w:val="none" w:sz="0" w:space="0" w:color="auto"/>
                <w:bottom w:val="none" w:sz="0" w:space="0" w:color="auto"/>
                <w:right w:val="none" w:sz="0" w:space="0" w:color="auto"/>
              </w:divBdr>
            </w:div>
            <w:div w:id="573976860">
              <w:marLeft w:val="0"/>
              <w:marRight w:val="0"/>
              <w:marTop w:val="0"/>
              <w:marBottom w:val="0"/>
              <w:divBdr>
                <w:top w:val="none" w:sz="0" w:space="0" w:color="auto"/>
                <w:left w:val="none" w:sz="0" w:space="0" w:color="auto"/>
                <w:bottom w:val="none" w:sz="0" w:space="0" w:color="auto"/>
                <w:right w:val="none" w:sz="0" w:space="0" w:color="auto"/>
              </w:divBdr>
            </w:div>
            <w:div w:id="614675591">
              <w:marLeft w:val="0"/>
              <w:marRight w:val="0"/>
              <w:marTop w:val="0"/>
              <w:marBottom w:val="0"/>
              <w:divBdr>
                <w:top w:val="none" w:sz="0" w:space="0" w:color="auto"/>
                <w:left w:val="none" w:sz="0" w:space="0" w:color="auto"/>
                <w:bottom w:val="none" w:sz="0" w:space="0" w:color="auto"/>
                <w:right w:val="none" w:sz="0" w:space="0" w:color="auto"/>
              </w:divBdr>
            </w:div>
            <w:div w:id="1392387285">
              <w:marLeft w:val="0"/>
              <w:marRight w:val="0"/>
              <w:marTop w:val="0"/>
              <w:marBottom w:val="0"/>
              <w:divBdr>
                <w:top w:val="none" w:sz="0" w:space="0" w:color="auto"/>
                <w:left w:val="none" w:sz="0" w:space="0" w:color="auto"/>
                <w:bottom w:val="none" w:sz="0" w:space="0" w:color="auto"/>
                <w:right w:val="none" w:sz="0" w:space="0" w:color="auto"/>
              </w:divBdr>
            </w:div>
            <w:div w:id="1600022002">
              <w:marLeft w:val="0"/>
              <w:marRight w:val="0"/>
              <w:marTop w:val="0"/>
              <w:marBottom w:val="0"/>
              <w:divBdr>
                <w:top w:val="none" w:sz="0" w:space="0" w:color="auto"/>
                <w:left w:val="none" w:sz="0" w:space="0" w:color="auto"/>
                <w:bottom w:val="none" w:sz="0" w:space="0" w:color="auto"/>
                <w:right w:val="none" w:sz="0" w:space="0" w:color="auto"/>
              </w:divBdr>
            </w:div>
          </w:divsChild>
        </w:div>
        <w:div w:id="855726935">
          <w:marLeft w:val="0"/>
          <w:marRight w:val="0"/>
          <w:marTop w:val="0"/>
          <w:marBottom w:val="0"/>
          <w:divBdr>
            <w:top w:val="none" w:sz="0" w:space="0" w:color="auto"/>
            <w:left w:val="none" w:sz="0" w:space="0" w:color="auto"/>
            <w:bottom w:val="none" w:sz="0" w:space="0" w:color="auto"/>
            <w:right w:val="none" w:sz="0" w:space="0" w:color="auto"/>
          </w:divBdr>
          <w:divsChild>
            <w:div w:id="25910643">
              <w:marLeft w:val="0"/>
              <w:marRight w:val="0"/>
              <w:marTop w:val="0"/>
              <w:marBottom w:val="0"/>
              <w:divBdr>
                <w:top w:val="none" w:sz="0" w:space="0" w:color="auto"/>
                <w:left w:val="none" w:sz="0" w:space="0" w:color="auto"/>
                <w:bottom w:val="none" w:sz="0" w:space="0" w:color="auto"/>
                <w:right w:val="none" w:sz="0" w:space="0" w:color="auto"/>
              </w:divBdr>
            </w:div>
            <w:div w:id="87045499">
              <w:marLeft w:val="0"/>
              <w:marRight w:val="0"/>
              <w:marTop w:val="0"/>
              <w:marBottom w:val="0"/>
              <w:divBdr>
                <w:top w:val="none" w:sz="0" w:space="0" w:color="auto"/>
                <w:left w:val="none" w:sz="0" w:space="0" w:color="auto"/>
                <w:bottom w:val="none" w:sz="0" w:space="0" w:color="auto"/>
                <w:right w:val="none" w:sz="0" w:space="0" w:color="auto"/>
              </w:divBdr>
            </w:div>
            <w:div w:id="138159487">
              <w:marLeft w:val="0"/>
              <w:marRight w:val="0"/>
              <w:marTop w:val="0"/>
              <w:marBottom w:val="0"/>
              <w:divBdr>
                <w:top w:val="none" w:sz="0" w:space="0" w:color="auto"/>
                <w:left w:val="none" w:sz="0" w:space="0" w:color="auto"/>
                <w:bottom w:val="none" w:sz="0" w:space="0" w:color="auto"/>
                <w:right w:val="none" w:sz="0" w:space="0" w:color="auto"/>
              </w:divBdr>
            </w:div>
            <w:div w:id="1077824169">
              <w:marLeft w:val="0"/>
              <w:marRight w:val="0"/>
              <w:marTop w:val="0"/>
              <w:marBottom w:val="0"/>
              <w:divBdr>
                <w:top w:val="none" w:sz="0" w:space="0" w:color="auto"/>
                <w:left w:val="none" w:sz="0" w:space="0" w:color="auto"/>
                <w:bottom w:val="none" w:sz="0" w:space="0" w:color="auto"/>
                <w:right w:val="none" w:sz="0" w:space="0" w:color="auto"/>
              </w:divBdr>
            </w:div>
            <w:div w:id="1349478759">
              <w:marLeft w:val="0"/>
              <w:marRight w:val="0"/>
              <w:marTop w:val="0"/>
              <w:marBottom w:val="0"/>
              <w:divBdr>
                <w:top w:val="none" w:sz="0" w:space="0" w:color="auto"/>
                <w:left w:val="none" w:sz="0" w:space="0" w:color="auto"/>
                <w:bottom w:val="none" w:sz="0" w:space="0" w:color="auto"/>
                <w:right w:val="none" w:sz="0" w:space="0" w:color="auto"/>
              </w:divBdr>
            </w:div>
          </w:divsChild>
        </w:div>
        <w:div w:id="1033772694">
          <w:marLeft w:val="0"/>
          <w:marRight w:val="0"/>
          <w:marTop w:val="0"/>
          <w:marBottom w:val="0"/>
          <w:divBdr>
            <w:top w:val="none" w:sz="0" w:space="0" w:color="auto"/>
            <w:left w:val="none" w:sz="0" w:space="0" w:color="auto"/>
            <w:bottom w:val="none" w:sz="0" w:space="0" w:color="auto"/>
            <w:right w:val="none" w:sz="0" w:space="0" w:color="auto"/>
          </w:divBdr>
          <w:divsChild>
            <w:div w:id="1405371822">
              <w:marLeft w:val="0"/>
              <w:marRight w:val="0"/>
              <w:marTop w:val="0"/>
              <w:marBottom w:val="0"/>
              <w:divBdr>
                <w:top w:val="none" w:sz="0" w:space="0" w:color="auto"/>
                <w:left w:val="none" w:sz="0" w:space="0" w:color="auto"/>
                <w:bottom w:val="none" w:sz="0" w:space="0" w:color="auto"/>
                <w:right w:val="none" w:sz="0" w:space="0" w:color="auto"/>
              </w:divBdr>
            </w:div>
            <w:div w:id="1577402538">
              <w:marLeft w:val="0"/>
              <w:marRight w:val="0"/>
              <w:marTop w:val="0"/>
              <w:marBottom w:val="0"/>
              <w:divBdr>
                <w:top w:val="none" w:sz="0" w:space="0" w:color="auto"/>
                <w:left w:val="none" w:sz="0" w:space="0" w:color="auto"/>
                <w:bottom w:val="none" w:sz="0" w:space="0" w:color="auto"/>
                <w:right w:val="none" w:sz="0" w:space="0" w:color="auto"/>
              </w:divBdr>
            </w:div>
            <w:div w:id="1622612685">
              <w:marLeft w:val="0"/>
              <w:marRight w:val="0"/>
              <w:marTop w:val="0"/>
              <w:marBottom w:val="0"/>
              <w:divBdr>
                <w:top w:val="none" w:sz="0" w:space="0" w:color="auto"/>
                <w:left w:val="none" w:sz="0" w:space="0" w:color="auto"/>
                <w:bottom w:val="none" w:sz="0" w:space="0" w:color="auto"/>
                <w:right w:val="none" w:sz="0" w:space="0" w:color="auto"/>
              </w:divBdr>
            </w:div>
            <w:div w:id="2030981848">
              <w:marLeft w:val="0"/>
              <w:marRight w:val="0"/>
              <w:marTop w:val="0"/>
              <w:marBottom w:val="0"/>
              <w:divBdr>
                <w:top w:val="none" w:sz="0" w:space="0" w:color="auto"/>
                <w:left w:val="none" w:sz="0" w:space="0" w:color="auto"/>
                <w:bottom w:val="none" w:sz="0" w:space="0" w:color="auto"/>
                <w:right w:val="none" w:sz="0" w:space="0" w:color="auto"/>
              </w:divBdr>
            </w:div>
            <w:div w:id="2118058553">
              <w:marLeft w:val="0"/>
              <w:marRight w:val="0"/>
              <w:marTop w:val="0"/>
              <w:marBottom w:val="0"/>
              <w:divBdr>
                <w:top w:val="none" w:sz="0" w:space="0" w:color="auto"/>
                <w:left w:val="none" w:sz="0" w:space="0" w:color="auto"/>
                <w:bottom w:val="none" w:sz="0" w:space="0" w:color="auto"/>
                <w:right w:val="none" w:sz="0" w:space="0" w:color="auto"/>
              </w:divBdr>
            </w:div>
          </w:divsChild>
        </w:div>
        <w:div w:id="1057977941">
          <w:marLeft w:val="0"/>
          <w:marRight w:val="0"/>
          <w:marTop w:val="0"/>
          <w:marBottom w:val="0"/>
          <w:divBdr>
            <w:top w:val="none" w:sz="0" w:space="0" w:color="auto"/>
            <w:left w:val="none" w:sz="0" w:space="0" w:color="auto"/>
            <w:bottom w:val="none" w:sz="0" w:space="0" w:color="auto"/>
            <w:right w:val="none" w:sz="0" w:space="0" w:color="auto"/>
          </w:divBdr>
          <w:divsChild>
            <w:div w:id="1488014601">
              <w:marLeft w:val="0"/>
              <w:marRight w:val="0"/>
              <w:marTop w:val="0"/>
              <w:marBottom w:val="0"/>
              <w:divBdr>
                <w:top w:val="none" w:sz="0" w:space="0" w:color="auto"/>
                <w:left w:val="none" w:sz="0" w:space="0" w:color="auto"/>
                <w:bottom w:val="none" w:sz="0" w:space="0" w:color="auto"/>
                <w:right w:val="none" w:sz="0" w:space="0" w:color="auto"/>
              </w:divBdr>
            </w:div>
            <w:div w:id="1919516279">
              <w:marLeft w:val="0"/>
              <w:marRight w:val="0"/>
              <w:marTop w:val="0"/>
              <w:marBottom w:val="0"/>
              <w:divBdr>
                <w:top w:val="none" w:sz="0" w:space="0" w:color="auto"/>
                <w:left w:val="none" w:sz="0" w:space="0" w:color="auto"/>
                <w:bottom w:val="none" w:sz="0" w:space="0" w:color="auto"/>
                <w:right w:val="none" w:sz="0" w:space="0" w:color="auto"/>
              </w:divBdr>
            </w:div>
          </w:divsChild>
        </w:div>
        <w:div w:id="1314482145">
          <w:marLeft w:val="0"/>
          <w:marRight w:val="0"/>
          <w:marTop w:val="0"/>
          <w:marBottom w:val="0"/>
          <w:divBdr>
            <w:top w:val="none" w:sz="0" w:space="0" w:color="auto"/>
            <w:left w:val="none" w:sz="0" w:space="0" w:color="auto"/>
            <w:bottom w:val="none" w:sz="0" w:space="0" w:color="auto"/>
            <w:right w:val="none" w:sz="0" w:space="0" w:color="auto"/>
          </w:divBdr>
          <w:divsChild>
            <w:div w:id="1040400237">
              <w:marLeft w:val="0"/>
              <w:marRight w:val="0"/>
              <w:marTop w:val="0"/>
              <w:marBottom w:val="0"/>
              <w:divBdr>
                <w:top w:val="none" w:sz="0" w:space="0" w:color="auto"/>
                <w:left w:val="none" w:sz="0" w:space="0" w:color="auto"/>
                <w:bottom w:val="none" w:sz="0" w:space="0" w:color="auto"/>
                <w:right w:val="none" w:sz="0" w:space="0" w:color="auto"/>
              </w:divBdr>
            </w:div>
            <w:div w:id="1476337081">
              <w:marLeft w:val="0"/>
              <w:marRight w:val="0"/>
              <w:marTop w:val="0"/>
              <w:marBottom w:val="0"/>
              <w:divBdr>
                <w:top w:val="none" w:sz="0" w:space="0" w:color="auto"/>
                <w:left w:val="none" w:sz="0" w:space="0" w:color="auto"/>
                <w:bottom w:val="none" w:sz="0" w:space="0" w:color="auto"/>
                <w:right w:val="none" w:sz="0" w:space="0" w:color="auto"/>
              </w:divBdr>
            </w:div>
            <w:div w:id="1610043313">
              <w:marLeft w:val="0"/>
              <w:marRight w:val="0"/>
              <w:marTop w:val="0"/>
              <w:marBottom w:val="0"/>
              <w:divBdr>
                <w:top w:val="none" w:sz="0" w:space="0" w:color="auto"/>
                <w:left w:val="none" w:sz="0" w:space="0" w:color="auto"/>
                <w:bottom w:val="none" w:sz="0" w:space="0" w:color="auto"/>
                <w:right w:val="none" w:sz="0" w:space="0" w:color="auto"/>
              </w:divBdr>
            </w:div>
            <w:div w:id="1723626671">
              <w:marLeft w:val="0"/>
              <w:marRight w:val="0"/>
              <w:marTop w:val="0"/>
              <w:marBottom w:val="0"/>
              <w:divBdr>
                <w:top w:val="none" w:sz="0" w:space="0" w:color="auto"/>
                <w:left w:val="none" w:sz="0" w:space="0" w:color="auto"/>
                <w:bottom w:val="none" w:sz="0" w:space="0" w:color="auto"/>
                <w:right w:val="none" w:sz="0" w:space="0" w:color="auto"/>
              </w:divBdr>
            </w:div>
            <w:div w:id="2036037382">
              <w:marLeft w:val="0"/>
              <w:marRight w:val="0"/>
              <w:marTop w:val="0"/>
              <w:marBottom w:val="0"/>
              <w:divBdr>
                <w:top w:val="none" w:sz="0" w:space="0" w:color="auto"/>
                <w:left w:val="none" w:sz="0" w:space="0" w:color="auto"/>
                <w:bottom w:val="none" w:sz="0" w:space="0" w:color="auto"/>
                <w:right w:val="none" w:sz="0" w:space="0" w:color="auto"/>
              </w:divBdr>
            </w:div>
          </w:divsChild>
        </w:div>
        <w:div w:id="1341003504">
          <w:marLeft w:val="0"/>
          <w:marRight w:val="0"/>
          <w:marTop w:val="0"/>
          <w:marBottom w:val="0"/>
          <w:divBdr>
            <w:top w:val="none" w:sz="0" w:space="0" w:color="auto"/>
            <w:left w:val="none" w:sz="0" w:space="0" w:color="auto"/>
            <w:bottom w:val="none" w:sz="0" w:space="0" w:color="auto"/>
            <w:right w:val="none" w:sz="0" w:space="0" w:color="auto"/>
          </w:divBdr>
          <w:divsChild>
            <w:div w:id="1780055036">
              <w:marLeft w:val="0"/>
              <w:marRight w:val="0"/>
              <w:marTop w:val="0"/>
              <w:marBottom w:val="0"/>
              <w:divBdr>
                <w:top w:val="none" w:sz="0" w:space="0" w:color="auto"/>
                <w:left w:val="none" w:sz="0" w:space="0" w:color="auto"/>
                <w:bottom w:val="none" w:sz="0" w:space="0" w:color="auto"/>
                <w:right w:val="none" w:sz="0" w:space="0" w:color="auto"/>
              </w:divBdr>
            </w:div>
            <w:div w:id="1976834252">
              <w:marLeft w:val="0"/>
              <w:marRight w:val="0"/>
              <w:marTop w:val="0"/>
              <w:marBottom w:val="0"/>
              <w:divBdr>
                <w:top w:val="none" w:sz="0" w:space="0" w:color="auto"/>
                <w:left w:val="none" w:sz="0" w:space="0" w:color="auto"/>
                <w:bottom w:val="none" w:sz="0" w:space="0" w:color="auto"/>
                <w:right w:val="none" w:sz="0" w:space="0" w:color="auto"/>
              </w:divBdr>
            </w:div>
          </w:divsChild>
        </w:div>
        <w:div w:id="1457875254">
          <w:marLeft w:val="0"/>
          <w:marRight w:val="0"/>
          <w:marTop w:val="0"/>
          <w:marBottom w:val="0"/>
          <w:divBdr>
            <w:top w:val="none" w:sz="0" w:space="0" w:color="auto"/>
            <w:left w:val="none" w:sz="0" w:space="0" w:color="auto"/>
            <w:bottom w:val="none" w:sz="0" w:space="0" w:color="auto"/>
            <w:right w:val="none" w:sz="0" w:space="0" w:color="auto"/>
          </w:divBdr>
          <w:divsChild>
            <w:div w:id="1736857481">
              <w:marLeft w:val="0"/>
              <w:marRight w:val="0"/>
              <w:marTop w:val="0"/>
              <w:marBottom w:val="0"/>
              <w:divBdr>
                <w:top w:val="none" w:sz="0" w:space="0" w:color="auto"/>
                <w:left w:val="none" w:sz="0" w:space="0" w:color="auto"/>
                <w:bottom w:val="none" w:sz="0" w:space="0" w:color="auto"/>
                <w:right w:val="none" w:sz="0" w:space="0" w:color="auto"/>
              </w:divBdr>
            </w:div>
            <w:div w:id="1750081945">
              <w:marLeft w:val="0"/>
              <w:marRight w:val="0"/>
              <w:marTop w:val="0"/>
              <w:marBottom w:val="0"/>
              <w:divBdr>
                <w:top w:val="none" w:sz="0" w:space="0" w:color="auto"/>
                <w:left w:val="none" w:sz="0" w:space="0" w:color="auto"/>
                <w:bottom w:val="none" w:sz="0" w:space="0" w:color="auto"/>
                <w:right w:val="none" w:sz="0" w:space="0" w:color="auto"/>
              </w:divBdr>
            </w:div>
            <w:div w:id="2031638531">
              <w:marLeft w:val="0"/>
              <w:marRight w:val="0"/>
              <w:marTop w:val="0"/>
              <w:marBottom w:val="0"/>
              <w:divBdr>
                <w:top w:val="none" w:sz="0" w:space="0" w:color="auto"/>
                <w:left w:val="none" w:sz="0" w:space="0" w:color="auto"/>
                <w:bottom w:val="none" w:sz="0" w:space="0" w:color="auto"/>
                <w:right w:val="none" w:sz="0" w:space="0" w:color="auto"/>
              </w:divBdr>
            </w:div>
            <w:div w:id="2088139995">
              <w:marLeft w:val="0"/>
              <w:marRight w:val="0"/>
              <w:marTop w:val="0"/>
              <w:marBottom w:val="0"/>
              <w:divBdr>
                <w:top w:val="none" w:sz="0" w:space="0" w:color="auto"/>
                <w:left w:val="none" w:sz="0" w:space="0" w:color="auto"/>
                <w:bottom w:val="none" w:sz="0" w:space="0" w:color="auto"/>
                <w:right w:val="none" w:sz="0" w:space="0" w:color="auto"/>
              </w:divBdr>
            </w:div>
            <w:div w:id="2132160548">
              <w:marLeft w:val="0"/>
              <w:marRight w:val="0"/>
              <w:marTop w:val="0"/>
              <w:marBottom w:val="0"/>
              <w:divBdr>
                <w:top w:val="none" w:sz="0" w:space="0" w:color="auto"/>
                <w:left w:val="none" w:sz="0" w:space="0" w:color="auto"/>
                <w:bottom w:val="none" w:sz="0" w:space="0" w:color="auto"/>
                <w:right w:val="none" w:sz="0" w:space="0" w:color="auto"/>
              </w:divBdr>
            </w:div>
          </w:divsChild>
        </w:div>
        <w:div w:id="1572884048">
          <w:marLeft w:val="0"/>
          <w:marRight w:val="0"/>
          <w:marTop w:val="0"/>
          <w:marBottom w:val="0"/>
          <w:divBdr>
            <w:top w:val="none" w:sz="0" w:space="0" w:color="auto"/>
            <w:left w:val="none" w:sz="0" w:space="0" w:color="auto"/>
            <w:bottom w:val="none" w:sz="0" w:space="0" w:color="auto"/>
            <w:right w:val="none" w:sz="0" w:space="0" w:color="auto"/>
          </w:divBdr>
          <w:divsChild>
            <w:div w:id="511914202">
              <w:marLeft w:val="0"/>
              <w:marRight w:val="0"/>
              <w:marTop w:val="0"/>
              <w:marBottom w:val="0"/>
              <w:divBdr>
                <w:top w:val="none" w:sz="0" w:space="0" w:color="auto"/>
                <w:left w:val="none" w:sz="0" w:space="0" w:color="auto"/>
                <w:bottom w:val="none" w:sz="0" w:space="0" w:color="auto"/>
                <w:right w:val="none" w:sz="0" w:space="0" w:color="auto"/>
              </w:divBdr>
            </w:div>
            <w:div w:id="1155033191">
              <w:marLeft w:val="0"/>
              <w:marRight w:val="0"/>
              <w:marTop w:val="0"/>
              <w:marBottom w:val="0"/>
              <w:divBdr>
                <w:top w:val="none" w:sz="0" w:space="0" w:color="auto"/>
                <w:left w:val="none" w:sz="0" w:space="0" w:color="auto"/>
                <w:bottom w:val="none" w:sz="0" w:space="0" w:color="auto"/>
                <w:right w:val="none" w:sz="0" w:space="0" w:color="auto"/>
              </w:divBdr>
            </w:div>
            <w:div w:id="1310089523">
              <w:marLeft w:val="0"/>
              <w:marRight w:val="0"/>
              <w:marTop w:val="0"/>
              <w:marBottom w:val="0"/>
              <w:divBdr>
                <w:top w:val="none" w:sz="0" w:space="0" w:color="auto"/>
                <w:left w:val="none" w:sz="0" w:space="0" w:color="auto"/>
                <w:bottom w:val="none" w:sz="0" w:space="0" w:color="auto"/>
                <w:right w:val="none" w:sz="0" w:space="0" w:color="auto"/>
              </w:divBdr>
            </w:div>
            <w:div w:id="1395276948">
              <w:marLeft w:val="0"/>
              <w:marRight w:val="0"/>
              <w:marTop w:val="0"/>
              <w:marBottom w:val="0"/>
              <w:divBdr>
                <w:top w:val="none" w:sz="0" w:space="0" w:color="auto"/>
                <w:left w:val="none" w:sz="0" w:space="0" w:color="auto"/>
                <w:bottom w:val="none" w:sz="0" w:space="0" w:color="auto"/>
                <w:right w:val="none" w:sz="0" w:space="0" w:color="auto"/>
              </w:divBdr>
            </w:div>
          </w:divsChild>
        </w:div>
        <w:div w:id="1634631416">
          <w:marLeft w:val="0"/>
          <w:marRight w:val="0"/>
          <w:marTop w:val="0"/>
          <w:marBottom w:val="0"/>
          <w:divBdr>
            <w:top w:val="none" w:sz="0" w:space="0" w:color="auto"/>
            <w:left w:val="none" w:sz="0" w:space="0" w:color="auto"/>
            <w:bottom w:val="none" w:sz="0" w:space="0" w:color="auto"/>
            <w:right w:val="none" w:sz="0" w:space="0" w:color="auto"/>
          </w:divBdr>
          <w:divsChild>
            <w:div w:id="1252931767">
              <w:marLeft w:val="0"/>
              <w:marRight w:val="0"/>
              <w:marTop w:val="0"/>
              <w:marBottom w:val="0"/>
              <w:divBdr>
                <w:top w:val="none" w:sz="0" w:space="0" w:color="auto"/>
                <w:left w:val="none" w:sz="0" w:space="0" w:color="auto"/>
                <w:bottom w:val="none" w:sz="0" w:space="0" w:color="auto"/>
                <w:right w:val="none" w:sz="0" w:space="0" w:color="auto"/>
              </w:divBdr>
            </w:div>
          </w:divsChild>
        </w:div>
        <w:div w:id="2125345471">
          <w:marLeft w:val="0"/>
          <w:marRight w:val="0"/>
          <w:marTop w:val="0"/>
          <w:marBottom w:val="0"/>
          <w:divBdr>
            <w:top w:val="none" w:sz="0" w:space="0" w:color="auto"/>
            <w:left w:val="none" w:sz="0" w:space="0" w:color="auto"/>
            <w:bottom w:val="none" w:sz="0" w:space="0" w:color="auto"/>
            <w:right w:val="none" w:sz="0" w:space="0" w:color="auto"/>
          </w:divBdr>
          <w:divsChild>
            <w:div w:id="864564359">
              <w:marLeft w:val="0"/>
              <w:marRight w:val="0"/>
              <w:marTop w:val="0"/>
              <w:marBottom w:val="0"/>
              <w:divBdr>
                <w:top w:val="none" w:sz="0" w:space="0" w:color="auto"/>
                <w:left w:val="none" w:sz="0" w:space="0" w:color="auto"/>
                <w:bottom w:val="none" w:sz="0" w:space="0" w:color="auto"/>
                <w:right w:val="none" w:sz="0" w:space="0" w:color="auto"/>
              </w:divBdr>
            </w:div>
            <w:div w:id="865607244">
              <w:marLeft w:val="0"/>
              <w:marRight w:val="0"/>
              <w:marTop w:val="0"/>
              <w:marBottom w:val="0"/>
              <w:divBdr>
                <w:top w:val="none" w:sz="0" w:space="0" w:color="auto"/>
                <w:left w:val="none" w:sz="0" w:space="0" w:color="auto"/>
                <w:bottom w:val="none" w:sz="0" w:space="0" w:color="auto"/>
                <w:right w:val="none" w:sz="0" w:space="0" w:color="auto"/>
              </w:divBdr>
            </w:div>
            <w:div w:id="15327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18949">
      <w:bodyDiv w:val="1"/>
      <w:marLeft w:val="0"/>
      <w:marRight w:val="0"/>
      <w:marTop w:val="0"/>
      <w:marBottom w:val="0"/>
      <w:divBdr>
        <w:top w:val="none" w:sz="0" w:space="0" w:color="auto"/>
        <w:left w:val="none" w:sz="0" w:space="0" w:color="auto"/>
        <w:bottom w:val="none" w:sz="0" w:space="0" w:color="auto"/>
        <w:right w:val="none" w:sz="0" w:space="0" w:color="auto"/>
      </w:divBdr>
    </w:div>
    <w:div w:id="1931771043">
      <w:bodyDiv w:val="1"/>
      <w:marLeft w:val="0"/>
      <w:marRight w:val="0"/>
      <w:marTop w:val="0"/>
      <w:marBottom w:val="0"/>
      <w:divBdr>
        <w:top w:val="none" w:sz="0" w:space="0" w:color="auto"/>
        <w:left w:val="none" w:sz="0" w:space="0" w:color="auto"/>
        <w:bottom w:val="none" w:sz="0" w:space="0" w:color="auto"/>
        <w:right w:val="none" w:sz="0" w:space="0" w:color="auto"/>
      </w:divBdr>
      <w:divsChild>
        <w:div w:id="656613781">
          <w:marLeft w:val="0"/>
          <w:marRight w:val="0"/>
          <w:marTop w:val="0"/>
          <w:marBottom w:val="0"/>
          <w:divBdr>
            <w:top w:val="none" w:sz="0" w:space="0" w:color="auto"/>
            <w:left w:val="none" w:sz="0" w:space="0" w:color="auto"/>
            <w:bottom w:val="none" w:sz="0" w:space="0" w:color="auto"/>
            <w:right w:val="none" w:sz="0" w:space="0" w:color="auto"/>
          </w:divBdr>
          <w:divsChild>
            <w:div w:id="289363623">
              <w:marLeft w:val="0"/>
              <w:marRight w:val="0"/>
              <w:marTop w:val="0"/>
              <w:marBottom w:val="0"/>
              <w:divBdr>
                <w:top w:val="none" w:sz="0" w:space="0" w:color="auto"/>
                <w:left w:val="none" w:sz="0" w:space="0" w:color="auto"/>
                <w:bottom w:val="none" w:sz="0" w:space="0" w:color="auto"/>
                <w:right w:val="none" w:sz="0" w:space="0" w:color="auto"/>
              </w:divBdr>
            </w:div>
            <w:div w:id="397437443">
              <w:marLeft w:val="0"/>
              <w:marRight w:val="0"/>
              <w:marTop w:val="0"/>
              <w:marBottom w:val="0"/>
              <w:divBdr>
                <w:top w:val="none" w:sz="0" w:space="0" w:color="auto"/>
                <w:left w:val="none" w:sz="0" w:space="0" w:color="auto"/>
                <w:bottom w:val="none" w:sz="0" w:space="0" w:color="auto"/>
                <w:right w:val="none" w:sz="0" w:space="0" w:color="auto"/>
              </w:divBdr>
            </w:div>
            <w:div w:id="1167672007">
              <w:marLeft w:val="0"/>
              <w:marRight w:val="0"/>
              <w:marTop w:val="0"/>
              <w:marBottom w:val="0"/>
              <w:divBdr>
                <w:top w:val="none" w:sz="0" w:space="0" w:color="auto"/>
                <w:left w:val="none" w:sz="0" w:space="0" w:color="auto"/>
                <w:bottom w:val="none" w:sz="0" w:space="0" w:color="auto"/>
                <w:right w:val="none" w:sz="0" w:space="0" w:color="auto"/>
              </w:divBdr>
            </w:div>
            <w:div w:id="1834638791">
              <w:marLeft w:val="0"/>
              <w:marRight w:val="0"/>
              <w:marTop w:val="0"/>
              <w:marBottom w:val="0"/>
              <w:divBdr>
                <w:top w:val="none" w:sz="0" w:space="0" w:color="auto"/>
                <w:left w:val="none" w:sz="0" w:space="0" w:color="auto"/>
                <w:bottom w:val="none" w:sz="0" w:space="0" w:color="auto"/>
                <w:right w:val="none" w:sz="0" w:space="0" w:color="auto"/>
              </w:divBdr>
            </w:div>
          </w:divsChild>
        </w:div>
        <w:div w:id="730078393">
          <w:marLeft w:val="0"/>
          <w:marRight w:val="0"/>
          <w:marTop w:val="0"/>
          <w:marBottom w:val="0"/>
          <w:divBdr>
            <w:top w:val="none" w:sz="0" w:space="0" w:color="auto"/>
            <w:left w:val="none" w:sz="0" w:space="0" w:color="auto"/>
            <w:bottom w:val="none" w:sz="0" w:space="0" w:color="auto"/>
            <w:right w:val="none" w:sz="0" w:space="0" w:color="auto"/>
          </w:divBdr>
          <w:divsChild>
            <w:div w:id="449130145">
              <w:marLeft w:val="0"/>
              <w:marRight w:val="0"/>
              <w:marTop w:val="0"/>
              <w:marBottom w:val="0"/>
              <w:divBdr>
                <w:top w:val="none" w:sz="0" w:space="0" w:color="auto"/>
                <w:left w:val="none" w:sz="0" w:space="0" w:color="auto"/>
                <w:bottom w:val="none" w:sz="0" w:space="0" w:color="auto"/>
                <w:right w:val="none" w:sz="0" w:space="0" w:color="auto"/>
              </w:divBdr>
            </w:div>
            <w:div w:id="1633058209">
              <w:marLeft w:val="0"/>
              <w:marRight w:val="0"/>
              <w:marTop w:val="0"/>
              <w:marBottom w:val="0"/>
              <w:divBdr>
                <w:top w:val="none" w:sz="0" w:space="0" w:color="auto"/>
                <w:left w:val="none" w:sz="0" w:space="0" w:color="auto"/>
                <w:bottom w:val="none" w:sz="0" w:space="0" w:color="auto"/>
                <w:right w:val="none" w:sz="0" w:space="0" w:color="auto"/>
              </w:divBdr>
            </w:div>
          </w:divsChild>
        </w:div>
        <w:div w:id="830367200">
          <w:marLeft w:val="0"/>
          <w:marRight w:val="0"/>
          <w:marTop w:val="0"/>
          <w:marBottom w:val="0"/>
          <w:divBdr>
            <w:top w:val="none" w:sz="0" w:space="0" w:color="auto"/>
            <w:left w:val="none" w:sz="0" w:space="0" w:color="auto"/>
            <w:bottom w:val="none" w:sz="0" w:space="0" w:color="auto"/>
            <w:right w:val="none" w:sz="0" w:space="0" w:color="auto"/>
          </w:divBdr>
          <w:divsChild>
            <w:div w:id="684869445">
              <w:marLeft w:val="0"/>
              <w:marRight w:val="0"/>
              <w:marTop w:val="0"/>
              <w:marBottom w:val="0"/>
              <w:divBdr>
                <w:top w:val="none" w:sz="0" w:space="0" w:color="auto"/>
                <w:left w:val="none" w:sz="0" w:space="0" w:color="auto"/>
                <w:bottom w:val="none" w:sz="0" w:space="0" w:color="auto"/>
                <w:right w:val="none" w:sz="0" w:space="0" w:color="auto"/>
              </w:divBdr>
            </w:div>
            <w:div w:id="1411927239">
              <w:marLeft w:val="0"/>
              <w:marRight w:val="0"/>
              <w:marTop w:val="0"/>
              <w:marBottom w:val="0"/>
              <w:divBdr>
                <w:top w:val="none" w:sz="0" w:space="0" w:color="auto"/>
                <w:left w:val="none" w:sz="0" w:space="0" w:color="auto"/>
                <w:bottom w:val="none" w:sz="0" w:space="0" w:color="auto"/>
                <w:right w:val="none" w:sz="0" w:space="0" w:color="auto"/>
              </w:divBdr>
            </w:div>
            <w:div w:id="1687518665">
              <w:marLeft w:val="0"/>
              <w:marRight w:val="0"/>
              <w:marTop w:val="0"/>
              <w:marBottom w:val="0"/>
              <w:divBdr>
                <w:top w:val="none" w:sz="0" w:space="0" w:color="auto"/>
                <w:left w:val="none" w:sz="0" w:space="0" w:color="auto"/>
                <w:bottom w:val="none" w:sz="0" w:space="0" w:color="auto"/>
                <w:right w:val="none" w:sz="0" w:space="0" w:color="auto"/>
              </w:divBdr>
            </w:div>
            <w:div w:id="1836333966">
              <w:marLeft w:val="0"/>
              <w:marRight w:val="0"/>
              <w:marTop w:val="0"/>
              <w:marBottom w:val="0"/>
              <w:divBdr>
                <w:top w:val="none" w:sz="0" w:space="0" w:color="auto"/>
                <w:left w:val="none" w:sz="0" w:space="0" w:color="auto"/>
                <w:bottom w:val="none" w:sz="0" w:space="0" w:color="auto"/>
                <w:right w:val="none" w:sz="0" w:space="0" w:color="auto"/>
              </w:divBdr>
            </w:div>
          </w:divsChild>
        </w:div>
        <w:div w:id="1435517529">
          <w:marLeft w:val="0"/>
          <w:marRight w:val="0"/>
          <w:marTop w:val="0"/>
          <w:marBottom w:val="0"/>
          <w:divBdr>
            <w:top w:val="none" w:sz="0" w:space="0" w:color="auto"/>
            <w:left w:val="none" w:sz="0" w:space="0" w:color="auto"/>
            <w:bottom w:val="none" w:sz="0" w:space="0" w:color="auto"/>
            <w:right w:val="none" w:sz="0" w:space="0" w:color="auto"/>
          </w:divBdr>
          <w:divsChild>
            <w:div w:id="635765098">
              <w:marLeft w:val="0"/>
              <w:marRight w:val="0"/>
              <w:marTop w:val="0"/>
              <w:marBottom w:val="0"/>
              <w:divBdr>
                <w:top w:val="none" w:sz="0" w:space="0" w:color="auto"/>
                <w:left w:val="none" w:sz="0" w:space="0" w:color="auto"/>
                <w:bottom w:val="none" w:sz="0" w:space="0" w:color="auto"/>
                <w:right w:val="none" w:sz="0" w:space="0" w:color="auto"/>
              </w:divBdr>
            </w:div>
            <w:div w:id="710769005">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653098783">
              <w:marLeft w:val="0"/>
              <w:marRight w:val="0"/>
              <w:marTop w:val="0"/>
              <w:marBottom w:val="0"/>
              <w:divBdr>
                <w:top w:val="none" w:sz="0" w:space="0" w:color="auto"/>
                <w:left w:val="none" w:sz="0" w:space="0" w:color="auto"/>
                <w:bottom w:val="none" w:sz="0" w:space="0" w:color="auto"/>
                <w:right w:val="none" w:sz="0" w:space="0" w:color="auto"/>
              </w:divBdr>
            </w:div>
          </w:divsChild>
        </w:div>
        <w:div w:id="2089688933">
          <w:marLeft w:val="0"/>
          <w:marRight w:val="0"/>
          <w:marTop w:val="0"/>
          <w:marBottom w:val="0"/>
          <w:divBdr>
            <w:top w:val="none" w:sz="0" w:space="0" w:color="auto"/>
            <w:left w:val="none" w:sz="0" w:space="0" w:color="auto"/>
            <w:bottom w:val="none" w:sz="0" w:space="0" w:color="auto"/>
            <w:right w:val="none" w:sz="0" w:space="0" w:color="auto"/>
          </w:divBdr>
          <w:divsChild>
            <w:div w:id="402920646">
              <w:marLeft w:val="0"/>
              <w:marRight w:val="0"/>
              <w:marTop w:val="0"/>
              <w:marBottom w:val="0"/>
              <w:divBdr>
                <w:top w:val="none" w:sz="0" w:space="0" w:color="auto"/>
                <w:left w:val="none" w:sz="0" w:space="0" w:color="auto"/>
                <w:bottom w:val="none" w:sz="0" w:space="0" w:color="auto"/>
                <w:right w:val="none" w:sz="0" w:space="0" w:color="auto"/>
              </w:divBdr>
            </w:div>
            <w:div w:id="519274092">
              <w:marLeft w:val="0"/>
              <w:marRight w:val="0"/>
              <w:marTop w:val="0"/>
              <w:marBottom w:val="0"/>
              <w:divBdr>
                <w:top w:val="none" w:sz="0" w:space="0" w:color="auto"/>
                <w:left w:val="none" w:sz="0" w:space="0" w:color="auto"/>
                <w:bottom w:val="none" w:sz="0" w:space="0" w:color="auto"/>
                <w:right w:val="none" w:sz="0" w:space="0" w:color="auto"/>
              </w:divBdr>
            </w:div>
            <w:div w:id="724256924">
              <w:marLeft w:val="0"/>
              <w:marRight w:val="0"/>
              <w:marTop w:val="0"/>
              <w:marBottom w:val="0"/>
              <w:divBdr>
                <w:top w:val="none" w:sz="0" w:space="0" w:color="auto"/>
                <w:left w:val="none" w:sz="0" w:space="0" w:color="auto"/>
                <w:bottom w:val="none" w:sz="0" w:space="0" w:color="auto"/>
                <w:right w:val="none" w:sz="0" w:space="0" w:color="auto"/>
              </w:divBdr>
            </w:div>
            <w:div w:id="8718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694">
      <w:bodyDiv w:val="1"/>
      <w:marLeft w:val="0"/>
      <w:marRight w:val="0"/>
      <w:marTop w:val="0"/>
      <w:marBottom w:val="0"/>
      <w:divBdr>
        <w:top w:val="none" w:sz="0" w:space="0" w:color="auto"/>
        <w:left w:val="none" w:sz="0" w:space="0" w:color="auto"/>
        <w:bottom w:val="none" w:sz="0" w:space="0" w:color="auto"/>
        <w:right w:val="none" w:sz="0" w:space="0" w:color="auto"/>
      </w:divBdr>
      <w:divsChild>
        <w:div w:id="160968725">
          <w:marLeft w:val="0"/>
          <w:marRight w:val="0"/>
          <w:marTop w:val="0"/>
          <w:marBottom w:val="0"/>
          <w:divBdr>
            <w:top w:val="none" w:sz="0" w:space="0" w:color="auto"/>
            <w:left w:val="none" w:sz="0" w:space="0" w:color="auto"/>
            <w:bottom w:val="none" w:sz="0" w:space="0" w:color="auto"/>
            <w:right w:val="none" w:sz="0" w:space="0" w:color="auto"/>
          </w:divBdr>
        </w:div>
        <w:div w:id="250045975">
          <w:marLeft w:val="0"/>
          <w:marRight w:val="0"/>
          <w:marTop w:val="0"/>
          <w:marBottom w:val="0"/>
          <w:divBdr>
            <w:top w:val="none" w:sz="0" w:space="0" w:color="auto"/>
            <w:left w:val="none" w:sz="0" w:space="0" w:color="auto"/>
            <w:bottom w:val="none" w:sz="0" w:space="0" w:color="auto"/>
            <w:right w:val="none" w:sz="0" w:space="0" w:color="auto"/>
          </w:divBdr>
        </w:div>
        <w:div w:id="545803308">
          <w:marLeft w:val="0"/>
          <w:marRight w:val="0"/>
          <w:marTop w:val="0"/>
          <w:marBottom w:val="0"/>
          <w:divBdr>
            <w:top w:val="none" w:sz="0" w:space="0" w:color="auto"/>
            <w:left w:val="none" w:sz="0" w:space="0" w:color="auto"/>
            <w:bottom w:val="none" w:sz="0" w:space="0" w:color="auto"/>
            <w:right w:val="none" w:sz="0" w:space="0" w:color="auto"/>
          </w:divBdr>
        </w:div>
        <w:div w:id="592402277">
          <w:marLeft w:val="0"/>
          <w:marRight w:val="0"/>
          <w:marTop w:val="0"/>
          <w:marBottom w:val="0"/>
          <w:divBdr>
            <w:top w:val="none" w:sz="0" w:space="0" w:color="auto"/>
            <w:left w:val="none" w:sz="0" w:space="0" w:color="auto"/>
            <w:bottom w:val="none" w:sz="0" w:space="0" w:color="auto"/>
            <w:right w:val="none" w:sz="0" w:space="0" w:color="auto"/>
          </w:divBdr>
        </w:div>
        <w:div w:id="686491221">
          <w:marLeft w:val="0"/>
          <w:marRight w:val="0"/>
          <w:marTop w:val="0"/>
          <w:marBottom w:val="0"/>
          <w:divBdr>
            <w:top w:val="none" w:sz="0" w:space="0" w:color="auto"/>
            <w:left w:val="none" w:sz="0" w:space="0" w:color="auto"/>
            <w:bottom w:val="none" w:sz="0" w:space="0" w:color="auto"/>
            <w:right w:val="none" w:sz="0" w:space="0" w:color="auto"/>
          </w:divBdr>
        </w:div>
        <w:div w:id="1198153614">
          <w:marLeft w:val="0"/>
          <w:marRight w:val="0"/>
          <w:marTop w:val="0"/>
          <w:marBottom w:val="0"/>
          <w:divBdr>
            <w:top w:val="none" w:sz="0" w:space="0" w:color="auto"/>
            <w:left w:val="none" w:sz="0" w:space="0" w:color="auto"/>
            <w:bottom w:val="none" w:sz="0" w:space="0" w:color="auto"/>
            <w:right w:val="none" w:sz="0" w:space="0" w:color="auto"/>
          </w:divBdr>
        </w:div>
        <w:div w:id="1221404779">
          <w:marLeft w:val="0"/>
          <w:marRight w:val="0"/>
          <w:marTop w:val="0"/>
          <w:marBottom w:val="0"/>
          <w:divBdr>
            <w:top w:val="none" w:sz="0" w:space="0" w:color="auto"/>
            <w:left w:val="none" w:sz="0" w:space="0" w:color="auto"/>
            <w:bottom w:val="none" w:sz="0" w:space="0" w:color="auto"/>
            <w:right w:val="none" w:sz="0" w:space="0" w:color="auto"/>
          </w:divBdr>
        </w:div>
        <w:div w:id="1465081959">
          <w:marLeft w:val="0"/>
          <w:marRight w:val="0"/>
          <w:marTop w:val="0"/>
          <w:marBottom w:val="0"/>
          <w:divBdr>
            <w:top w:val="none" w:sz="0" w:space="0" w:color="auto"/>
            <w:left w:val="none" w:sz="0" w:space="0" w:color="auto"/>
            <w:bottom w:val="none" w:sz="0" w:space="0" w:color="auto"/>
            <w:right w:val="none" w:sz="0" w:space="0" w:color="auto"/>
          </w:divBdr>
        </w:div>
        <w:div w:id="1473643367">
          <w:marLeft w:val="0"/>
          <w:marRight w:val="0"/>
          <w:marTop w:val="0"/>
          <w:marBottom w:val="0"/>
          <w:divBdr>
            <w:top w:val="none" w:sz="0" w:space="0" w:color="auto"/>
            <w:left w:val="none" w:sz="0" w:space="0" w:color="auto"/>
            <w:bottom w:val="none" w:sz="0" w:space="0" w:color="auto"/>
            <w:right w:val="none" w:sz="0" w:space="0" w:color="auto"/>
          </w:divBdr>
        </w:div>
        <w:div w:id="1591743715">
          <w:marLeft w:val="0"/>
          <w:marRight w:val="0"/>
          <w:marTop w:val="0"/>
          <w:marBottom w:val="0"/>
          <w:divBdr>
            <w:top w:val="none" w:sz="0" w:space="0" w:color="auto"/>
            <w:left w:val="none" w:sz="0" w:space="0" w:color="auto"/>
            <w:bottom w:val="none" w:sz="0" w:space="0" w:color="auto"/>
            <w:right w:val="none" w:sz="0" w:space="0" w:color="auto"/>
          </w:divBdr>
        </w:div>
        <w:div w:id="1664813010">
          <w:marLeft w:val="0"/>
          <w:marRight w:val="0"/>
          <w:marTop w:val="0"/>
          <w:marBottom w:val="0"/>
          <w:divBdr>
            <w:top w:val="none" w:sz="0" w:space="0" w:color="auto"/>
            <w:left w:val="none" w:sz="0" w:space="0" w:color="auto"/>
            <w:bottom w:val="none" w:sz="0" w:space="0" w:color="auto"/>
            <w:right w:val="none" w:sz="0" w:space="0" w:color="auto"/>
          </w:divBdr>
        </w:div>
      </w:divsChild>
    </w:div>
    <w:div w:id="2005081755">
      <w:bodyDiv w:val="1"/>
      <w:marLeft w:val="0"/>
      <w:marRight w:val="0"/>
      <w:marTop w:val="0"/>
      <w:marBottom w:val="0"/>
      <w:divBdr>
        <w:top w:val="none" w:sz="0" w:space="0" w:color="auto"/>
        <w:left w:val="none" w:sz="0" w:space="0" w:color="auto"/>
        <w:bottom w:val="none" w:sz="0" w:space="0" w:color="auto"/>
        <w:right w:val="none" w:sz="0" w:space="0" w:color="auto"/>
      </w:divBdr>
    </w:div>
    <w:div w:id="2023042316">
      <w:bodyDiv w:val="1"/>
      <w:marLeft w:val="0"/>
      <w:marRight w:val="0"/>
      <w:marTop w:val="0"/>
      <w:marBottom w:val="0"/>
      <w:divBdr>
        <w:top w:val="none" w:sz="0" w:space="0" w:color="auto"/>
        <w:left w:val="none" w:sz="0" w:space="0" w:color="auto"/>
        <w:bottom w:val="none" w:sz="0" w:space="0" w:color="auto"/>
        <w:right w:val="none" w:sz="0" w:space="0" w:color="auto"/>
      </w:divBdr>
    </w:div>
    <w:div w:id="2077580355">
      <w:bodyDiv w:val="1"/>
      <w:marLeft w:val="0"/>
      <w:marRight w:val="0"/>
      <w:marTop w:val="0"/>
      <w:marBottom w:val="0"/>
      <w:divBdr>
        <w:top w:val="none" w:sz="0" w:space="0" w:color="auto"/>
        <w:left w:val="none" w:sz="0" w:space="0" w:color="auto"/>
        <w:bottom w:val="none" w:sz="0" w:space="0" w:color="auto"/>
        <w:right w:val="none" w:sz="0" w:space="0" w:color="auto"/>
      </w:divBdr>
    </w:div>
    <w:div w:id="2121491205">
      <w:bodyDiv w:val="1"/>
      <w:marLeft w:val="0"/>
      <w:marRight w:val="0"/>
      <w:marTop w:val="0"/>
      <w:marBottom w:val="0"/>
      <w:divBdr>
        <w:top w:val="none" w:sz="0" w:space="0" w:color="auto"/>
        <w:left w:val="none" w:sz="0" w:space="0" w:color="auto"/>
        <w:bottom w:val="none" w:sz="0" w:space="0" w:color="auto"/>
        <w:right w:val="none" w:sz="0" w:space="0" w:color="auto"/>
      </w:divBdr>
      <w:divsChild>
        <w:div w:id="810170035">
          <w:marLeft w:val="0"/>
          <w:marRight w:val="0"/>
          <w:marTop w:val="0"/>
          <w:marBottom w:val="0"/>
          <w:divBdr>
            <w:top w:val="none" w:sz="0" w:space="0" w:color="auto"/>
            <w:left w:val="none" w:sz="0" w:space="0" w:color="auto"/>
            <w:bottom w:val="none" w:sz="0" w:space="0" w:color="auto"/>
            <w:right w:val="none" w:sz="0" w:space="0" w:color="auto"/>
          </w:divBdr>
          <w:divsChild>
            <w:div w:id="341206419">
              <w:marLeft w:val="0"/>
              <w:marRight w:val="0"/>
              <w:marTop w:val="0"/>
              <w:marBottom w:val="0"/>
              <w:divBdr>
                <w:top w:val="none" w:sz="0" w:space="0" w:color="auto"/>
                <w:left w:val="none" w:sz="0" w:space="0" w:color="auto"/>
                <w:bottom w:val="none" w:sz="0" w:space="0" w:color="auto"/>
                <w:right w:val="none" w:sz="0" w:space="0" w:color="auto"/>
              </w:divBdr>
            </w:div>
            <w:div w:id="537206263">
              <w:marLeft w:val="0"/>
              <w:marRight w:val="0"/>
              <w:marTop w:val="0"/>
              <w:marBottom w:val="0"/>
              <w:divBdr>
                <w:top w:val="none" w:sz="0" w:space="0" w:color="auto"/>
                <w:left w:val="none" w:sz="0" w:space="0" w:color="auto"/>
                <w:bottom w:val="none" w:sz="0" w:space="0" w:color="auto"/>
                <w:right w:val="none" w:sz="0" w:space="0" w:color="auto"/>
              </w:divBdr>
            </w:div>
            <w:div w:id="1153176025">
              <w:marLeft w:val="0"/>
              <w:marRight w:val="0"/>
              <w:marTop w:val="0"/>
              <w:marBottom w:val="0"/>
              <w:divBdr>
                <w:top w:val="none" w:sz="0" w:space="0" w:color="auto"/>
                <w:left w:val="none" w:sz="0" w:space="0" w:color="auto"/>
                <w:bottom w:val="none" w:sz="0" w:space="0" w:color="auto"/>
                <w:right w:val="none" w:sz="0" w:space="0" w:color="auto"/>
              </w:divBdr>
            </w:div>
            <w:div w:id="1745689318">
              <w:marLeft w:val="0"/>
              <w:marRight w:val="0"/>
              <w:marTop w:val="0"/>
              <w:marBottom w:val="0"/>
              <w:divBdr>
                <w:top w:val="none" w:sz="0" w:space="0" w:color="auto"/>
                <w:left w:val="none" w:sz="0" w:space="0" w:color="auto"/>
                <w:bottom w:val="none" w:sz="0" w:space="0" w:color="auto"/>
                <w:right w:val="none" w:sz="0" w:space="0" w:color="auto"/>
              </w:divBdr>
            </w:div>
          </w:divsChild>
        </w:div>
        <w:div w:id="909999251">
          <w:marLeft w:val="0"/>
          <w:marRight w:val="0"/>
          <w:marTop w:val="0"/>
          <w:marBottom w:val="0"/>
          <w:divBdr>
            <w:top w:val="none" w:sz="0" w:space="0" w:color="auto"/>
            <w:left w:val="none" w:sz="0" w:space="0" w:color="auto"/>
            <w:bottom w:val="none" w:sz="0" w:space="0" w:color="auto"/>
            <w:right w:val="none" w:sz="0" w:space="0" w:color="auto"/>
          </w:divBdr>
          <w:divsChild>
            <w:div w:id="346178509">
              <w:marLeft w:val="0"/>
              <w:marRight w:val="0"/>
              <w:marTop w:val="0"/>
              <w:marBottom w:val="0"/>
              <w:divBdr>
                <w:top w:val="none" w:sz="0" w:space="0" w:color="auto"/>
                <w:left w:val="none" w:sz="0" w:space="0" w:color="auto"/>
                <w:bottom w:val="none" w:sz="0" w:space="0" w:color="auto"/>
                <w:right w:val="none" w:sz="0" w:space="0" w:color="auto"/>
              </w:divBdr>
            </w:div>
            <w:div w:id="986785433">
              <w:marLeft w:val="0"/>
              <w:marRight w:val="0"/>
              <w:marTop w:val="0"/>
              <w:marBottom w:val="0"/>
              <w:divBdr>
                <w:top w:val="none" w:sz="0" w:space="0" w:color="auto"/>
                <w:left w:val="none" w:sz="0" w:space="0" w:color="auto"/>
                <w:bottom w:val="none" w:sz="0" w:space="0" w:color="auto"/>
                <w:right w:val="none" w:sz="0" w:space="0" w:color="auto"/>
              </w:divBdr>
            </w:div>
            <w:div w:id="1544755308">
              <w:marLeft w:val="0"/>
              <w:marRight w:val="0"/>
              <w:marTop w:val="0"/>
              <w:marBottom w:val="0"/>
              <w:divBdr>
                <w:top w:val="none" w:sz="0" w:space="0" w:color="auto"/>
                <w:left w:val="none" w:sz="0" w:space="0" w:color="auto"/>
                <w:bottom w:val="none" w:sz="0" w:space="0" w:color="auto"/>
                <w:right w:val="none" w:sz="0" w:space="0" w:color="auto"/>
              </w:divBdr>
            </w:div>
            <w:div w:id="1639070755">
              <w:marLeft w:val="0"/>
              <w:marRight w:val="0"/>
              <w:marTop w:val="0"/>
              <w:marBottom w:val="0"/>
              <w:divBdr>
                <w:top w:val="none" w:sz="0" w:space="0" w:color="auto"/>
                <w:left w:val="none" w:sz="0" w:space="0" w:color="auto"/>
                <w:bottom w:val="none" w:sz="0" w:space="0" w:color="auto"/>
                <w:right w:val="none" w:sz="0" w:space="0" w:color="auto"/>
              </w:divBdr>
            </w:div>
          </w:divsChild>
        </w:div>
        <w:div w:id="1515848405">
          <w:marLeft w:val="0"/>
          <w:marRight w:val="0"/>
          <w:marTop w:val="0"/>
          <w:marBottom w:val="0"/>
          <w:divBdr>
            <w:top w:val="none" w:sz="0" w:space="0" w:color="auto"/>
            <w:left w:val="none" w:sz="0" w:space="0" w:color="auto"/>
            <w:bottom w:val="none" w:sz="0" w:space="0" w:color="auto"/>
            <w:right w:val="none" w:sz="0" w:space="0" w:color="auto"/>
          </w:divBdr>
          <w:divsChild>
            <w:div w:id="151260935">
              <w:marLeft w:val="0"/>
              <w:marRight w:val="0"/>
              <w:marTop w:val="0"/>
              <w:marBottom w:val="0"/>
              <w:divBdr>
                <w:top w:val="none" w:sz="0" w:space="0" w:color="auto"/>
                <w:left w:val="none" w:sz="0" w:space="0" w:color="auto"/>
                <w:bottom w:val="none" w:sz="0" w:space="0" w:color="auto"/>
                <w:right w:val="none" w:sz="0" w:space="0" w:color="auto"/>
              </w:divBdr>
            </w:div>
            <w:div w:id="260186860">
              <w:marLeft w:val="0"/>
              <w:marRight w:val="0"/>
              <w:marTop w:val="0"/>
              <w:marBottom w:val="0"/>
              <w:divBdr>
                <w:top w:val="none" w:sz="0" w:space="0" w:color="auto"/>
                <w:left w:val="none" w:sz="0" w:space="0" w:color="auto"/>
                <w:bottom w:val="none" w:sz="0" w:space="0" w:color="auto"/>
                <w:right w:val="none" w:sz="0" w:space="0" w:color="auto"/>
              </w:divBdr>
            </w:div>
            <w:div w:id="846866507">
              <w:marLeft w:val="0"/>
              <w:marRight w:val="0"/>
              <w:marTop w:val="0"/>
              <w:marBottom w:val="0"/>
              <w:divBdr>
                <w:top w:val="none" w:sz="0" w:space="0" w:color="auto"/>
                <w:left w:val="none" w:sz="0" w:space="0" w:color="auto"/>
                <w:bottom w:val="none" w:sz="0" w:space="0" w:color="auto"/>
                <w:right w:val="none" w:sz="0" w:space="0" w:color="auto"/>
              </w:divBdr>
            </w:div>
            <w:div w:id="888612544">
              <w:marLeft w:val="0"/>
              <w:marRight w:val="0"/>
              <w:marTop w:val="0"/>
              <w:marBottom w:val="0"/>
              <w:divBdr>
                <w:top w:val="none" w:sz="0" w:space="0" w:color="auto"/>
                <w:left w:val="none" w:sz="0" w:space="0" w:color="auto"/>
                <w:bottom w:val="none" w:sz="0" w:space="0" w:color="auto"/>
                <w:right w:val="none" w:sz="0" w:space="0" w:color="auto"/>
              </w:divBdr>
            </w:div>
          </w:divsChild>
        </w:div>
        <w:div w:id="1664237272">
          <w:marLeft w:val="0"/>
          <w:marRight w:val="0"/>
          <w:marTop w:val="0"/>
          <w:marBottom w:val="0"/>
          <w:divBdr>
            <w:top w:val="none" w:sz="0" w:space="0" w:color="auto"/>
            <w:left w:val="none" w:sz="0" w:space="0" w:color="auto"/>
            <w:bottom w:val="none" w:sz="0" w:space="0" w:color="auto"/>
            <w:right w:val="none" w:sz="0" w:space="0" w:color="auto"/>
          </w:divBdr>
          <w:divsChild>
            <w:div w:id="1123112791">
              <w:marLeft w:val="0"/>
              <w:marRight w:val="0"/>
              <w:marTop w:val="0"/>
              <w:marBottom w:val="0"/>
              <w:divBdr>
                <w:top w:val="none" w:sz="0" w:space="0" w:color="auto"/>
                <w:left w:val="none" w:sz="0" w:space="0" w:color="auto"/>
                <w:bottom w:val="none" w:sz="0" w:space="0" w:color="auto"/>
                <w:right w:val="none" w:sz="0" w:space="0" w:color="auto"/>
              </w:divBdr>
            </w:div>
            <w:div w:id="1495415911">
              <w:marLeft w:val="0"/>
              <w:marRight w:val="0"/>
              <w:marTop w:val="0"/>
              <w:marBottom w:val="0"/>
              <w:divBdr>
                <w:top w:val="none" w:sz="0" w:space="0" w:color="auto"/>
                <w:left w:val="none" w:sz="0" w:space="0" w:color="auto"/>
                <w:bottom w:val="none" w:sz="0" w:space="0" w:color="auto"/>
                <w:right w:val="none" w:sz="0" w:space="0" w:color="auto"/>
              </w:divBdr>
            </w:div>
          </w:divsChild>
        </w:div>
        <w:div w:id="1858229019">
          <w:marLeft w:val="0"/>
          <w:marRight w:val="0"/>
          <w:marTop w:val="0"/>
          <w:marBottom w:val="0"/>
          <w:divBdr>
            <w:top w:val="none" w:sz="0" w:space="0" w:color="auto"/>
            <w:left w:val="none" w:sz="0" w:space="0" w:color="auto"/>
            <w:bottom w:val="none" w:sz="0" w:space="0" w:color="auto"/>
            <w:right w:val="none" w:sz="0" w:space="0" w:color="auto"/>
          </w:divBdr>
          <w:divsChild>
            <w:div w:id="1139298324">
              <w:marLeft w:val="0"/>
              <w:marRight w:val="0"/>
              <w:marTop w:val="0"/>
              <w:marBottom w:val="0"/>
              <w:divBdr>
                <w:top w:val="none" w:sz="0" w:space="0" w:color="auto"/>
                <w:left w:val="none" w:sz="0" w:space="0" w:color="auto"/>
                <w:bottom w:val="none" w:sz="0" w:space="0" w:color="auto"/>
                <w:right w:val="none" w:sz="0" w:space="0" w:color="auto"/>
              </w:divBdr>
            </w:div>
            <w:div w:id="1144855058">
              <w:marLeft w:val="0"/>
              <w:marRight w:val="0"/>
              <w:marTop w:val="0"/>
              <w:marBottom w:val="0"/>
              <w:divBdr>
                <w:top w:val="none" w:sz="0" w:space="0" w:color="auto"/>
                <w:left w:val="none" w:sz="0" w:space="0" w:color="auto"/>
                <w:bottom w:val="none" w:sz="0" w:space="0" w:color="auto"/>
                <w:right w:val="none" w:sz="0" w:space="0" w:color="auto"/>
              </w:divBdr>
            </w:div>
            <w:div w:id="1328172487">
              <w:marLeft w:val="0"/>
              <w:marRight w:val="0"/>
              <w:marTop w:val="0"/>
              <w:marBottom w:val="0"/>
              <w:divBdr>
                <w:top w:val="none" w:sz="0" w:space="0" w:color="auto"/>
                <w:left w:val="none" w:sz="0" w:space="0" w:color="auto"/>
                <w:bottom w:val="none" w:sz="0" w:space="0" w:color="auto"/>
                <w:right w:val="none" w:sz="0" w:space="0" w:color="auto"/>
              </w:divBdr>
            </w:div>
            <w:div w:id="2004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virtual-desktop/virtual-desktop-fall-2019/tenant-setup-azure-active-directory" TargetMode="External"/><Relationship Id="rId21" Type="http://schemas.openxmlformats.org/officeDocument/2006/relationships/image" Target="media/image6.jpeg"/><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hyperlink" Target="https://docs.microsoft.com/en-us/azure/site-recovery/vmware-physical-large-deployment" TargetMode="External"/><Relationship Id="rId68" Type="http://schemas.openxmlformats.org/officeDocument/2006/relationships/hyperlink" Target="https://docs.microsoft.com/azure/virtual-desktop/store-fslogix-profile" TargetMode="External"/><Relationship Id="rId84" Type="http://schemas.openxmlformats.org/officeDocument/2006/relationships/hyperlink" Target="https://docs.microsoft.com/en-us/azure/virtual-desktop/virtual-desktop-fall-2019/manage-resources-using-ui-powershell" TargetMode="External"/><Relationship Id="rId89" Type="http://schemas.openxmlformats.org/officeDocument/2006/relationships/hyperlink" Target="https://docs.microsoft.com/en-us/azure/virtual-desktop/deploy-diagnostics" TargetMode="External"/><Relationship Id="rId16" Type="http://schemas.microsoft.com/office/2018/08/relationships/commentsExtensible" Target="commentsExtensible.xml"/><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hyperlink" Target="https://docs.microsoft.com/en-us/azure/virtual-desktop/configure-host-pool-load-balancing" TargetMode="External"/><Relationship Id="rId37" Type="http://schemas.openxmlformats.org/officeDocument/2006/relationships/hyperlink" Target="https://docs.microsoft.com/en-us/azure/virtual-desktop/create-host-pools-user-profile" TargetMode="External"/><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hyperlink" Target="https://azure.microsoft.com/overview/cloudnative" TargetMode="External"/><Relationship Id="rId79" Type="http://schemas.openxmlformats.org/officeDocument/2006/relationships/hyperlink" Target="https://docs.microsoft.com/en-us/azure/virtual-desktop/overview" TargetMode="External"/><Relationship Id="rId102" Type="http://schemas.openxmlformats.org/officeDocument/2006/relationships/hyperlink" Target="https://docs.microsoft.com/sql/ssma/sql-server-migration-assistant" TargetMode="External"/><Relationship Id="rId5" Type="http://schemas.openxmlformats.org/officeDocument/2006/relationships/numbering" Target="numbering.xml"/><Relationship Id="rId90" Type="http://schemas.openxmlformats.org/officeDocument/2006/relationships/hyperlink" Target="https://docs.microsoft.com/en-us/azure/virtual-desktop/set-up-scaling-script" TargetMode="External"/><Relationship Id="rId95" Type="http://schemas.openxmlformats.org/officeDocument/2006/relationships/hyperlink" Target="https://docs.microsoft.com/en-us/azure/automation/automation-tutorial-update-management" TargetMode="External"/><Relationship Id="rId22" Type="http://schemas.openxmlformats.org/officeDocument/2006/relationships/hyperlink" Target="https://docs.microsoft.com/en-us/azure/active-directory-domain-services/active-directory-ds-comparison" TargetMode="External"/><Relationship Id="rId27" Type="http://schemas.openxmlformats.org/officeDocument/2006/relationships/hyperlink" Target="https://docs.microsoft.com/en-us/azure/virtual-desktop/virtual-desktop-fall-2019/create-service-principal-role-powershell" TargetMode="External"/><Relationship Id="rId43" Type="http://schemas.openxmlformats.org/officeDocument/2006/relationships/image" Target="media/image10.svg"/><Relationship Id="rId48" Type="http://schemas.openxmlformats.org/officeDocument/2006/relationships/image" Target="media/image15.png"/><Relationship Id="rId64" Type="http://schemas.openxmlformats.org/officeDocument/2006/relationships/hyperlink" Target="https://docs.microsoft.com/en-us/azure/site-recovery/site-recovery-manage-network-interfaces-on-premises-to-azure" TargetMode="External"/><Relationship Id="rId69" Type="http://schemas.openxmlformats.org/officeDocument/2006/relationships/hyperlink" Target="https://apps.apple.com/us/app/microsoft-remote-desktop/id714464092" TargetMode="External"/><Relationship Id="rId80" Type="http://schemas.openxmlformats.org/officeDocument/2006/relationships/hyperlink" Target="https://azure.microsoft.com/en-us/pricing/reserved-vm-instances/" TargetMode="External"/><Relationship Id="rId85" Type="http://schemas.openxmlformats.org/officeDocument/2006/relationships/hyperlink" Target="https://docs.microsoft.com/en-us/azure/virtual-desktop/virtual-desktop-fall-2019/deploy-diagnostics" TargetMode="External"/><Relationship Id="rId12" Type="http://schemas.openxmlformats.org/officeDocument/2006/relationships/hyperlink" Target="http://aka.ms/cafenablementkit" TargetMode="External"/><Relationship Id="rId17" Type="http://schemas.openxmlformats.org/officeDocument/2006/relationships/image" Target="media/image2.png"/><Relationship Id="rId33" Type="http://schemas.openxmlformats.org/officeDocument/2006/relationships/hyperlink" Target="https://docs.microsoft.com/en-us/azure/virtual-desktop/create-host-pools-azure-marketplace" TargetMode="External"/><Relationship Id="rId38" Type="http://schemas.openxmlformats.org/officeDocument/2006/relationships/hyperlink" Target="https://docs.microsoft.com/en-us/azure/virtual-desktop/create-fslogix-profile-container" TargetMode="External"/><Relationship Id="rId59" Type="http://schemas.openxmlformats.org/officeDocument/2006/relationships/image" Target="media/image26.png"/><Relationship Id="rId103"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8.svg"/><Relationship Id="rId54" Type="http://schemas.openxmlformats.org/officeDocument/2006/relationships/image" Target="media/image21.svg"/><Relationship Id="rId62" Type="http://schemas.openxmlformats.org/officeDocument/2006/relationships/hyperlink" Target="https://docs.microsoft.com/en-us/azure/site-recovery/vmware-physical-large-deployment" TargetMode="External"/><Relationship Id="rId70" Type="http://schemas.openxmlformats.org/officeDocument/2006/relationships/hyperlink" Target="https://forms.office.com/Pages/ResponsePage.aspx?id=v4j5cvGGr0GRqy180BHbR3HZFwpyCxVCngXplJaL78tUOUE0NEtBM0NDTU5DTTY0Qzg0NkRHWE85Si4u" TargetMode="External"/><Relationship Id="rId75" Type="http://schemas.openxmlformats.org/officeDocument/2006/relationships/hyperlink" Target="https://docs.microsoft.com/en-us/azure/architecture/reference-architectures/hybrid-networking/hub-spoke" TargetMode="External"/><Relationship Id="rId83" Type="http://schemas.openxmlformats.org/officeDocument/2006/relationships/hyperlink" Target="https://docs.microsoft.com/en-us/azure/virtual-desktop/virtual-desktop-fall-2019/manage-resources-using-ui" TargetMode="External"/><Relationship Id="rId88" Type="http://schemas.openxmlformats.org/officeDocument/2006/relationships/hyperlink" Target="https://docs.microsoft.com/en-us/azure/virtual-desktop/manage-resources-using-ui" TargetMode="External"/><Relationship Id="rId91" Type="http://schemas.openxmlformats.org/officeDocument/2006/relationships/hyperlink" Target="https://docs.microsoft.com/en-us/azure/virtual-desktop/host-pool-load-balancing" TargetMode="External"/><Relationship Id="rId96" Type="http://schemas.openxmlformats.org/officeDocument/2006/relationships/hyperlink" Target="https://docs.microsoft.com/en-us/azure/automation/automation-tutorial-update-management"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hyperlink" Target="https://docs.microsoft.com/en-us/azure/active-directory/devices/hybrid-azuread-join-plan" TargetMode="External"/><Relationship Id="rId28" Type="http://schemas.openxmlformats.org/officeDocument/2006/relationships/hyperlink" Target="https://docs.microsoft.com/en-us/azure/virtual-desktop/language-packs" TargetMode="External"/><Relationship Id="rId36" Type="http://schemas.openxmlformats.org/officeDocument/2006/relationships/hyperlink" Target="https://docs.microsoft.com/en-us/azure/virtual-desktop/app-attach" TargetMode="External"/><Relationship Id="rId49" Type="http://schemas.openxmlformats.org/officeDocument/2006/relationships/image" Target="media/image16.png"/><Relationship Id="rId57" Type="http://schemas.openxmlformats.org/officeDocument/2006/relationships/image" Target="media/image24.png"/><Relationship Id="rId106" Type="http://schemas.microsoft.com/office/2011/relationships/people" Target="people.xml"/><Relationship Id="rId10" Type="http://schemas.openxmlformats.org/officeDocument/2006/relationships/endnotes" Target="endnotes.xml"/><Relationship Id="rId31" Type="http://schemas.openxmlformats.org/officeDocument/2006/relationships/hyperlink" Target="https://docs.microsoft.com/en-us/azure/virtual-desktop/configure-host-pool-personal-desktop-assignment-type" TargetMode="External"/><Relationship Id="rId44" Type="http://schemas.openxmlformats.org/officeDocument/2006/relationships/image" Target="media/image11.png"/><Relationship Id="rId52" Type="http://schemas.openxmlformats.org/officeDocument/2006/relationships/image" Target="media/image19.svg"/><Relationship Id="rId60" Type="http://schemas.openxmlformats.org/officeDocument/2006/relationships/image" Target="media/image27.png"/><Relationship Id="rId65" Type="http://schemas.openxmlformats.org/officeDocument/2006/relationships/hyperlink" Target="https://docs.microsoft.com/azure/virtual-network/virtual-networks-overview" TargetMode="External"/><Relationship Id="rId73" Type="http://schemas.openxmlformats.org/officeDocument/2006/relationships/hyperlink" Target="https://azure.microsoft.com/overview/what-is-paas" TargetMode="External"/><Relationship Id="rId78" Type="http://schemas.openxmlformats.org/officeDocument/2006/relationships/hyperlink" Target="https://aka.ms/AzureCompliance" TargetMode="External"/><Relationship Id="rId81" Type="http://schemas.openxmlformats.org/officeDocument/2006/relationships/hyperlink" Target="https://docs.microsoft.com/en-us/powershell/windows-virtual-desktop/overview" TargetMode="External"/><Relationship Id="rId86" Type="http://schemas.openxmlformats.org/officeDocument/2006/relationships/hyperlink" Target="https://docs.microsoft.com/en-us/azure/virtual-desktop/virtual-desktop-fall-2019/set-up-scaling-script" TargetMode="External"/><Relationship Id="rId94" Type="http://schemas.openxmlformats.org/officeDocument/2006/relationships/hyperlink" Target="https://docs.microsoft.com/en-us/azure/automation/automation-tutorial-update-management" TargetMode="External"/><Relationship Id="rId99" Type="http://schemas.openxmlformats.org/officeDocument/2006/relationships/image" Target="media/image29.png"/><Relationship Id="rId101" Type="http://schemas.openxmlformats.org/officeDocument/2006/relationships/hyperlink" Target="https://azure.microsoft.com/pricing/tco/calculat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3.png"/><Relationship Id="rId39" Type="http://schemas.openxmlformats.org/officeDocument/2006/relationships/hyperlink" Target="https://docs.microsoft.com/en-us/azure/virtual-desktop/create-profile-container-adds" TargetMode="External"/><Relationship Id="rId34" Type="http://schemas.openxmlformats.org/officeDocument/2006/relationships/hyperlink" Target="https://docs.microsoft.com/en-us/azure/virtual-desktop/customize-rdp-properties" TargetMode="External"/><Relationship Id="rId50" Type="http://schemas.openxmlformats.org/officeDocument/2006/relationships/image" Target="media/image17.svg"/><Relationship Id="rId55" Type="http://schemas.openxmlformats.org/officeDocument/2006/relationships/image" Target="media/image22.png"/><Relationship Id="rId76" Type="http://schemas.openxmlformats.org/officeDocument/2006/relationships/hyperlink" Target="https://docs.microsoft.com/en-us/azure/security-center/security-center-intro" TargetMode="External"/><Relationship Id="rId97" Type="http://schemas.openxmlformats.org/officeDocument/2006/relationships/hyperlink" Target="https://docs.microsoft.com/en-us/azure/sentinel/" TargetMode="External"/><Relationship Id="rId104"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s://docs.microsoft.com/azure/virtual-desktop/create-host-pools-azure-marketplace" TargetMode="External"/><Relationship Id="rId92" Type="http://schemas.openxmlformats.org/officeDocument/2006/relationships/hyperlink" Target="https://docs.microsoft.com/en-us/azure/azure-monitor/insights/vminsights-performance" TargetMode="External"/><Relationship Id="rId2" Type="http://schemas.openxmlformats.org/officeDocument/2006/relationships/customXml" Target="../customXml/item2.xml"/><Relationship Id="rId29" Type="http://schemas.openxmlformats.org/officeDocument/2006/relationships/hyperlink" Target="https://docs.microsoft.com/en-us/azure/virtual-desktop/set-up-customize-master-image" TargetMode="External"/><Relationship Id="rId24" Type="http://schemas.openxmlformats.org/officeDocument/2006/relationships/hyperlink" Target="https://docs.microsoft.com/en-us/azure/virtual-desktop/set-up-mfa" TargetMode="External"/><Relationship Id="rId40" Type="http://schemas.openxmlformats.org/officeDocument/2006/relationships/image" Target="media/image7.png"/><Relationship Id="rId45" Type="http://schemas.openxmlformats.org/officeDocument/2006/relationships/image" Target="media/image12.svg"/><Relationship Id="rId66" Type="http://schemas.openxmlformats.org/officeDocument/2006/relationships/hyperlink" Target="https://techcommunity.microsoft.com/t5/Windows-IT-Pro-Blog/Getting-started-with-FSLogix-profile-containers-on-Azure-Files/ba-p/746477" TargetMode="External"/><Relationship Id="rId87" Type="http://schemas.openxmlformats.org/officeDocument/2006/relationships/hyperlink" Target="https://docs.microsoft.com/en-us/powershell/windows-virtual-desktop/overview" TargetMode="External"/><Relationship Id="rId61" Type="http://schemas.openxmlformats.org/officeDocument/2006/relationships/image" Target="media/image28.png"/><Relationship Id="rId82" Type="http://schemas.openxmlformats.org/officeDocument/2006/relationships/hyperlink" Target="https://docs.microsoft.com/en-us/powershell/module/windowsvirtualdesktop/" TargetMode="External"/><Relationship Id="rId19" Type="http://schemas.openxmlformats.org/officeDocument/2006/relationships/image" Target="media/image4.png"/><Relationship Id="rId14" Type="http://schemas.microsoft.com/office/2011/relationships/commentsExtended" Target="commentsExtended.xml"/><Relationship Id="rId30" Type="http://schemas.openxmlformats.org/officeDocument/2006/relationships/hyperlink" Target="https://docs.microsoft.com/en-us/azure/virtual-desktop/install-office-on-wvd-master-image" TargetMode="External"/><Relationship Id="rId35" Type="http://schemas.openxmlformats.org/officeDocument/2006/relationships/hyperlink" Target="https://docs.microsoft.com/en-us/azure/virtual-desktop/customize-feed-for-virtual-desktop-users" TargetMode="External"/><Relationship Id="rId56" Type="http://schemas.openxmlformats.org/officeDocument/2006/relationships/image" Target="media/image23.svg"/><Relationship Id="rId77" Type="http://schemas.openxmlformats.org/officeDocument/2006/relationships/hyperlink" Target="https://docs.microsoft.com/en-us/azure/sentinel/connect-azure-security-center" TargetMode="External"/><Relationship Id="rId100" Type="http://schemas.openxmlformats.org/officeDocument/2006/relationships/hyperlink" Target="https://azure.microsoft.com/pricing/calculator" TargetMode="External"/><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azure.microsoft.com/overview/what-is-iaas" TargetMode="External"/><Relationship Id="rId93" Type="http://schemas.openxmlformats.org/officeDocument/2006/relationships/hyperlink" Target="https://docs.microsoft.com/en-us/azure/automation/automation-quickstart-create-account" TargetMode="External"/><Relationship Id="rId98" Type="http://schemas.openxmlformats.org/officeDocument/2006/relationships/hyperlink" Target="https://docs.microsoft.com/en-us/azure/cloud-adoption-framework/" TargetMode="External"/><Relationship Id="rId3" Type="http://schemas.openxmlformats.org/officeDocument/2006/relationships/customXml" Target="../customXml/item3.xml"/><Relationship Id="rId25" Type="http://schemas.openxmlformats.org/officeDocument/2006/relationships/hyperlink" Target="https://docs.microsoft.com/en-us/azure/virtual-desktop/virtual-desktop-fall-2019/tenant-setup-azure-active-directory" TargetMode="External"/><Relationship Id="rId46" Type="http://schemas.openxmlformats.org/officeDocument/2006/relationships/image" Target="media/image13.png"/><Relationship Id="rId67" Type="http://schemas.openxmlformats.org/officeDocument/2006/relationships/hyperlink" Target="https://docs.microsoft.com/azure/virtual-desktop/create-fslogix-profile-contain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3FA498C683E94696A9F9E86390AA5F" ma:contentTypeVersion="5" ma:contentTypeDescription="Create a new document." ma:contentTypeScope="" ma:versionID="91abef37ac3c4a289a82c715eca548e5">
  <xsd:schema xmlns:xsd="http://www.w3.org/2001/XMLSchema" xmlns:xs="http://www.w3.org/2001/XMLSchema" xmlns:p="http://schemas.microsoft.com/office/2006/metadata/properties" xmlns:ns2="24ce65f2-f4ee-4734-b023-07c740501d91" targetNamespace="http://schemas.microsoft.com/office/2006/metadata/properties" ma:root="true" ma:fieldsID="93780468c6c271b3523095b5e6847ddd" ns2:_="">
    <xsd:import namespace="24ce65f2-f4ee-4734-b023-07c740501d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e65f2-f4ee-4734-b023-07c740501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A0056F-1E9E-4EA9-8C6D-7B1762797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e65f2-f4ee-4734-b023-07c740501d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D29CE-9F5B-4A5F-8A8D-E4008F9AA5A7}">
  <ds:schemaRefs>
    <ds:schemaRef ds:uri="http://schemas.openxmlformats.org/officeDocument/2006/bibliography"/>
  </ds:schemaRefs>
</ds:datastoreItem>
</file>

<file path=customXml/itemProps3.xml><?xml version="1.0" encoding="utf-8"?>
<ds:datastoreItem xmlns:ds="http://schemas.openxmlformats.org/officeDocument/2006/customXml" ds:itemID="{1D5E4ADB-21B0-4FB4-B443-221A59CE3A74}">
  <ds:schemaRefs>
    <ds:schemaRef ds:uri="http://schemas.microsoft.com/sharepoint/v3/contenttype/forms"/>
  </ds:schemaRefs>
</ds:datastoreItem>
</file>

<file path=customXml/itemProps4.xml><?xml version="1.0" encoding="utf-8"?>
<ds:datastoreItem xmlns:ds="http://schemas.openxmlformats.org/officeDocument/2006/customXml" ds:itemID="{9C792021-0248-4A00-BDB2-E562C0626C5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40</Pages>
  <Words>15576</Words>
  <Characters>88785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104153</CharactersWithSpaces>
  <SharedDoc>false</SharedDoc>
  <HLinks>
    <vt:vector size="540" baseType="variant">
      <vt:variant>
        <vt:i4>7471166</vt:i4>
      </vt:variant>
      <vt:variant>
        <vt:i4>357</vt:i4>
      </vt:variant>
      <vt:variant>
        <vt:i4>0</vt:i4>
      </vt:variant>
      <vt:variant>
        <vt:i4>5</vt:i4>
      </vt:variant>
      <vt:variant>
        <vt:lpwstr>https://docs.microsoft.com/sql/ssma/sql-server-migration-assistant</vt:lpwstr>
      </vt:variant>
      <vt:variant>
        <vt:lpwstr/>
      </vt:variant>
      <vt:variant>
        <vt:i4>2293821</vt:i4>
      </vt:variant>
      <vt:variant>
        <vt:i4>354</vt:i4>
      </vt:variant>
      <vt:variant>
        <vt:i4>0</vt:i4>
      </vt:variant>
      <vt:variant>
        <vt:i4>5</vt:i4>
      </vt:variant>
      <vt:variant>
        <vt:lpwstr>https://azure.microsoft.com/pricing/tco/calculator</vt:lpwstr>
      </vt:variant>
      <vt:variant>
        <vt:lpwstr/>
      </vt:variant>
      <vt:variant>
        <vt:i4>7274534</vt:i4>
      </vt:variant>
      <vt:variant>
        <vt:i4>351</vt:i4>
      </vt:variant>
      <vt:variant>
        <vt:i4>0</vt:i4>
      </vt:variant>
      <vt:variant>
        <vt:i4>5</vt:i4>
      </vt:variant>
      <vt:variant>
        <vt:lpwstr>https://azure.microsoft.com/pricing/calculator</vt:lpwstr>
      </vt:variant>
      <vt:variant>
        <vt:lpwstr/>
      </vt:variant>
      <vt:variant>
        <vt:i4>5636187</vt:i4>
      </vt:variant>
      <vt:variant>
        <vt:i4>348</vt:i4>
      </vt:variant>
      <vt:variant>
        <vt:i4>0</vt:i4>
      </vt:variant>
      <vt:variant>
        <vt:i4>5</vt:i4>
      </vt:variant>
      <vt:variant>
        <vt:lpwstr>https://docs.microsoft.com/en-us/azure/cloud-adoption-framework/</vt:lpwstr>
      </vt:variant>
      <vt:variant>
        <vt:lpwstr/>
      </vt:variant>
      <vt:variant>
        <vt:i4>851977</vt:i4>
      </vt:variant>
      <vt:variant>
        <vt:i4>345</vt:i4>
      </vt:variant>
      <vt:variant>
        <vt:i4>0</vt:i4>
      </vt:variant>
      <vt:variant>
        <vt:i4>5</vt:i4>
      </vt:variant>
      <vt:variant>
        <vt:lpwstr>https://docs.microsoft.com/en-us/azure/sentinel/</vt:lpwstr>
      </vt:variant>
      <vt:variant>
        <vt:lpwstr/>
      </vt:variant>
      <vt:variant>
        <vt:i4>786519</vt:i4>
      </vt:variant>
      <vt:variant>
        <vt:i4>342</vt:i4>
      </vt:variant>
      <vt:variant>
        <vt:i4>0</vt:i4>
      </vt:variant>
      <vt:variant>
        <vt:i4>5</vt:i4>
      </vt:variant>
      <vt:variant>
        <vt:lpwstr>https://docs.microsoft.com/en-us/azure/automation/automation-tutorial-update-management</vt:lpwstr>
      </vt:variant>
      <vt:variant>
        <vt:lpwstr>view-update-assessment</vt:lpwstr>
      </vt:variant>
      <vt:variant>
        <vt:i4>786519</vt:i4>
      </vt:variant>
      <vt:variant>
        <vt:i4>339</vt:i4>
      </vt:variant>
      <vt:variant>
        <vt:i4>0</vt:i4>
      </vt:variant>
      <vt:variant>
        <vt:i4>5</vt:i4>
      </vt:variant>
      <vt:variant>
        <vt:lpwstr>https://docs.microsoft.com/en-us/azure/automation/automation-tutorial-update-management</vt:lpwstr>
      </vt:variant>
      <vt:variant>
        <vt:lpwstr>view-update-assessment</vt:lpwstr>
      </vt:variant>
      <vt:variant>
        <vt:i4>8060969</vt:i4>
      </vt:variant>
      <vt:variant>
        <vt:i4>336</vt:i4>
      </vt:variant>
      <vt:variant>
        <vt:i4>0</vt:i4>
      </vt:variant>
      <vt:variant>
        <vt:i4>5</vt:i4>
      </vt:variant>
      <vt:variant>
        <vt:lpwstr>https://docs.microsoft.com/en-us/azure/automation/automation-tutorial-update-management</vt:lpwstr>
      </vt:variant>
      <vt:variant>
        <vt:lpwstr>enable-update-management</vt:lpwstr>
      </vt:variant>
      <vt:variant>
        <vt:i4>3014757</vt:i4>
      </vt:variant>
      <vt:variant>
        <vt:i4>333</vt:i4>
      </vt:variant>
      <vt:variant>
        <vt:i4>0</vt:i4>
      </vt:variant>
      <vt:variant>
        <vt:i4>5</vt:i4>
      </vt:variant>
      <vt:variant>
        <vt:lpwstr>https://docs.microsoft.com/en-us/azure/automation/automation-quickstart-create-account</vt:lpwstr>
      </vt:variant>
      <vt:variant>
        <vt:lpwstr/>
      </vt:variant>
      <vt:variant>
        <vt:i4>1769540</vt:i4>
      </vt:variant>
      <vt:variant>
        <vt:i4>330</vt:i4>
      </vt:variant>
      <vt:variant>
        <vt:i4>0</vt:i4>
      </vt:variant>
      <vt:variant>
        <vt:i4>5</vt:i4>
      </vt:variant>
      <vt:variant>
        <vt:lpwstr>https://docs.microsoft.com/en-us/azure/azure-monitor/insights/vminsights-performance</vt:lpwstr>
      </vt:variant>
      <vt:variant>
        <vt:lpwstr/>
      </vt:variant>
      <vt:variant>
        <vt:i4>2424878</vt:i4>
      </vt:variant>
      <vt:variant>
        <vt:i4>327</vt:i4>
      </vt:variant>
      <vt:variant>
        <vt:i4>0</vt:i4>
      </vt:variant>
      <vt:variant>
        <vt:i4>5</vt:i4>
      </vt:variant>
      <vt:variant>
        <vt:lpwstr>https://docs.microsoft.com/en-us/azure/virtual-desktop/host-pool-load-balancing</vt:lpwstr>
      </vt:variant>
      <vt:variant>
        <vt:lpwstr/>
      </vt:variant>
      <vt:variant>
        <vt:i4>5242960</vt:i4>
      </vt:variant>
      <vt:variant>
        <vt:i4>324</vt:i4>
      </vt:variant>
      <vt:variant>
        <vt:i4>0</vt:i4>
      </vt:variant>
      <vt:variant>
        <vt:i4>5</vt:i4>
      </vt:variant>
      <vt:variant>
        <vt:lpwstr>https://docs.microsoft.com/en-us/azure/virtual-desktop/set-up-scaling-script</vt:lpwstr>
      </vt:variant>
      <vt:variant>
        <vt:lpwstr/>
      </vt:variant>
      <vt:variant>
        <vt:i4>1900548</vt:i4>
      </vt:variant>
      <vt:variant>
        <vt:i4>321</vt:i4>
      </vt:variant>
      <vt:variant>
        <vt:i4>0</vt:i4>
      </vt:variant>
      <vt:variant>
        <vt:i4>5</vt:i4>
      </vt:variant>
      <vt:variant>
        <vt:lpwstr>https://docs.microsoft.com/en-us/azure/virtual-desktop/deploy-diagnostics</vt:lpwstr>
      </vt:variant>
      <vt:variant>
        <vt:lpwstr/>
      </vt:variant>
      <vt:variant>
        <vt:i4>1900554</vt:i4>
      </vt:variant>
      <vt:variant>
        <vt:i4>318</vt:i4>
      </vt:variant>
      <vt:variant>
        <vt:i4>0</vt:i4>
      </vt:variant>
      <vt:variant>
        <vt:i4>5</vt:i4>
      </vt:variant>
      <vt:variant>
        <vt:lpwstr>https://docs.microsoft.com/en-us/azure/virtual-desktop/manage-resources-using-ui</vt:lpwstr>
      </vt:variant>
      <vt:variant>
        <vt:lpwstr/>
      </vt:variant>
      <vt:variant>
        <vt:i4>5111903</vt:i4>
      </vt:variant>
      <vt:variant>
        <vt:i4>315</vt:i4>
      </vt:variant>
      <vt:variant>
        <vt:i4>0</vt:i4>
      </vt:variant>
      <vt:variant>
        <vt:i4>5</vt:i4>
      </vt:variant>
      <vt:variant>
        <vt:lpwstr>https://docs.microsoft.com/en-us/powershell/windows-virtual-desktop/overview</vt:lpwstr>
      </vt:variant>
      <vt:variant>
        <vt:lpwstr/>
      </vt:variant>
      <vt:variant>
        <vt:i4>7340140</vt:i4>
      </vt:variant>
      <vt:variant>
        <vt:i4>312</vt:i4>
      </vt:variant>
      <vt:variant>
        <vt:i4>0</vt:i4>
      </vt:variant>
      <vt:variant>
        <vt:i4>5</vt:i4>
      </vt:variant>
      <vt:variant>
        <vt:lpwstr>https://docs.microsoft.com/en-us/azure/virtual-desktop/virtual-desktop-fall-2019/set-up-scaling-script</vt:lpwstr>
      </vt:variant>
      <vt:variant>
        <vt:lpwstr/>
      </vt:variant>
      <vt:variant>
        <vt:i4>3997752</vt:i4>
      </vt:variant>
      <vt:variant>
        <vt:i4>309</vt:i4>
      </vt:variant>
      <vt:variant>
        <vt:i4>0</vt:i4>
      </vt:variant>
      <vt:variant>
        <vt:i4>5</vt:i4>
      </vt:variant>
      <vt:variant>
        <vt:lpwstr>https://docs.microsoft.com/en-us/azure/virtual-desktop/virtual-desktop-fall-2019/deploy-diagnostics</vt:lpwstr>
      </vt:variant>
      <vt:variant>
        <vt:lpwstr/>
      </vt:variant>
      <vt:variant>
        <vt:i4>4980743</vt:i4>
      </vt:variant>
      <vt:variant>
        <vt:i4>306</vt:i4>
      </vt:variant>
      <vt:variant>
        <vt:i4>0</vt:i4>
      </vt:variant>
      <vt:variant>
        <vt:i4>5</vt:i4>
      </vt:variant>
      <vt:variant>
        <vt:lpwstr>https://docs.microsoft.com/en-us/azure/virtual-desktop/virtual-desktop-fall-2019/manage-resources-using-ui-powershell</vt:lpwstr>
      </vt:variant>
      <vt:variant>
        <vt:lpwstr/>
      </vt:variant>
      <vt:variant>
        <vt:i4>3997750</vt:i4>
      </vt:variant>
      <vt:variant>
        <vt:i4>303</vt:i4>
      </vt:variant>
      <vt:variant>
        <vt:i4>0</vt:i4>
      </vt:variant>
      <vt:variant>
        <vt:i4>5</vt:i4>
      </vt:variant>
      <vt:variant>
        <vt:lpwstr>https://docs.microsoft.com/en-us/azure/virtual-desktop/virtual-desktop-fall-2019/manage-resources-using-ui</vt:lpwstr>
      </vt:variant>
      <vt:variant>
        <vt:lpwstr/>
      </vt:variant>
      <vt:variant>
        <vt:i4>589825</vt:i4>
      </vt:variant>
      <vt:variant>
        <vt:i4>300</vt:i4>
      </vt:variant>
      <vt:variant>
        <vt:i4>0</vt:i4>
      </vt:variant>
      <vt:variant>
        <vt:i4>5</vt:i4>
      </vt:variant>
      <vt:variant>
        <vt:lpwstr>https://docs.microsoft.com/en-us/powershell/module/windowsvirtualdesktop/</vt:lpwstr>
      </vt:variant>
      <vt:variant>
        <vt:lpwstr/>
      </vt:variant>
      <vt:variant>
        <vt:i4>5111903</vt:i4>
      </vt:variant>
      <vt:variant>
        <vt:i4>297</vt:i4>
      </vt:variant>
      <vt:variant>
        <vt:i4>0</vt:i4>
      </vt:variant>
      <vt:variant>
        <vt:i4>5</vt:i4>
      </vt:variant>
      <vt:variant>
        <vt:lpwstr>https://docs.microsoft.com/en-us/powershell/windows-virtual-desktop/overview</vt:lpwstr>
      </vt:variant>
      <vt:variant>
        <vt:lpwstr/>
      </vt:variant>
      <vt:variant>
        <vt:i4>4456532</vt:i4>
      </vt:variant>
      <vt:variant>
        <vt:i4>294</vt:i4>
      </vt:variant>
      <vt:variant>
        <vt:i4>0</vt:i4>
      </vt:variant>
      <vt:variant>
        <vt:i4>5</vt:i4>
      </vt:variant>
      <vt:variant>
        <vt:lpwstr>https://azure.microsoft.com/en-us/pricing/reserved-vm-instances/</vt:lpwstr>
      </vt:variant>
      <vt:variant>
        <vt:lpwstr/>
      </vt:variant>
      <vt:variant>
        <vt:i4>3539062</vt:i4>
      </vt:variant>
      <vt:variant>
        <vt:i4>291</vt:i4>
      </vt:variant>
      <vt:variant>
        <vt:i4>0</vt:i4>
      </vt:variant>
      <vt:variant>
        <vt:i4>5</vt:i4>
      </vt:variant>
      <vt:variant>
        <vt:lpwstr>https://docs.microsoft.com/en-us/azure/virtual-desktop/overview</vt:lpwstr>
      </vt:variant>
      <vt:variant>
        <vt:lpwstr>requirements</vt:lpwstr>
      </vt:variant>
      <vt:variant>
        <vt:i4>2818154</vt:i4>
      </vt:variant>
      <vt:variant>
        <vt:i4>288</vt:i4>
      </vt:variant>
      <vt:variant>
        <vt:i4>0</vt:i4>
      </vt:variant>
      <vt:variant>
        <vt:i4>5</vt:i4>
      </vt:variant>
      <vt:variant>
        <vt:lpwstr>https://aka.ms/AzureCompliance</vt:lpwstr>
      </vt:variant>
      <vt:variant>
        <vt:lpwstr/>
      </vt:variant>
      <vt:variant>
        <vt:i4>983118</vt:i4>
      </vt:variant>
      <vt:variant>
        <vt:i4>285</vt:i4>
      </vt:variant>
      <vt:variant>
        <vt:i4>0</vt:i4>
      </vt:variant>
      <vt:variant>
        <vt:i4>5</vt:i4>
      </vt:variant>
      <vt:variant>
        <vt:lpwstr>https://docs.microsoft.com/en-us/azure/sentinel/connect-azure-security-center</vt:lpwstr>
      </vt:variant>
      <vt:variant>
        <vt:lpwstr/>
      </vt:variant>
      <vt:variant>
        <vt:i4>4259844</vt:i4>
      </vt:variant>
      <vt:variant>
        <vt:i4>282</vt:i4>
      </vt:variant>
      <vt:variant>
        <vt:i4>0</vt:i4>
      </vt:variant>
      <vt:variant>
        <vt:i4>5</vt:i4>
      </vt:variant>
      <vt:variant>
        <vt:lpwstr>https://docs.microsoft.com/en-us/azure/security-center/security-center-intro</vt:lpwstr>
      </vt:variant>
      <vt:variant>
        <vt:lpwstr/>
      </vt:variant>
      <vt:variant>
        <vt:i4>8257575</vt:i4>
      </vt:variant>
      <vt:variant>
        <vt:i4>279</vt:i4>
      </vt:variant>
      <vt:variant>
        <vt:i4>0</vt:i4>
      </vt:variant>
      <vt:variant>
        <vt:i4>5</vt:i4>
      </vt:variant>
      <vt:variant>
        <vt:lpwstr>https://docs.microsoft.com/en-us/azure/architecture/reference-architectures/hybrid-networking/hub-spoke</vt:lpwstr>
      </vt:variant>
      <vt:variant>
        <vt:lpwstr/>
      </vt:variant>
      <vt:variant>
        <vt:i4>4718598</vt:i4>
      </vt:variant>
      <vt:variant>
        <vt:i4>276</vt:i4>
      </vt:variant>
      <vt:variant>
        <vt:i4>0</vt:i4>
      </vt:variant>
      <vt:variant>
        <vt:i4>5</vt:i4>
      </vt:variant>
      <vt:variant>
        <vt:lpwstr>https://azure.microsoft.com/overview/cloudnative</vt:lpwstr>
      </vt:variant>
      <vt:variant>
        <vt:lpwstr/>
      </vt:variant>
      <vt:variant>
        <vt:i4>1310794</vt:i4>
      </vt:variant>
      <vt:variant>
        <vt:i4>273</vt:i4>
      </vt:variant>
      <vt:variant>
        <vt:i4>0</vt:i4>
      </vt:variant>
      <vt:variant>
        <vt:i4>5</vt:i4>
      </vt:variant>
      <vt:variant>
        <vt:lpwstr>https://azure.microsoft.com/overview/what-is-paas</vt:lpwstr>
      </vt:variant>
      <vt:variant>
        <vt:lpwstr/>
      </vt:variant>
      <vt:variant>
        <vt:i4>852042</vt:i4>
      </vt:variant>
      <vt:variant>
        <vt:i4>270</vt:i4>
      </vt:variant>
      <vt:variant>
        <vt:i4>0</vt:i4>
      </vt:variant>
      <vt:variant>
        <vt:i4>5</vt:i4>
      </vt:variant>
      <vt:variant>
        <vt:lpwstr>https://azure.microsoft.com/overview/what-is-iaas</vt:lpwstr>
      </vt:variant>
      <vt:variant>
        <vt:lpwstr/>
      </vt:variant>
      <vt:variant>
        <vt:i4>589890</vt:i4>
      </vt:variant>
      <vt:variant>
        <vt:i4>267</vt:i4>
      </vt:variant>
      <vt:variant>
        <vt:i4>0</vt:i4>
      </vt:variant>
      <vt:variant>
        <vt:i4>5</vt:i4>
      </vt:variant>
      <vt:variant>
        <vt:lpwstr>https://docs.microsoft.com/azure/virtual-desktop/create-host-pools-azure-marketplace</vt:lpwstr>
      </vt:variant>
      <vt:variant>
        <vt:lpwstr>optional-assign-additional-users-to-the-desktop-application-group</vt:lpwstr>
      </vt:variant>
      <vt:variant>
        <vt:i4>1245265</vt:i4>
      </vt:variant>
      <vt:variant>
        <vt:i4>264</vt:i4>
      </vt:variant>
      <vt:variant>
        <vt:i4>0</vt:i4>
      </vt:variant>
      <vt:variant>
        <vt:i4>5</vt:i4>
      </vt:variant>
      <vt:variant>
        <vt:lpwstr>https://forms.office.com/Pages/ResponsePage.aspx?id=v4j5cvGGr0GRqy180BHbR3HZFwpyCxVCngXplJaL78tUOUE0NEtBM0NDTU5DTTY0Qzg0NkRHWE85Si4u</vt:lpwstr>
      </vt:variant>
      <vt:variant>
        <vt:lpwstr/>
      </vt:variant>
      <vt:variant>
        <vt:i4>7078001</vt:i4>
      </vt:variant>
      <vt:variant>
        <vt:i4>261</vt:i4>
      </vt:variant>
      <vt:variant>
        <vt:i4>0</vt:i4>
      </vt:variant>
      <vt:variant>
        <vt:i4>5</vt:i4>
      </vt:variant>
      <vt:variant>
        <vt:lpwstr>https://apps.apple.com/us/app/microsoft-remote-desktop/id714464092</vt:lpwstr>
      </vt:variant>
      <vt:variant>
        <vt:lpwstr/>
      </vt:variant>
      <vt:variant>
        <vt:i4>7929914</vt:i4>
      </vt:variant>
      <vt:variant>
        <vt:i4>258</vt:i4>
      </vt:variant>
      <vt:variant>
        <vt:i4>0</vt:i4>
      </vt:variant>
      <vt:variant>
        <vt:i4>5</vt:i4>
      </vt:variant>
      <vt:variant>
        <vt:lpwstr>https://docs.microsoft.com/azure/virtual-desktop/store-fslogix-profile</vt:lpwstr>
      </vt:variant>
      <vt:variant>
        <vt:lpwstr/>
      </vt:variant>
      <vt:variant>
        <vt:i4>4390979</vt:i4>
      </vt:variant>
      <vt:variant>
        <vt:i4>255</vt:i4>
      </vt:variant>
      <vt:variant>
        <vt:i4>0</vt:i4>
      </vt:variant>
      <vt:variant>
        <vt:i4>5</vt:i4>
      </vt:variant>
      <vt:variant>
        <vt:lpwstr>https://docs.microsoft.com/azure/virtual-desktop/create-fslogix-profile-container</vt:lpwstr>
      </vt:variant>
      <vt:variant>
        <vt:lpwstr/>
      </vt:variant>
      <vt:variant>
        <vt:i4>5308493</vt:i4>
      </vt:variant>
      <vt:variant>
        <vt:i4>252</vt:i4>
      </vt:variant>
      <vt:variant>
        <vt:i4>0</vt:i4>
      </vt:variant>
      <vt:variant>
        <vt:i4>5</vt:i4>
      </vt:variant>
      <vt:variant>
        <vt:lpwstr>https://techcommunity.microsoft.com/t5/Windows-IT-Pro-Blog/Getting-started-with-FSLogix-profile-containers-on-Azure-Files/ba-p/746477</vt:lpwstr>
      </vt:variant>
      <vt:variant>
        <vt:lpwstr/>
      </vt:variant>
      <vt:variant>
        <vt:i4>4128875</vt:i4>
      </vt:variant>
      <vt:variant>
        <vt:i4>249</vt:i4>
      </vt:variant>
      <vt:variant>
        <vt:i4>0</vt:i4>
      </vt:variant>
      <vt:variant>
        <vt:i4>5</vt:i4>
      </vt:variant>
      <vt:variant>
        <vt:lpwstr>https://docs.microsoft.com/azure/virtual-network/virtual-networks-overview</vt:lpwstr>
      </vt:variant>
      <vt:variant>
        <vt:lpwstr/>
      </vt:variant>
      <vt:variant>
        <vt:i4>4915280</vt:i4>
      </vt:variant>
      <vt:variant>
        <vt:i4>246</vt:i4>
      </vt:variant>
      <vt:variant>
        <vt:i4>0</vt:i4>
      </vt:variant>
      <vt:variant>
        <vt:i4>5</vt:i4>
      </vt:variant>
      <vt:variant>
        <vt:lpwstr>https://azure.microsoft.com/en-us/blog/introducing-the-new-azure-migrate-a-hub-for-your-migration-needs/</vt:lpwstr>
      </vt:variant>
      <vt:variant>
        <vt:lpwstr/>
      </vt:variant>
      <vt:variant>
        <vt:i4>4587524</vt:i4>
      </vt:variant>
      <vt:variant>
        <vt:i4>243</vt:i4>
      </vt:variant>
      <vt:variant>
        <vt:i4>0</vt:i4>
      </vt:variant>
      <vt:variant>
        <vt:i4>5</vt:i4>
      </vt:variant>
      <vt:variant>
        <vt:lpwstr>https://docs.microsoft.com/en-us/azure/site-recovery/site-recovery-manage-network-interfaces-on-premises-to-azure</vt:lpwstr>
      </vt:variant>
      <vt:variant>
        <vt:lpwstr/>
      </vt:variant>
      <vt:variant>
        <vt:i4>4587607</vt:i4>
      </vt:variant>
      <vt:variant>
        <vt:i4>240</vt:i4>
      </vt:variant>
      <vt:variant>
        <vt:i4>0</vt:i4>
      </vt:variant>
      <vt:variant>
        <vt:i4>5</vt:i4>
      </vt:variant>
      <vt:variant>
        <vt:lpwstr>https://docs.microsoft.com/en-us/azure/site-recovery/vmware-physical-large-deployment</vt:lpwstr>
      </vt:variant>
      <vt:variant>
        <vt:lpwstr/>
      </vt:variant>
      <vt:variant>
        <vt:i4>4587607</vt:i4>
      </vt:variant>
      <vt:variant>
        <vt:i4>237</vt:i4>
      </vt:variant>
      <vt:variant>
        <vt:i4>0</vt:i4>
      </vt:variant>
      <vt:variant>
        <vt:i4>5</vt:i4>
      </vt:variant>
      <vt:variant>
        <vt:lpwstr>https://docs.microsoft.com/en-us/azure/site-recovery/vmware-physical-large-deployment</vt:lpwstr>
      </vt:variant>
      <vt:variant>
        <vt:lpwstr/>
      </vt:variant>
      <vt:variant>
        <vt:i4>1703957</vt:i4>
      </vt:variant>
      <vt:variant>
        <vt:i4>234</vt:i4>
      </vt:variant>
      <vt:variant>
        <vt:i4>0</vt:i4>
      </vt:variant>
      <vt:variant>
        <vt:i4>5</vt:i4>
      </vt:variant>
      <vt:variant>
        <vt:lpwstr>https://docs.microsoft.com/en-us/azure/virtual-desktop/create-profile-container-adds</vt:lpwstr>
      </vt:variant>
      <vt:variant>
        <vt:lpwstr/>
      </vt:variant>
      <vt:variant>
        <vt:i4>7864439</vt:i4>
      </vt:variant>
      <vt:variant>
        <vt:i4>231</vt:i4>
      </vt:variant>
      <vt:variant>
        <vt:i4>0</vt:i4>
      </vt:variant>
      <vt:variant>
        <vt:i4>5</vt:i4>
      </vt:variant>
      <vt:variant>
        <vt:lpwstr>https://docs.microsoft.com/en-us/azure/virtual-desktop/create-fslogix-profile-container</vt:lpwstr>
      </vt:variant>
      <vt:variant>
        <vt:lpwstr/>
      </vt:variant>
      <vt:variant>
        <vt:i4>5242908</vt:i4>
      </vt:variant>
      <vt:variant>
        <vt:i4>228</vt:i4>
      </vt:variant>
      <vt:variant>
        <vt:i4>0</vt:i4>
      </vt:variant>
      <vt:variant>
        <vt:i4>5</vt:i4>
      </vt:variant>
      <vt:variant>
        <vt:lpwstr>https://docs.microsoft.com/en-us/azure/virtual-desktop/create-host-pools-user-profile</vt:lpwstr>
      </vt:variant>
      <vt:variant>
        <vt:lpwstr/>
      </vt:variant>
      <vt:variant>
        <vt:i4>5898317</vt:i4>
      </vt:variant>
      <vt:variant>
        <vt:i4>225</vt:i4>
      </vt:variant>
      <vt:variant>
        <vt:i4>0</vt:i4>
      </vt:variant>
      <vt:variant>
        <vt:i4>5</vt:i4>
      </vt:variant>
      <vt:variant>
        <vt:lpwstr>https://docs.microsoft.com/en-us/azure/virtual-desktop/app-attach</vt:lpwstr>
      </vt:variant>
      <vt:variant>
        <vt:lpwstr/>
      </vt:variant>
      <vt:variant>
        <vt:i4>4063285</vt:i4>
      </vt:variant>
      <vt:variant>
        <vt:i4>222</vt:i4>
      </vt:variant>
      <vt:variant>
        <vt:i4>0</vt:i4>
      </vt:variant>
      <vt:variant>
        <vt:i4>5</vt:i4>
      </vt:variant>
      <vt:variant>
        <vt:lpwstr>https://docs.microsoft.com/en-us/azure/virtual-desktop/customize-feed-for-virtual-desktop-users</vt:lpwstr>
      </vt:variant>
      <vt:variant>
        <vt:lpwstr/>
      </vt:variant>
      <vt:variant>
        <vt:i4>2556014</vt:i4>
      </vt:variant>
      <vt:variant>
        <vt:i4>219</vt:i4>
      </vt:variant>
      <vt:variant>
        <vt:i4>0</vt:i4>
      </vt:variant>
      <vt:variant>
        <vt:i4>5</vt:i4>
      </vt:variant>
      <vt:variant>
        <vt:lpwstr>https://docs.microsoft.com/en-us/azure/virtual-desktop/customize-rdp-properties</vt:lpwstr>
      </vt:variant>
      <vt:variant>
        <vt:lpwstr/>
      </vt:variant>
      <vt:variant>
        <vt:i4>6946879</vt:i4>
      </vt:variant>
      <vt:variant>
        <vt:i4>216</vt:i4>
      </vt:variant>
      <vt:variant>
        <vt:i4>0</vt:i4>
      </vt:variant>
      <vt:variant>
        <vt:i4>5</vt:i4>
      </vt:variant>
      <vt:variant>
        <vt:lpwstr>https://docs.microsoft.com/en-us/azure/virtual-desktop/create-host-pools-azure-marketplace</vt:lpwstr>
      </vt:variant>
      <vt:variant>
        <vt:lpwstr/>
      </vt:variant>
      <vt:variant>
        <vt:i4>5308447</vt:i4>
      </vt:variant>
      <vt:variant>
        <vt:i4>213</vt:i4>
      </vt:variant>
      <vt:variant>
        <vt:i4>0</vt:i4>
      </vt:variant>
      <vt:variant>
        <vt:i4>5</vt:i4>
      </vt:variant>
      <vt:variant>
        <vt:lpwstr>https://docs.microsoft.com/en-us/azure/virtual-desktop/configure-host-pool-load-balancing</vt:lpwstr>
      </vt:variant>
      <vt:variant>
        <vt:lpwstr/>
      </vt:variant>
      <vt:variant>
        <vt:i4>7340088</vt:i4>
      </vt:variant>
      <vt:variant>
        <vt:i4>210</vt:i4>
      </vt:variant>
      <vt:variant>
        <vt:i4>0</vt:i4>
      </vt:variant>
      <vt:variant>
        <vt:i4>5</vt:i4>
      </vt:variant>
      <vt:variant>
        <vt:lpwstr>https://docs.microsoft.com/en-us/azure/virtual-desktop/configure-host-pool-personal-desktop-assignment-type</vt:lpwstr>
      </vt:variant>
      <vt:variant>
        <vt:lpwstr/>
      </vt:variant>
      <vt:variant>
        <vt:i4>4980802</vt:i4>
      </vt:variant>
      <vt:variant>
        <vt:i4>207</vt:i4>
      </vt:variant>
      <vt:variant>
        <vt:i4>0</vt:i4>
      </vt:variant>
      <vt:variant>
        <vt:i4>5</vt:i4>
      </vt:variant>
      <vt:variant>
        <vt:lpwstr>https://docs.microsoft.com/en-us/azure/virtual-desktop/install-office-on-wvd-master-image</vt:lpwstr>
      </vt:variant>
      <vt:variant>
        <vt:lpwstr/>
      </vt:variant>
      <vt:variant>
        <vt:i4>5439506</vt:i4>
      </vt:variant>
      <vt:variant>
        <vt:i4>204</vt:i4>
      </vt:variant>
      <vt:variant>
        <vt:i4>0</vt:i4>
      </vt:variant>
      <vt:variant>
        <vt:i4>5</vt:i4>
      </vt:variant>
      <vt:variant>
        <vt:lpwstr>https://docs.microsoft.com/en-us/azure/virtual-desktop/set-up-customize-master-image</vt:lpwstr>
      </vt:variant>
      <vt:variant>
        <vt:lpwstr/>
      </vt:variant>
      <vt:variant>
        <vt:i4>7143486</vt:i4>
      </vt:variant>
      <vt:variant>
        <vt:i4>201</vt:i4>
      </vt:variant>
      <vt:variant>
        <vt:i4>0</vt:i4>
      </vt:variant>
      <vt:variant>
        <vt:i4>5</vt:i4>
      </vt:variant>
      <vt:variant>
        <vt:lpwstr>https://docs.microsoft.com/en-us/azure/virtual-desktop/language-packs</vt:lpwstr>
      </vt:variant>
      <vt:variant>
        <vt:lpwstr>install-a-language-pack</vt:lpwstr>
      </vt:variant>
      <vt:variant>
        <vt:i4>4980806</vt:i4>
      </vt:variant>
      <vt:variant>
        <vt:i4>198</vt:i4>
      </vt:variant>
      <vt:variant>
        <vt:i4>0</vt:i4>
      </vt:variant>
      <vt:variant>
        <vt:i4>5</vt:i4>
      </vt:variant>
      <vt:variant>
        <vt:lpwstr>https://docs.microsoft.com/en-us/azure/virtual-desktop/virtual-desktop-fall-2019/create-service-principal-role-powershell</vt:lpwstr>
      </vt:variant>
      <vt:variant>
        <vt:lpwstr>create-a-service-principal-in-azure-active-directory</vt:lpwstr>
      </vt:variant>
      <vt:variant>
        <vt:i4>4259857</vt:i4>
      </vt:variant>
      <vt:variant>
        <vt:i4>195</vt:i4>
      </vt:variant>
      <vt:variant>
        <vt:i4>0</vt:i4>
      </vt:variant>
      <vt:variant>
        <vt:i4>5</vt:i4>
      </vt:variant>
      <vt:variant>
        <vt:lpwstr>https://docs.microsoft.com/en-us/azure/virtual-desktop/virtual-desktop-fall-2019/tenant-setup-azure-active-directory</vt:lpwstr>
      </vt:variant>
      <vt:variant>
        <vt:lpwstr>assign-the-tenantcreator-application-role</vt:lpwstr>
      </vt:variant>
      <vt:variant>
        <vt:i4>5505091</vt:i4>
      </vt:variant>
      <vt:variant>
        <vt:i4>192</vt:i4>
      </vt:variant>
      <vt:variant>
        <vt:i4>0</vt:i4>
      </vt:variant>
      <vt:variant>
        <vt:i4>5</vt:i4>
      </vt:variant>
      <vt:variant>
        <vt:lpwstr>https://docs.microsoft.com/en-us/azure/virtual-desktop/virtual-desktop-fall-2019/tenant-setup-azure-active-directory</vt:lpwstr>
      </vt:variant>
      <vt:variant>
        <vt:lpwstr>grant-permissions-to-windows-virtual-desktop</vt:lpwstr>
      </vt:variant>
      <vt:variant>
        <vt:i4>720903</vt:i4>
      </vt:variant>
      <vt:variant>
        <vt:i4>189</vt:i4>
      </vt:variant>
      <vt:variant>
        <vt:i4>0</vt:i4>
      </vt:variant>
      <vt:variant>
        <vt:i4>5</vt:i4>
      </vt:variant>
      <vt:variant>
        <vt:lpwstr>https://docs.microsoft.com/en-us/azure/virtual-desktop/virtual-desktop-fall-2019/tenant-setup-azure-active-directory</vt:lpwstr>
      </vt:variant>
      <vt:variant>
        <vt:lpwstr>what-you-need-to-set-up-a-tenant</vt:lpwstr>
      </vt:variant>
      <vt:variant>
        <vt:i4>262224</vt:i4>
      </vt:variant>
      <vt:variant>
        <vt:i4>186</vt:i4>
      </vt:variant>
      <vt:variant>
        <vt:i4>0</vt:i4>
      </vt:variant>
      <vt:variant>
        <vt:i4>5</vt:i4>
      </vt:variant>
      <vt:variant>
        <vt:lpwstr>https://docs.microsoft.com/en-us/azure/virtual-desktop/set-up-mfa</vt:lpwstr>
      </vt:variant>
      <vt:variant>
        <vt:lpwstr/>
      </vt:variant>
      <vt:variant>
        <vt:i4>4718606</vt:i4>
      </vt:variant>
      <vt:variant>
        <vt:i4>183</vt:i4>
      </vt:variant>
      <vt:variant>
        <vt:i4>0</vt:i4>
      </vt:variant>
      <vt:variant>
        <vt:i4>5</vt:i4>
      </vt:variant>
      <vt:variant>
        <vt:lpwstr>https://docs.microsoft.com/en-us/azure/active-directory/devices/hybrid-azuread-join-plan</vt:lpwstr>
      </vt:variant>
      <vt:variant>
        <vt:lpwstr/>
      </vt:variant>
      <vt:variant>
        <vt:i4>2949163</vt:i4>
      </vt:variant>
      <vt:variant>
        <vt:i4>180</vt:i4>
      </vt:variant>
      <vt:variant>
        <vt:i4>0</vt:i4>
      </vt:variant>
      <vt:variant>
        <vt:i4>5</vt:i4>
      </vt:variant>
      <vt:variant>
        <vt:lpwstr>https://docs.microsoft.com/en-us/azure/active-directory-domain-services/active-directory-ds-comparison</vt:lpwstr>
      </vt:variant>
      <vt:variant>
        <vt:lpwstr/>
      </vt:variant>
      <vt:variant>
        <vt:i4>8126507</vt:i4>
      </vt:variant>
      <vt:variant>
        <vt:i4>177</vt:i4>
      </vt:variant>
      <vt:variant>
        <vt:i4>0</vt:i4>
      </vt:variant>
      <vt:variant>
        <vt:i4>5</vt:i4>
      </vt:variant>
      <vt:variant>
        <vt:lpwstr>http://aka.ms/cafenablementkit</vt:lpwstr>
      </vt:variant>
      <vt:variant>
        <vt:lpwstr/>
      </vt:variant>
      <vt:variant>
        <vt:i4>1507383</vt:i4>
      </vt:variant>
      <vt:variant>
        <vt:i4>170</vt:i4>
      </vt:variant>
      <vt:variant>
        <vt:i4>0</vt:i4>
      </vt:variant>
      <vt:variant>
        <vt:i4>5</vt:i4>
      </vt:variant>
      <vt:variant>
        <vt:lpwstr/>
      </vt:variant>
      <vt:variant>
        <vt:lpwstr>_Toc43321918</vt:lpwstr>
      </vt:variant>
      <vt:variant>
        <vt:i4>1572919</vt:i4>
      </vt:variant>
      <vt:variant>
        <vt:i4>164</vt:i4>
      </vt:variant>
      <vt:variant>
        <vt:i4>0</vt:i4>
      </vt:variant>
      <vt:variant>
        <vt:i4>5</vt:i4>
      </vt:variant>
      <vt:variant>
        <vt:lpwstr/>
      </vt:variant>
      <vt:variant>
        <vt:lpwstr>_Toc43321917</vt:lpwstr>
      </vt:variant>
      <vt:variant>
        <vt:i4>1638455</vt:i4>
      </vt:variant>
      <vt:variant>
        <vt:i4>158</vt:i4>
      </vt:variant>
      <vt:variant>
        <vt:i4>0</vt:i4>
      </vt:variant>
      <vt:variant>
        <vt:i4>5</vt:i4>
      </vt:variant>
      <vt:variant>
        <vt:lpwstr/>
      </vt:variant>
      <vt:variant>
        <vt:lpwstr>_Toc43321916</vt:lpwstr>
      </vt:variant>
      <vt:variant>
        <vt:i4>1703991</vt:i4>
      </vt:variant>
      <vt:variant>
        <vt:i4>152</vt:i4>
      </vt:variant>
      <vt:variant>
        <vt:i4>0</vt:i4>
      </vt:variant>
      <vt:variant>
        <vt:i4>5</vt:i4>
      </vt:variant>
      <vt:variant>
        <vt:lpwstr/>
      </vt:variant>
      <vt:variant>
        <vt:lpwstr>_Toc43321915</vt:lpwstr>
      </vt:variant>
      <vt:variant>
        <vt:i4>1769527</vt:i4>
      </vt:variant>
      <vt:variant>
        <vt:i4>146</vt:i4>
      </vt:variant>
      <vt:variant>
        <vt:i4>0</vt:i4>
      </vt:variant>
      <vt:variant>
        <vt:i4>5</vt:i4>
      </vt:variant>
      <vt:variant>
        <vt:lpwstr/>
      </vt:variant>
      <vt:variant>
        <vt:lpwstr>_Toc43321914</vt:lpwstr>
      </vt:variant>
      <vt:variant>
        <vt:i4>1835063</vt:i4>
      </vt:variant>
      <vt:variant>
        <vt:i4>140</vt:i4>
      </vt:variant>
      <vt:variant>
        <vt:i4>0</vt:i4>
      </vt:variant>
      <vt:variant>
        <vt:i4>5</vt:i4>
      </vt:variant>
      <vt:variant>
        <vt:lpwstr/>
      </vt:variant>
      <vt:variant>
        <vt:lpwstr>_Toc43321913</vt:lpwstr>
      </vt:variant>
      <vt:variant>
        <vt:i4>1900599</vt:i4>
      </vt:variant>
      <vt:variant>
        <vt:i4>134</vt:i4>
      </vt:variant>
      <vt:variant>
        <vt:i4>0</vt:i4>
      </vt:variant>
      <vt:variant>
        <vt:i4>5</vt:i4>
      </vt:variant>
      <vt:variant>
        <vt:lpwstr/>
      </vt:variant>
      <vt:variant>
        <vt:lpwstr>_Toc43321912</vt:lpwstr>
      </vt:variant>
      <vt:variant>
        <vt:i4>1966135</vt:i4>
      </vt:variant>
      <vt:variant>
        <vt:i4>128</vt:i4>
      </vt:variant>
      <vt:variant>
        <vt:i4>0</vt:i4>
      </vt:variant>
      <vt:variant>
        <vt:i4>5</vt:i4>
      </vt:variant>
      <vt:variant>
        <vt:lpwstr/>
      </vt:variant>
      <vt:variant>
        <vt:lpwstr>_Toc43321911</vt:lpwstr>
      </vt:variant>
      <vt:variant>
        <vt:i4>2031671</vt:i4>
      </vt:variant>
      <vt:variant>
        <vt:i4>122</vt:i4>
      </vt:variant>
      <vt:variant>
        <vt:i4>0</vt:i4>
      </vt:variant>
      <vt:variant>
        <vt:i4>5</vt:i4>
      </vt:variant>
      <vt:variant>
        <vt:lpwstr/>
      </vt:variant>
      <vt:variant>
        <vt:lpwstr>_Toc43321910</vt:lpwstr>
      </vt:variant>
      <vt:variant>
        <vt:i4>1441846</vt:i4>
      </vt:variant>
      <vt:variant>
        <vt:i4>116</vt:i4>
      </vt:variant>
      <vt:variant>
        <vt:i4>0</vt:i4>
      </vt:variant>
      <vt:variant>
        <vt:i4>5</vt:i4>
      </vt:variant>
      <vt:variant>
        <vt:lpwstr/>
      </vt:variant>
      <vt:variant>
        <vt:lpwstr>_Toc43321909</vt:lpwstr>
      </vt:variant>
      <vt:variant>
        <vt:i4>1507382</vt:i4>
      </vt:variant>
      <vt:variant>
        <vt:i4>110</vt:i4>
      </vt:variant>
      <vt:variant>
        <vt:i4>0</vt:i4>
      </vt:variant>
      <vt:variant>
        <vt:i4>5</vt:i4>
      </vt:variant>
      <vt:variant>
        <vt:lpwstr/>
      </vt:variant>
      <vt:variant>
        <vt:lpwstr>_Toc43321908</vt:lpwstr>
      </vt:variant>
      <vt:variant>
        <vt:i4>1572918</vt:i4>
      </vt:variant>
      <vt:variant>
        <vt:i4>104</vt:i4>
      </vt:variant>
      <vt:variant>
        <vt:i4>0</vt:i4>
      </vt:variant>
      <vt:variant>
        <vt:i4>5</vt:i4>
      </vt:variant>
      <vt:variant>
        <vt:lpwstr/>
      </vt:variant>
      <vt:variant>
        <vt:lpwstr>_Toc43321907</vt:lpwstr>
      </vt:variant>
      <vt:variant>
        <vt:i4>1638454</vt:i4>
      </vt:variant>
      <vt:variant>
        <vt:i4>98</vt:i4>
      </vt:variant>
      <vt:variant>
        <vt:i4>0</vt:i4>
      </vt:variant>
      <vt:variant>
        <vt:i4>5</vt:i4>
      </vt:variant>
      <vt:variant>
        <vt:lpwstr/>
      </vt:variant>
      <vt:variant>
        <vt:lpwstr>_Toc43321906</vt:lpwstr>
      </vt:variant>
      <vt:variant>
        <vt:i4>1703990</vt:i4>
      </vt:variant>
      <vt:variant>
        <vt:i4>92</vt:i4>
      </vt:variant>
      <vt:variant>
        <vt:i4>0</vt:i4>
      </vt:variant>
      <vt:variant>
        <vt:i4>5</vt:i4>
      </vt:variant>
      <vt:variant>
        <vt:lpwstr/>
      </vt:variant>
      <vt:variant>
        <vt:lpwstr>_Toc43321905</vt:lpwstr>
      </vt:variant>
      <vt:variant>
        <vt:i4>1769526</vt:i4>
      </vt:variant>
      <vt:variant>
        <vt:i4>86</vt:i4>
      </vt:variant>
      <vt:variant>
        <vt:i4>0</vt:i4>
      </vt:variant>
      <vt:variant>
        <vt:i4>5</vt:i4>
      </vt:variant>
      <vt:variant>
        <vt:lpwstr/>
      </vt:variant>
      <vt:variant>
        <vt:lpwstr>_Toc43321904</vt:lpwstr>
      </vt:variant>
      <vt:variant>
        <vt:i4>1835062</vt:i4>
      </vt:variant>
      <vt:variant>
        <vt:i4>80</vt:i4>
      </vt:variant>
      <vt:variant>
        <vt:i4>0</vt:i4>
      </vt:variant>
      <vt:variant>
        <vt:i4>5</vt:i4>
      </vt:variant>
      <vt:variant>
        <vt:lpwstr/>
      </vt:variant>
      <vt:variant>
        <vt:lpwstr>_Toc43321903</vt:lpwstr>
      </vt:variant>
      <vt:variant>
        <vt:i4>1900598</vt:i4>
      </vt:variant>
      <vt:variant>
        <vt:i4>74</vt:i4>
      </vt:variant>
      <vt:variant>
        <vt:i4>0</vt:i4>
      </vt:variant>
      <vt:variant>
        <vt:i4>5</vt:i4>
      </vt:variant>
      <vt:variant>
        <vt:lpwstr/>
      </vt:variant>
      <vt:variant>
        <vt:lpwstr>_Toc43321902</vt:lpwstr>
      </vt:variant>
      <vt:variant>
        <vt:i4>1966134</vt:i4>
      </vt:variant>
      <vt:variant>
        <vt:i4>68</vt:i4>
      </vt:variant>
      <vt:variant>
        <vt:i4>0</vt:i4>
      </vt:variant>
      <vt:variant>
        <vt:i4>5</vt:i4>
      </vt:variant>
      <vt:variant>
        <vt:lpwstr/>
      </vt:variant>
      <vt:variant>
        <vt:lpwstr>_Toc43321901</vt:lpwstr>
      </vt:variant>
      <vt:variant>
        <vt:i4>2031670</vt:i4>
      </vt:variant>
      <vt:variant>
        <vt:i4>62</vt:i4>
      </vt:variant>
      <vt:variant>
        <vt:i4>0</vt:i4>
      </vt:variant>
      <vt:variant>
        <vt:i4>5</vt:i4>
      </vt:variant>
      <vt:variant>
        <vt:lpwstr/>
      </vt:variant>
      <vt:variant>
        <vt:lpwstr>_Toc43321900</vt:lpwstr>
      </vt:variant>
      <vt:variant>
        <vt:i4>1507391</vt:i4>
      </vt:variant>
      <vt:variant>
        <vt:i4>56</vt:i4>
      </vt:variant>
      <vt:variant>
        <vt:i4>0</vt:i4>
      </vt:variant>
      <vt:variant>
        <vt:i4>5</vt:i4>
      </vt:variant>
      <vt:variant>
        <vt:lpwstr/>
      </vt:variant>
      <vt:variant>
        <vt:lpwstr>_Toc43321899</vt:lpwstr>
      </vt:variant>
      <vt:variant>
        <vt:i4>1441855</vt:i4>
      </vt:variant>
      <vt:variant>
        <vt:i4>50</vt:i4>
      </vt:variant>
      <vt:variant>
        <vt:i4>0</vt:i4>
      </vt:variant>
      <vt:variant>
        <vt:i4>5</vt:i4>
      </vt:variant>
      <vt:variant>
        <vt:lpwstr/>
      </vt:variant>
      <vt:variant>
        <vt:lpwstr>_Toc43321898</vt:lpwstr>
      </vt:variant>
      <vt:variant>
        <vt:i4>1638463</vt:i4>
      </vt:variant>
      <vt:variant>
        <vt:i4>44</vt:i4>
      </vt:variant>
      <vt:variant>
        <vt:i4>0</vt:i4>
      </vt:variant>
      <vt:variant>
        <vt:i4>5</vt:i4>
      </vt:variant>
      <vt:variant>
        <vt:lpwstr/>
      </vt:variant>
      <vt:variant>
        <vt:lpwstr>_Toc43321897</vt:lpwstr>
      </vt:variant>
      <vt:variant>
        <vt:i4>1572927</vt:i4>
      </vt:variant>
      <vt:variant>
        <vt:i4>38</vt:i4>
      </vt:variant>
      <vt:variant>
        <vt:i4>0</vt:i4>
      </vt:variant>
      <vt:variant>
        <vt:i4>5</vt:i4>
      </vt:variant>
      <vt:variant>
        <vt:lpwstr/>
      </vt:variant>
      <vt:variant>
        <vt:lpwstr>_Toc43321896</vt:lpwstr>
      </vt:variant>
      <vt:variant>
        <vt:i4>1769535</vt:i4>
      </vt:variant>
      <vt:variant>
        <vt:i4>32</vt:i4>
      </vt:variant>
      <vt:variant>
        <vt:i4>0</vt:i4>
      </vt:variant>
      <vt:variant>
        <vt:i4>5</vt:i4>
      </vt:variant>
      <vt:variant>
        <vt:lpwstr/>
      </vt:variant>
      <vt:variant>
        <vt:lpwstr>_Toc43321895</vt:lpwstr>
      </vt:variant>
      <vt:variant>
        <vt:i4>1703999</vt:i4>
      </vt:variant>
      <vt:variant>
        <vt:i4>26</vt:i4>
      </vt:variant>
      <vt:variant>
        <vt:i4>0</vt:i4>
      </vt:variant>
      <vt:variant>
        <vt:i4>5</vt:i4>
      </vt:variant>
      <vt:variant>
        <vt:lpwstr/>
      </vt:variant>
      <vt:variant>
        <vt:lpwstr>_Toc43321894</vt:lpwstr>
      </vt:variant>
      <vt:variant>
        <vt:i4>1900607</vt:i4>
      </vt:variant>
      <vt:variant>
        <vt:i4>20</vt:i4>
      </vt:variant>
      <vt:variant>
        <vt:i4>0</vt:i4>
      </vt:variant>
      <vt:variant>
        <vt:i4>5</vt:i4>
      </vt:variant>
      <vt:variant>
        <vt:lpwstr/>
      </vt:variant>
      <vt:variant>
        <vt:lpwstr>_Toc43321893</vt:lpwstr>
      </vt:variant>
      <vt:variant>
        <vt:i4>1835071</vt:i4>
      </vt:variant>
      <vt:variant>
        <vt:i4>14</vt:i4>
      </vt:variant>
      <vt:variant>
        <vt:i4>0</vt:i4>
      </vt:variant>
      <vt:variant>
        <vt:i4>5</vt:i4>
      </vt:variant>
      <vt:variant>
        <vt:lpwstr/>
      </vt:variant>
      <vt:variant>
        <vt:lpwstr>_Toc43321892</vt:lpwstr>
      </vt:variant>
      <vt:variant>
        <vt:i4>1638462</vt:i4>
      </vt:variant>
      <vt:variant>
        <vt:i4>8</vt:i4>
      </vt:variant>
      <vt:variant>
        <vt:i4>0</vt:i4>
      </vt:variant>
      <vt:variant>
        <vt:i4>5</vt:i4>
      </vt:variant>
      <vt:variant>
        <vt:lpwstr/>
      </vt:variant>
      <vt:variant>
        <vt:lpwstr>_Toc43321887</vt:lpwstr>
      </vt:variant>
      <vt:variant>
        <vt:i4>1572926</vt:i4>
      </vt:variant>
      <vt:variant>
        <vt:i4>2</vt:i4>
      </vt:variant>
      <vt:variant>
        <vt:i4>0</vt:i4>
      </vt:variant>
      <vt:variant>
        <vt:i4>5</vt:i4>
      </vt:variant>
      <vt:variant>
        <vt:lpwstr/>
      </vt:variant>
      <vt:variant>
        <vt:lpwstr>_Toc43321886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Farida Bharmal; Prasad Paluri</dc:creator>
  <cp:keywords/>
  <dc:description/>
  <cp:lastModifiedBy>Prasad Paluri</cp:lastModifiedBy>
  <cp:revision>99</cp:revision>
  <dcterms:created xsi:type="dcterms:W3CDTF">2020-05-21T23:02:00Z</dcterms:created>
  <dcterms:modified xsi:type="dcterms:W3CDTF">2020-06-25T13:14:00Z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0x010100663FA498C683E94696A9F9E86390AA5F</vt:lpwstr>
  </property>
</Properties>
</file>